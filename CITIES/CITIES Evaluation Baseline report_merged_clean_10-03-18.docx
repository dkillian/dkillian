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516841098"/>
    <w:bookmarkStart w:id="1" w:name="_GoBack"/>
    <w:bookmarkEnd w:id="0"/>
    <w:bookmarkEnd w:id="1"/>
    <w:p w14:paraId="46094F5D" w14:textId="3647E4B6" w:rsidR="00BA27B0" w:rsidRPr="00CC7C14" w:rsidRDefault="00C43A00" w:rsidP="005246D8">
      <w:pPr>
        <w:rPr>
          <w:b/>
          <w:color w:val="002A6C"/>
          <w:sz w:val="68"/>
          <w:szCs w:val="68"/>
        </w:rPr>
      </w:pPr>
      <w:r w:rsidRPr="00CC7C14">
        <w:rPr>
          <w:noProof/>
        </w:rPr>
        <mc:AlternateContent>
          <mc:Choice Requires="wps">
            <w:drawing>
              <wp:anchor distT="0" distB="0" distL="114300" distR="114300" simplePos="0" relativeHeight="251658245" behindDoc="0" locked="0" layoutInCell="1" allowOverlap="1" wp14:anchorId="5AB9D180" wp14:editId="57A901E6">
                <wp:simplePos x="0" y="0"/>
                <wp:positionH relativeFrom="margin">
                  <wp:posOffset>-573157</wp:posOffset>
                </wp:positionH>
                <wp:positionV relativeFrom="page">
                  <wp:posOffset>9136077</wp:posOffset>
                </wp:positionV>
                <wp:extent cx="6720840" cy="1028700"/>
                <wp:effectExtent l="0" t="0" r="3810" b="0"/>
                <wp:wrapSquare wrapText="bothSides"/>
                <wp:docPr id="3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0840"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E616F" w14:textId="38E292B8" w:rsidR="00DD1610" w:rsidRPr="005460DE" w:rsidRDefault="00DD1610" w:rsidP="00350266">
                            <w:pPr>
                              <w:pStyle w:val="PublicationDate"/>
                              <w:ind w:left="284" w:right="212"/>
                              <w:rPr>
                                <w:rFonts w:ascii="Gill Sans MT" w:hAnsi="Gill Sans MT"/>
                              </w:rPr>
                            </w:pPr>
                            <w:r>
                              <w:rPr>
                                <w:rFonts w:ascii="Gill Sans MT" w:hAnsi="Gill Sans MT"/>
                              </w:rPr>
                              <w:t>September 2018</w:t>
                            </w:r>
                          </w:p>
                          <w:p w14:paraId="1CC16947" w14:textId="4E79532B" w:rsidR="00DD1610" w:rsidRPr="001663ED" w:rsidRDefault="00DD1610" w:rsidP="0052190C">
                            <w:pPr>
                              <w:pStyle w:val="Message"/>
                              <w:ind w:left="284" w:right="212"/>
                              <w:rPr>
                                <w:sz w:val="16"/>
                              </w:rPr>
                            </w:pPr>
                            <w:r w:rsidRPr="005460DE">
                              <w:rPr>
                                <w:rFonts w:ascii="Gill Sans MT" w:hAnsi="Gill Sans MT"/>
                              </w:rPr>
                              <w:t>This publication was produced at the request of the United States Agency for International Development. I</w:t>
                            </w:r>
                            <w:r>
                              <w:rPr>
                                <w:rFonts w:ascii="Gill Sans MT" w:hAnsi="Gill Sans MT"/>
                              </w:rPr>
                              <w:t xml:space="preserve">t was prepared by Dan Killian, Jacob Patterson-Stein, and Dima Toukan of </w:t>
                            </w:r>
                            <w:r w:rsidRPr="005460DE">
                              <w:rPr>
                                <w:rFonts w:ascii="Gill Sans MT" w:hAnsi="Gill Sans MT"/>
                              </w:rPr>
                              <w:t>Management Systems International</w:t>
                            </w:r>
                            <w:r>
                              <w:rPr>
                                <w:rFonts w:ascii="Gill Sans MT" w:hAnsi="Gill Sans MT"/>
                              </w:rPr>
                              <w:t>, a Tetra Tech company</w:t>
                            </w:r>
                            <w:r w:rsidRPr="005460DE">
                              <w:rPr>
                                <w:rFonts w:ascii="Gill Sans MT" w:hAnsi="Gill Sans MT"/>
                              </w:rPr>
                              <w:t>.</w:t>
                            </w:r>
                            <w:r w:rsidRPr="005460DE" w:rsidDel="004A08DF">
                              <w:rPr>
                                <w:rFonts w:ascii="Gill Sans MT" w:hAnsi="Gill Sans MT"/>
                              </w:rPr>
                              <w:t xml:space="preserve"> </w:t>
                            </w:r>
                          </w:p>
                          <w:p w14:paraId="42F089FB" w14:textId="77777777" w:rsidR="00DD1610" w:rsidRPr="001663ED" w:rsidRDefault="00DD1610" w:rsidP="00350266">
                            <w:pPr>
                              <w:spacing w:line="220" w:lineRule="exact"/>
                              <w:rPr>
                                <w:color w:val="002A6C"/>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B9D180" id="_x0000_t202" coordsize="21600,21600" o:spt="202" path="m,l,21600r21600,l21600,xe">
                <v:stroke joinstyle="miter"/>
                <v:path gradientshapeok="t" o:connecttype="rect"/>
              </v:shapetype>
              <v:shape id="Text Box 5" o:spid="_x0000_s1026" type="#_x0000_t202" style="position:absolute;left:0;text-align:left;margin-left:-45.15pt;margin-top:719.4pt;width:529.2pt;height:81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igasAIAAKsFAAAOAAAAZHJzL2Uyb0RvYy54bWysVNuOmzAQfa/Uf7D8zmJYkgBastoNoaq0&#10;vUi7/QAHTLAKNrWdkO2q/96xCcleXqq2PFiDPT5zZuZ4rq4PXYv2TGkuRYaDC4IRE6WsuNhm+NtD&#10;4cUYaUNFRVspWIYfmcbXy/fvroY+ZaFsZFsxhQBE6HToM9wY06e+r8uGdVRfyJ4JOKyl6qiBX7X1&#10;K0UHQO9aPyRk7g9SVb2SJdMadvPxEC8dfl2z0nypa80MajMM3IxblVs3dvWXVzTdKto3vDzSoH/B&#10;oqNcQNATVE4NRTvF30B1vFRSy9pclLLzZV3zkrkcIJuAvMrmvqE9c7lAcXR/KpP+f7Dl5/1XhXiV&#10;4csAI0E76NEDOxh0Kw9oZssz9DoFr/se/MwBtqHNLlXd38nyu0ZCrhoqtuxGKTk0jFZAL7A3/WdX&#10;RxxtQTbDJ1lBGLoz0gEdatXZ2kE1EKBDmx5PrbFUSticL0ISR3BUwllAwnhBXPN8mk7Xe6XNByY7&#10;ZI0MK+i9g6f7O20sHZpOLjaakAVvW9f/VrzYAMdxB4LDVXtmabh2PiUkWcfrOPKicL72IpLn3k2x&#10;irx5ESxm+WW+WuXBLxs3iNKGVxUTNswkrSD6s9YdRT6K4iQuLVteWThLSavtZtUqtKcg7cJ9ruhw&#10;cnbzX9JwRYBcXqUUhBG5DROvmMcLLyqimZcsSOyRILlN5iRKorx4mdIdF+zfU0JDhpNZOBvVdCb9&#10;Kjfivre50bTjBoZHy7sMxycnmloNrkXlWmsob0f7WSks/XMpoN1To51irUhHuZrD5gAoVsYbWT2C&#10;dpUEZYEKYeKB0Uj1E6MBpkeG9Y8dVQyj9qMA/dtRMxlqMjaTQUUJVzNsMBrNlRlH0q5XfNsA8vjC&#10;hLyBN1Jzp94zi+PLgongkjhOLztynv87r/OMXf4GAAD//wMAUEsDBBQABgAIAAAAIQAdgmu+4QAA&#10;AA0BAAAPAAAAZHJzL2Rvd25yZXYueG1sTI/BTsMwEETvSPyDtUjcWru0ipIQp6oQnJAQaThwdGI3&#10;sRqvQ+y24e+7nOhxZ55mZ4rt7AZ2NlOwHiWslgKYwdZri52Er/ptkQILUaFWg0cj4dcE2Jb3d4XK&#10;tb9gZc772DEKwZArCX2MY855aHvjVFj60SB5Bz85FemcOq4ndaFwN/AnIRLulEX60KvRvPSmPe5P&#10;TsLuG6tX+/PRfFaHytZ1JvA9OUr5+DDvnoFFM8d/GP7qU3UoqVPjT6gDGyQsMrEmlIzNOqURhGRJ&#10;ugLWkJQIkQIvC367orwCAAD//wMAUEsBAi0AFAAGAAgAAAAhALaDOJL+AAAA4QEAABMAAAAAAAAA&#10;AAAAAAAAAAAAAFtDb250ZW50X1R5cGVzXS54bWxQSwECLQAUAAYACAAAACEAOP0h/9YAAACUAQAA&#10;CwAAAAAAAAAAAAAAAAAvAQAAX3JlbHMvLnJlbHNQSwECLQAUAAYACAAAACEAI94oGrACAACrBQAA&#10;DgAAAAAAAAAAAAAAAAAuAgAAZHJzL2Uyb0RvYy54bWxQSwECLQAUAAYACAAAACEAHYJrvuEAAAAN&#10;AQAADwAAAAAAAAAAAAAAAAAKBQAAZHJzL2Rvd25yZXYueG1sUEsFBgAAAAAEAAQA8wAAABgGAAAA&#10;AA==&#10;" filled="f" stroked="f">
                <v:textbox inset="0,0,0,0">
                  <w:txbxContent>
                    <w:p w14:paraId="6E6E616F" w14:textId="38E292B8" w:rsidR="00DD1610" w:rsidRPr="005460DE" w:rsidRDefault="00DD1610" w:rsidP="00350266">
                      <w:pPr>
                        <w:pStyle w:val="PublicationDate"/>
                        <w:ind w:left="284" w:right="212"/>
                        <w:rPr>
                          <w:rFonts w:ascii="Gill Sans MT" w:hAnsi="Gill Sans MT"/>
                        </w:rPr>
                      </w:pPr>
                      <w:r>
                        <w:rPr>
                          <w:rFonts w:ascii="Gill Sans MT" w:hAnsi="Gill Sans MT"/>
                        </w:rPr>
                        <w:t>September 2018</w:t>
                      </w:r>
                    </w:p>
                    <w:p w14:paraId="1CC16947" w14:textId="4E79532B" w:rsidR="00DD1610" w:rsidRPr="001663ED" w:rsidRDefault="00DD1610" w:rsidP="0052190C">
                      <w:pPr>
                        <w:pStyle w:val="Message"/>
                        <w:ind w:left="284" w:right="212"/>
                        <w:rPr>
                          <w:sz w:val="16"/>
                        </w:rPr>
                      </w:pPr>
                      <w:r w:rsidRPr="005460DE">
                        <w:rPr>
                          <w:rFonts w:ascii="Gill Sans MT" w:hAnsi="Gill Sans MT"/>
                        </w:rPr>
                        <w:t>This publication was produced at the request of the United States Agency for International Development. I</w:t>
                      </w:r>
                      <w:r>
                        <w:rPr>
                          <w:rFonts w:ascii="Gill Sans MT" w:hAnsi="Gill Sans MT"/>
                        </w:rPr>
                        <w:t xml:space="preserve">t was prepared by Dan Killian, Jacob Patterson-Stein, and Dima Toukan of </w:t>
                      </w:r>
                      <w:r w:rsidRPr="005460DE">
                        <w:rPr>
                          <w:rFonts w:ascii="Gill Sans MT" w:hAnsi="Gill Sans MT"/>
                        </w:rPr>
                        <w:t>Management Systems International</w:t>
                      </w:r>
                      <w:r>
                        <w:rPr>
                          <w:rFonts w:ascii="Gill Sans MT" w:hAnsi="Gill Sans MT"/>
                        </w:rPr>
                        <w:t>, a Tetra Tech company</w:t>
                      </w:r>
                      <w:r w:rsidRPr="005460DE">
                        <w:rPr>
                          <w:rFonts w:ascii="Gill Sans MT" w:hAnsi="Gill Sans MT"/>
                        </w:rPr>
                        <w:t>.</w:t>
                      </w:r>
                      <w:r w:rsidRPr="005460DE" w:rsidDel="004A08DF">
                        <w:rPr>
                          <w:rFonts w:ascii="Gill Sans MT" w:hAnsi="Gill Sans MT"/>
                        </w:rPr>
                        <w:t xml:space="preserve"> </w:t>
                      </w:r>
                    </w:p>
                    <w:p w14:paraId="42F089FB" w14:textId="77777777" w:rsidR="00DD1610" w:rsidRPr="001663ED" w:rsidRDefault="00DD1610" w:rsidP="00350266">
                      <w:pPr>
                        <w:spacing w:line="220" w:lineRule="exact"/>
                        <w:rPr>
                          <w:color w:val="002A6C"/>
                          <w:sz w:val="16"/>
                        </w:rPr>
                      </w:pPr>
                    </w:p>
                  </w:txbxContent>
                </v:textbox>
                <w10:wrap type="square" anchorx="margin" anchory="page"/>
              </v:shape>
            </w:pict>
          </mc:Fallback>
        </mc:AlternateContent>
      </w:r>
      <w:r w:rsidRPr="00CC7C14">
        <w:rPr>
          <w:noProof/>
        </w:rPr>
        <w:drawing>
          <wp:anchor distT="0" distB="0" distL="114300" distR="114300" simplePos="0" relativeHeight="251658246" behindDoc="1" locked="0" layoutInCell="1" allowOverlap="1" wp14:anchorId="3B331D19" wp14:editId="48558C46">
            <wp:simplePos x="0" y="0"/>
            <wp:positionH relativeFrom="column">
              <wp:posOffset>-914400</wp:posOffset>
            </wp:positionH>
            <wp:positionV relativeFrom="paragraph">
              <wp:posOffset>521639</wp:posOffset>
            </wp:positionV>
            <wp:extent cx="7791450" cy="5290820"/>
            <wp:effectExtent l="0" t="0" r="0" b="5080"/>
            <wp:wrapTight wrapText="bothSides">
              <wp:wrapPolygon edited="0">
                <wp:start x="0" y="0"/>
                <wp:lineTo x="0" y="21543"/>
                <wp:lineTo x="21547" y="21543"/>
                <wp:lineTo x="21547"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stein\AppData\Local\Microsoft\Windows\Temporary Internet Files\Content.Outlook\JSNNTWOY\IMG_1002.JPG"/>
                    <pic:cNvPicPr>
                      <a:picLocks noChangeAspect="1" noChangeArrowheads="1"/>
                    </pic:cNvPicPr>
                  </pic:nvPicPr>
                  <pic:blipFill rotWithShape="1">
                    <a:blip r:embed="rId8"/>
                    <a:srcRect l="8267" t="16932"/>
                    <a:stretch/>
                  </pic:blipFill>
                  <pic:spPr bwMode="auto">
                    <a:xfrm>
                      <a:off x="0" y="0"/>
                      <a:ext cx="7791450" cy="5290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C7C14">
        <w:rPr>
          <w:noProof/>
        </w:rPr>
        <mc:AlternateContent>
          <mc:Choice Requires="wps">
            <w:drawing>
              <wp:anchor distT="0" distB="0" distL="114300" distR="114300" simplePos="0" relativeHeight="251658243" behindDoc="0" locked="0" layoutInCell="1" allowOverlap="1" wp14:anchorId="3198AE71" wp14:editId="0EC4DED4">
                <wp:simplePos x="0" y="0"/>
                <wp:positionH relativeFrom="page">
                  <wp:posOffset>0</wp:posOffset>
                </wp:positionH>
                <wp:positionV relativeFrom="paragraph">
                  <wp:posOffset>5687060</wp:posOffset>
                </wp:positionV>
                <wp:extent cx="7791450" cy="2539365"/>
                <wp:effectExtent l="0" t="0" r="0" b="0"/>
                <wp:wrapTight wrapText="bothSides">
                  <wp:wrapPolygon edited="0">
                    <wp:start x="0" y="0"/>
                    <wp:lineTo x="0" y="21389"/>
                    <wp:lineTo x="21547" y="21389"/>
                    <wp:lineTo x="21547" y="0"/>
                    <wp:lineTo x="0" y="0"/>
                  </wp:wrapPolygon>
                </wp:wrapTight>
                <wp:docPr id="3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91450" cy="2539365"/>
                        </a:xfrm>
                        <a:prstGeom prst="rect">
                          <a:avLst/>
                        </a:prstGeom>
                        <a:solidFill>
                          <a:srgbClr val="9DBFE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57086D" w14:textId="20635CBE" w:rsidR="00DD1610" w:rsidRDefault="00DD1610" w:rsidP="00D03F2F">
                            <w:pPr>
                              <w:pStyle w:val="CoverSubtitle"/>
                              <w:spacing w:before="240"/>
                              <w:ind w:right="120"/>
                              <w:rPr>
                                <w:color w:val="002A6C"/>
                                <w:sz w:val="44"/>
                                <w:szCs w:val="56"/>
                              </w:rPr>
                            </w:pPr>
                            <w:r w:rsidRPr="0003605F">
                              <w:rPr>
                                <w:color w:val="002A6C"/>
                                <w:sz w:val="44"/>
                                <w:szCs w:val="56"/>
                              </w:rPr>
                              <w:t>Evalua</w:t>
                            </w:r>
                            <w:r>
                              <w:rPr>
                                <w:color w:val="002A6C"/>
                                <w:sz w:val="44"/>
                                <w:szCs w:val="56"/>
                              </w:rPr>
                              <w:t>tion Baseline report</w:t>
                            </w:r>
                          </w:p>
                          <w:p w14:paraId="34EB1D22" w14:textId="77777777" w:rsidR="00DD1610" w:rsidRPr="00D03F2F" w:rsidRDefault="00DD1610" w:rsidP="00D03F2F">
                            <w:pPr>
                              <w:pStyle w:val="CoverSubtitle"/>
                              <w:spacing w:before="240"/>
                              <w:ind w:right="120"/>
                              <w:jc w:val="left"/>
                              <w:rPr>
                                <w:color w:val="002A6C"/>
                                <w:sz w:val="44"/>
                                <w:szCs w:val="56"/>
                              </w:rPr>
                            </w:pPr>
                            <w:r>
                              <w:rPr>
                                <w:color w:val="002A6C"/>
                                <w:sz w:val="44"/>
                                <w:szCs w:val="56"/>
                              </w:rPr>
                              <w:t>cities imple</w:t>
                            </w:r>
                            <w:r w:rsidRPr="0003605F">
                              <w:rPr>
                                <w:color w:val="002A6C"/>
                                <w:sz w:val="44"/>
                                <w:szCs w:val="56"/>
                              </w:rPr>
                              <w:t>menting transparent, innovative, and effective solutions (cities)</w:t>
                            </w:r>
                          </w:p>
                          <w:p w14:paraId="3AC96B88" w14:textId="77777777" w:rsidR="00DD1610" w:rsidRDefault="00DD1610" w:rsidP="00155579">
                            <w:pPr>
                              <w:rPr>
                                <w:color w:val="1F3864" w:themeColor="accent5" w:themeShade="80"/>
                              </w:rPr>
                            </w:pPr>
                          </w:p>
                          <w:p w14:paraId="150C0033" w14:textId="77777777" w:rsidR="00DD1610" w:rsidRDefault="00DD1610" w:rsidP="00BA27B0"/>
                          <w:p w14:paraId="0870712F" w14:textId="77777777" w:rsidR="00DD1610" w:rsidRPr="001663ED" w:rsidRDefault="00DD1610" w:rsidP="00BA27B0">
                            <w:pPr>
                              <w:pStyle w:val="Title"/>
                              <w:rPr>
                                <w:rFonts w:ascii="Gill Sans MT" w:hAnsi="Gill Sans MT"/>
                                <w:sz w:val="48"/>
                                <w:szCs w:val="48"/>
                              </w:rPr>
                            </w:pPr>
                          </w:p>
                          <w:p w14:paraId="5CB2C495" w14:textId="77777777" w:rsidR="00DD1610" w:rsidRDefault="00DD1610" w:rsidP="00BA27B0"/>
                          <w:p w14:paraId="512C5DEC" w14:textId="77777777" w:rsidR="00DD1610" w:rsidRPr="001663ED" w:rsidRDefault="00DD1610" w:rsidP="00BA27B0">
                            <w:pPr>
                              <w:pStyle w:val="Title"/>
                              <w:rPr>
                                <w:rFonts w:ascii="Gill Sans MT" w:hAnsi="Gill Sans MT"/>
                                <w:sz w:val="48"/>
                                <w:szCs w:val="48"/>
                              </w:rPr>
                            </w:pPr>
                          </w:p>
                          <w:p w14:paraId="2E1BFFC0" w14:textId="77777777" w:rsidR="00DD1610" w:rsidRDefault="00DD1610" w:rsidP="00BA27B0"/>
                          <w:p w14:paraId="032F3A80" w14:textId="77777777" w:rsidR="00DD1610" w:rsidRPr="001663ED" w:rsidRDefault="00DD1610" w:rsidP="00BA27B0">
                            <w:pPr>
                              <w:pStyle w:val="Title"/>
                              <w:rPr>
                                <w:rFonts w:ascii="Gill Sans MT" w:hAnsi="Gill Sans MT"/>
                                <w:sz w:val="48"/>
                                <w:szCs w:val="48"/>
                              </w:rPr>
                            </w:pPr>
                          </w:p>
                          <w:p w14:paraId="45E3FA7F" w14:textId="77777777" w:rsidR="00DD1610" w:rsidRDefault="00DD1610" w:rsidP="00BA27B0"/>
                          <w:p w14:paraId="560DA43E" w14:textId="77777777" w:rsidR="00DD1610" w:rsidRPr="001663ED" w:rsidRDefault="00DD1610" w:rsidP="00BA27B0">
                            <w:pPr>
                              <w:pStyle w:val="Title"/>
                              <w:rPr>
                                <w:rFonts w:ascii="Gill Sans MT" w:hAnsi="Gill Sans MT"/>
                                <w:sz w:val="48"/>
                                <w:szCs w:val="48"/>
                              </w:rPr>
                            </w:pPr>
                          </w:p>
                          <w:p w14:paraId="6462C1A7" w14:textId="77777777" w:rsidR="00DD1610" w:rsidRDefault="00DD1610" w:rsidP="00BA27B0"/>
                          <w:p w14:paraId="3BAC096C" w14:textId="77777777" w:rsidR="00DD1610" w:rsidRPr="001663ED" w:rsidRDefault="00DD1610" w:rsidP="00BA27B0">
                            <w:pPr>
                              <w:pStyle w:val="Title"/>
                              <w:rPr>
                                <w:rFonts w:ascii="Gill Sans MT" w:hAnsi="Gill Sans MT"/>
                                <w:sz w:val="48"/>
                                <w:szCs w:val="48"/>
                              </w:rPr>
                            </w:pPr>
                          </w:p>
                          <w:p w14:paraId="51F24156" w14:textId="77777777" w:rsidR="00DD1610" w:rsidRDefault="00DD1610" w:rsidP="00BA27B0"/>
                          <w:p w14:paraId="55C1568F" w14:textId="77777777" w:rsidR="00DD1610" w:rsidRPr="001663ED" w:rsidRDefault="00DD1610" w:rsidP="00BA27B0">
                            <w:pPr>
                              <w:pStyle w:val="Title"/>
                              <w:rPr>
                                <w:rFonts w:ascii="Gill Sans MT" w:hAnsi="Gill Sans MT"/>
                                <w:sz w:val="48"/>
                                <w:szCs w:val="48"/>
                              </w:rPr>
                            </w:pPr>
                          </w:p>
                          <w:p w14:paraId="75228F60" w14:textId="77777777" w:rsidR="00DD1610" w:rsidRDefault="00DD1610" w:rsidP="00BA27B0"/>
                          <w:p w14:paraId="49E35780" w14:textId="77777777" w:rsidR="00DD1610" w:rsidRPr="001663ED" w:rsidRDefault="00DD1610" w:rsidP="00BA27B0">
                            <w:pPr>
                              <w:pStyle w:val="Title"/>
                              <w:rPr>
                                <w:rFonts w:ascii="Gill Sans MT" w:hAnsi="Gill Sans MT"/>
                                <w:sz w:val="48"/>
                                <w:szCs w:val="48"/>
                              </w:rPr>
                            </w:pPr>
                          </w:p>
                          <w:p w14:paraId="31A0ACA2" w14:textId="77777777" w:rsidR="00DD1610" w:rsidRDefault="00DD1610" w:rsidP="00BA27B0"/>
                          <w:p w14:paraId="7C0B823D" w14:textId="77777777" w:rsidR="00DD1610" w:rsidRPr="001663ED" w:rsidRDefault="00DD1610" w:rsidP="00BA27B0">
                            <w:pPr>
                              <w:pStyle w:val="Title"/>
                              <w:rPr>
                                <w:rFonts w:ascii="Gill Sans MT" w:hAnsi="Gill Sans MT"/>
                                <w:sz w:val="48"/>
                                <w:szCs w:val="48"/>
                              </w:rPr>
                            </w:pPr>
                          </w:p>
                          <w:p w14:paraId="6090519F" w14:textId="77777777" w:rsidR="00DD1610" w:rsidRDefault="00DD1610" w:rsidP="00BA27B0"/>
                          <w:p w14:paraId="1B983D85" w14:textId="77777777" w:rsidR="00DD1610" w:rsidRPr="001663ED" w:rsidRDefault="00DD1610" w:rsidP="00BA27B0">
                            <w:pPr>
                              <w:pStyle w:val="Title"/>
                              <w:rPr>
                                <w:rFonts w:ascii="Gill Sans MT" w:hAnsi="Gill Sans MT"/>
                                <w:sz w:val="48"/>
                                <w:szCs w:val="48"/>
                              </w:rPr>
                            </w:pPr>
                          </w:p>
                          <w:p w14:paraId="3A7CDB5A" w14:textId="77777777" w:rsidR="00DD1610" w:rsidRDefault="00DD1610" w:rsidP="00BA27B0"/>
                          <w:p w14:paraId="62F7E2D6" w14:textId="77777777" w:rsidR="00DD1610" w:rsidRPr="001663ED" w:rsidRDefault="00DD1610" w:rsidP="00BA27B0">
                            <w:pPr>
                              <w:pStyle w:val="Title"/>
                              <w:rPr>
                                <w:rFonts w:ascii="Gill Sans MT" w:hAnsi="Gill Sans MT"/>
                                <w:sz w:val="48"/>
                                <w:szCs w:val="48"/>
                              </w:rPr>
                            </w:pPr>
                          </w:p>
                          <w:p w14:paraId="5AC60F19" w14:textId="77777777" w:rsidR="00DD1610" w:rsidRDefault="00DD1610" w:rsidP="00BA27B0"/>
                          <w:p w14:paraId="7B3E0660" w14:textId="77777777" w:rsidR="00DD1610" w:rsidRPr="001663ED" w:rsidRDefault="00DD1610" w:rsidP="00BA27B0">
                            <w:pPr>
                              <w:pStyle w:val="Title"/>
                              <w:rPr>
                                <w:rFonts w:ascii="Gill Sans MT" w:hAnsi="Gill Sans MT"/>
                                <w:sz w:val="48"/>
                                <w:szCs w:val="48"/>
                              </w:rPr>
                            </w:pPr>
                          </w:p>
                          <w:p w14:paraId="158777FB" w14:textId="77777777" w:rsidR="00DD1610" w:rsidRDefault="00DD1610" w:rsidP="00BA27B0"/>
                          <w:p w14:paraId="09128944" w14:textId="77777777" w:rsidR="00DD1610" w:rsidRPr="001663ED" w:rsidRDefault="00DD1610" w:rsidP="00BA27B0">
                            <w:pPr>
                              <w:pStyle w:val="Title"/>
                              <w:rPr>
                                <w:rFonts w:ascii="Gill Sans MT" w:hAnsi="Gill Sans MT"/>
                                <w:sz w:val="48"/>
                                <w:szCs w:val="48"/>
                              </w:rPr>
                            </w:pPr>
                          </w:p>
                          <w:p w14:paraId="2728A835" w14:textId="77777777" w:rsidR="00DD1610" w:rsidRDefault="00DD1610" w:rsidP="00BA27B0"/>
                          <w:p w14:paraId="5DC9BD10" w14:textId="77777777" w:rsidR="00DD1610" w:rsidRPr="001663ED" w:rsidRDefault="00DD1610" w:rsidP="00BA27B0">
                            <w:pPr>
                              <w:pStyle w:val="Title"/>
                              <w:rPr>
                                <w:rFonts w:ascii="Gill Sans MT" w:hAnsi="Gill Sans MT"/>
                                <w:sz w:val="48"/>
                                <w:szCs w:val="48"/>
                              </w:rPr>
                            </w:pPr>
                          </w:p>
                          <w:p w14:paraId="1F66F76A" w14:textId="77777777" w:rsidR="00DD1610" w:rsidRDefault="00DD1610" w:rsidP="00BA27B0"/>
                          <w:p w14:paraId="4C2E66DD" w14:textId="77777777" w:rsidR="00DD1610" w:rsidRPr="001663ED" w:rsidRDefault="00DD1610" w:rsidP="00BA27B0">
                            <w:pPr>
                              <w:pStyle w:val="Title"/>
                              <w:rPr>
                                <w:rFonts w:ascii="Gill Sans MT" w:hAnsi="Gill Sans MT"/>
                                <w:sz w:val="48"/>
                                <w:szCs w:val="48"/>
                              </w:rPr>
                            </w:pPr>
                          </w:p>
                          <w:p w14:paraId="2B2CFF75" w14:textId="77777777" w:rsidR="00DD1610" w:rsidRDefault="00DD1610" w:rsidP="00BA27B0"/>
                          <w:p w14:paraId="7850F6CE" w14:textId="77777777" w:rsidR="00DD1610" w:rsidRPr="001663ED" w:rsidRDefault="00DD1610" w:rsidP="00BA27B0">
                            <w:pPr>
                              <w:pStyle w:val="Title"/>
                              <w:rPr>
                                <w:rFonts w:ascii="Gill Sans MT" w:hAnsi="Gill Sans MT"/>
                                <w:sz w:val="48"/>
                                <w:szCs w:val="48"/>
                              </w:rPr>
                            </w:pPr>
                          </w:p>
                          <w:p w14:paraId="55192BBB" w14:textId="77777777" w:rsidR="00DD1610" w:rsidRDefault="00DD1610" w:rsidP="00BA27B0"/>
                          <w:p w14:paraId="41AF782E" w14:textId="77777777" w:rsidR="00DD1610" w:rsidRPr="001663ED" w:rsidRDefault="00DD1610" w:rsidP="00BA27B0">
                            <w:pPr>
                              <w:pStyle w:val="Title"/>
                              <w:rPr>
                                <w:rFonts w:ascii="Gill Sans MT" w:hAnsi="Gill Sans MT"/>
                                <w:sz w:val="48"/>
                                <w:szCs w:val="48"/>
                              </w:rPr>
                            </w:pPr>
                          </w:p>
                          <w:p w14:paraId="03A24EFC" w14:textId="77777777" w:rsidR="00DD1610" w:rsidRDefault="00DD1610" w:rsidP="00BA27B0"/>
                          <w:p w14:paraId="04BCDDF6" w14:textId="77777777" w:rsidR="00DD1610" w:rsidRPr="001663ED" w:rsidRDefault="00DD1610" w:rsidP="00BA27B0">
                            <w:pPr>
                              <w:pStyle w:val="Title"/>
                              <w:rPr>
                                <w:rFonts w:ascii="Gill Sans MT" w:hAnsi="Gill Sans MT"/>
                                <w:sz w:val="48"/>
                                <w:szCs w:val="48"/>
                              </w:rPr>
                            </w:pPr>
                          </w:p>
                          <w:p w14:paraId="5C9BD39F" w14:textId="77777777" w:rsidR="00DD1610" w:rsidRDefault="00DD1610" w:rsidP="00BA27B0"/>
                          <w:p w14:paraId="61126FDF" w14:textId="77777777" w:rsidR="00DD1610" w:rsidRPr="001663ED" w:rsidRDefault="00DD1610" w:rsidP="00BA27B0">
                            <w:pPr>
                              <w:pStyle w:val="Title"/>
                              <w:rPr>
                                <w:rFonts w:ascii="Gill Sans MT" w:hAnsi="Gill Sans MT"/>
                                <w:sz w:val="48"/>
                                <w:szCs w:val="48"/>
                              </w:rPr>
                            </w:pPr>
                          </w:p>
                          <w:p w14:paraId="1B5ABA8C" w14:textId="77777777" w:rsidR="00DD1610" w:rsidRDefault="00DD1610" w:rsidP="00BA27B0"/>
                          <w:p w14:paraId="02B33BFE" w14:textId="77777777" w:rsidR="00DD1610" w:rsidRPr="001663ED" w:rsidRDefault="00DD1610" w:rsidP="00BA27B0">
                            <w:pPr>
                              <w:pStyle w:val="Title"/>
                              <w:rPr>
                                <w:rFonts w:ascii="Gill Sans MT" w:hAnsi="Gill Sans MT"/>
                                <w:sz w:val="48"/>
                                <w:szCs w:val="48"/>
                              </w:rPr>
                            </w:pPr>
                          </w:p>
                          <w:p w14:paraId="31113C6B" w14:textId="77777777" w:rsidR="00DD1610" w:rsidRDefault="00DD1610" w:rsidP="00BA27B0"/>
                          <w:p w14:paraId="7D4790BD" w14:textId="77777777" w:rsidR="00DD1610" w:rsidRPr="001663ED" w:rsidRDefault="00DD1610" w:rsidP="00BA27B0">
                            <w:pPr>
                              <w:pStyle w:val="Title"/>
                              <w:rPr>
                                <w:rFonts w:ascii="Gill Sans MT" w:hAnsi="Gill Sans MT"/>
                                <w:sz w:val="48"/>
                                <w:szCs w:val="48"/>
                              </w:rPr>
                            </w:pPr>
                          </w:p>
                          <w:p w14:paraId="3D889886" w14:textId="77777777" w:rsidR="00DD1610" w:rsidRDefault="00DD1610" w:rsidP="00BA27B0"/>
                          <w:p w14:paraId="3C501BE1" w14:textId="77777777" w:rsidR="00DD1610" w:rsidRPr="001663ED" w:rsidRDefault="00DD1610" w:rsidP="00BA27B0">
                            <w:pPr>
                              <w:pStyle w:val="Title"/>
                              <w:rPr>
                                <w:rFonts w:ascii="Gill Sans MT" w:hAnsi="Gill Sans MT"/>
                                <w:sz w:val="48"/>
                                <w:szCs w:val="48"/>
                              </w:rPr>
                            </w:pPr>
                          </w:p>
                          <w:p w14:paraId="684A605A" w14:textId="77777777" w:rsidR="00DD1610" w:rsidRDefault="00DD1610" w:rsidP="00BA27B0"/>
                          <w:p w14:paraId="085F3FD4" w14:textId="77777777" w:rsidR="00DD1610" w:rsidRPr="001663ED" w:rsidRDefault="00DD1610" w:rsidP="00BA27B0">
                            <w:pPr>
                              <w:pStyle w:val="Title"/>
                              <w:rPr>
                                <w:rFonts w:ascii="Gill Sans MT" w:hAnsi="Gill Sans MT"/>
                                <w:sz w:val="48"/>
                                <w:szCs w:val="48"/>
                              </w:rPr>
                            </w:pPr>
                          </w:p>
                          <w:p w14:paraId="49206768" w14:textId="77777777" w:rsidR="00DD1610" w:rsidRDefault="00DD1610" w:rsidP="00BA27B0"/>
                          <w:p w14:paraId="7B2BCDE1" w14:textId="77777777" w:rsidR="00DD1610" w:rsidRPr="001663ED" w:rsidRDefault="00DD1610" w:rsidP="00BA27B0">
                            <w:pPr>
                              <w:pStyle w:val="Title"/>
                              <w:rPr>
                                <w:rFonts w:ascii="Gill Sans MT" w:hAnsi="Gill Sans MT"/>
                                <w:sz w:val="48"/>
                                <w:szCs w:val="48"/>
                              </w:rPr>
                            </w:pPr>
                          </w:p>
                          <w:p w14:paraId="5A862D6B" w14:textId="77777777" w:rsidR="00DD1610" w:rsidRDefault="00DD1610" w:rsidP="00BA27B0"/>
                          <w:p w14:paraId="6889454C" w14:textId="77777777" w:rsidR="00DD1610" w:rsidRPr="001663ED" w:rsidRDefault="00DD1610" w:rsidP="00BA27B0">
                            <w:pPr>
                              <w:pStyle w:val="Title"/>
                              <w:rPr>
                                <w:rFonts w:ascii="Gill Sans MT" w:hAnsi="Gill Sans MT"/>
                                <w:sz w:val="48"/>
                                <w:szCs w:val="48"/>
                              </w:rPr>
                            </w:pPr>
                          </w:p>
                          <w:p w14:paraId="7534763B" w14:textId="77777777" w:rsidR="00DD1610" w:rsidRDefault="00DD1610" w:rsidP="00BA27B0"/>
                          <w:p w14:paraId="78A8BEC6" w14:textId="77777777" w:rsidR="00DD1610" w:rsidRPr="001663ED" w:rsidRDefault="00DD1610" w:rsidP="00BA27B0">
                            <w:pPr>
                              <w:pStyle w:val="Title"/>
                              <w:rPr>
                                <w:rFonts w:ascii="Gill Sans MT" w:hAnsi="Gill Sans MT"/>
                                <w:sz w:val="48"/>
                                <w:szCs w:val="48"/>
                              </w:rPr>
                            </w:pPr>
                          </w:p>
                          <w:p w14:paraId="7CABB02E" w14:textId="77777777" w:rsidR="00DD1610" w:rsidRDefault="00DD1610" w:rsidP="00BA27B0"/>
                          <w:p w14:paraId="6192D776" w14:textId="77777777" w:rsidR="00DD1610" w:rsidRPr="001663ED" w:rsidRDefault="00DD1610" w:rsidP="00BA27B0">
                            <w:pPr>
                              <w:pStyle w:val="Title"/>
                              <w:rPr>
                                <w:rFonts w:ascii="Gill Sans MT" w:hAnsi="Gill Sans MT"/>
                                <w:sz w:val="48"/>
                                <w:szCs w:val="48"/>
                              </w:rPr>
                            </w:pPr>
                          </w:p>
                          <w:p w14:paraId="5960A25B" w14:textId="77777777" w:rsidR="00DD1610" w:rsidRDefault="00DD1610" w:rsidP="00BA27B0"/>
                          <w:p w14:paraId="6B416AC0" w14:textId="77777777" w:rsidR="00DD1610" w:rsidRPr="001663ED" w:rsidRDefault="00DD1610" w:rsidP="00BA27B0">
                            <w:pPr>
                              <w:pStyle w:val="Title"/>
                              <w:rPr>
                                <w:rFonts w:ascii="Gill Sans MT" w:hAnsi="Gill Sans MT"/>
                                <w:sz w:val="48"/>
                                <w:szCs w:val="48"/>
                              </w:rPr>
                            </w:pPr>
                          </w:p>
                          <w:p w14:paraId="47A944F4" w14:textId="77777777" w:rsidR="00DD1610" w:rsidRDefault="00DD1610" w:rsidP="00BA27B0"/>
                          <w:p w14:paraId="43C7328F" w14:textId="77777777" w:rsidR="00DD1610" w:rsidRPr="001663ED" w:rsidRDefault="00DD1610" w:rsidP="00BA27B0">
                            <w:pPr>
                              <w:pStyle w:val="Title"/>
                              <w:rPr>
                                <w:rFonts w:ascii="Gill Sans MT" w:hAnsi="Gill Sans MT"/>
                                <w:sz w:val="48"/>
                                <w:szCs w:val="48"/>
                              </w:rPr>
                            </w:pPr>
                          </w:p>
                          <w:p w14:paraId="4BEB83B2" w14:textId="77777777" w:rsidR="00DD1610" w:rsidRDefault="00DD1610" w:rsidP="00BA27B0"/>
                          <w:p w14:paraId="25282526" w14:textId="77777777" w:rsidR="00DD1610" w:rsidRPr="001663ED" w:rsidRDefault="00DD1610" w:rsidP="00BA27B0">
                            <w:pPr>
                              <w:pStyle w:val="Title"/>
                              <w:rPr>
                                <w:rFonts w:ascii="Gill Sans MT" w:hAnsi="Gill Sans MT"/>
                                <w:sz w:val="48"/>
                                <w:szCs w:val="48"/>
                              </w:rPr>
                            </w:pPr>
                          </w:p>
                          <w:p w14:paraId="1025E259" w14:textId="77777777" w:rsidR="00DD1610" w:rsidRDefault="00DD1610" w:rsidP="00BA27B0"/>
                          <w:p w14:paraId="18692502" w14:textId="77777777" w:rsidR="00DD1610" w:rsidRPr="001663ED" w:rsidRDefault="00DD1610" w:rsidP="00BA27B0">
                            <w:pPr>
                              <w:pStyle w:val="Title"/>
                              <w:rPr>
                                <w:rFonts w:ascii="Gill Sans MT" w:hAnsi="Gill Sans MT"/>
                                <w:sz w:val="48"/>
                                <w:szCs w:val="48"/>
                              </w:rPr>
                            </w:pPr>
                          </w:p>
                          <w:p w14:paraId="14BD8BCE" w14:textId="77777777" w:rsidR="00DD1610" w:rsidRDefault="00DD1610" w:rsidP="00BA27B0"/>
                          <w:p w14:paraId="46A91BA7" w14:textId="77777777" w:rsidR="00DD1610" w:rsidRPr="001663ED" w:rsidRDefault="00DD1610" w:rsidP="00BA27B0">
                            <w:pPr>
                              <w:pStyle w:val="Title"/>
                              <w:rPr>
                                <w:rFonts w:ascii="Gill Sans MT" w:hAnsi="Gill Sans MT"/>
                                <w:sz w:val="48"/>
                                <w:szCs w:val="48"/>
                              </w:rPr>
                            </w:pPr>
                          </w:p>
                          <w:p w14:paraId="6096A9E3" w14:textId="77777777" w:rsidR="00DD1610" w:rsidRDefault="00DD1610" w:rsidP="00BA27B0"/>
                          <w:p w14:paraId="0F00499A" w14:textId="77777777" w:rsidR="00DD1610" w:rsidRPr="001663ED" w:rsidRDefault="00DD1610" w:rsidP="00BA27B0">
                            <w:pPr>
                              <w:pStyle w:val="Title"/>
                              <w:rPr>
                                <w:rFonts w:ascii="Gill Sans MT" w:hAnsi="Gill Sans MT"/>
                                <w:sz w:val="48"/>
                                <w:szCs w:val="48"/>
                              </w:rPr>
                            </w:pPr>
                          </w:p>
                          <w:p w14:paraId="19144E26" w14:textId="77777777" w:rsidR="00DD1610" w:rsidRDefault="00DD1610" w:rsidP="00BA27B0"/>
                          <w:p w14:paraId="3B06B9EF" w14:textId="77777777" w:rsidR="00DD1610" w:rsidRPr="001663ED" w:rsidRDefault="00DD1610" w:rsidP="00BA27B0">
                            <w:pPr>
                              <w:pStyle w:val="Title"/>
                              <w:rPr>
                                <w:rFonts w:ascii="Gill Sans MT" w:hAnsi="Gill Sans MT"/>
                                <w:sz w:val="48"/>
                                <w:szCs w:val="48"/>
                              </w:rPr>
                            </w:pPr>
                          </w:p>
                          <w:p w14:paraId="0C17CD29" w14:textId="77777777" w:rsidR="00DD1610" w:rsidRDefault="00DD1610" w:rsidP="00BA27B0"/>
                          <w:p w14:paraId="08264E60" w14:textId="77777777" w:rsidR="00DD1610" w:rsidRPr="001663ED" w:rsidRDefault="00DD1610" w:rsidP="00BA27B0">
                            <w:pPr>
                              <w:pStyle w:val="Title"/>
                              <w:rPr>
                                <w:rFonts w:ascii="Gill Sans MT" w:hAnsi="Gill Sans MT"/>
                                <w:sz w:val="48"/>
                                <w:szCs w:val="48"/>
                              </w:rPr>
                            </w:pPr>
                          </w:p>
                          <w:p w14:paraId="4099805B" w14:textId="77777777" w:rsidR="00DD1610" w:rsidRDefault="00DD1610" w:rsidP="00BA27B0"/>
                          <w:p w14:paraId="5BDE07D6" w14:textId="77777777" w:rsidR="00DD1610" w:rsidRPr="001663ED" w:rsidRDefault="00DD1610" w:rsidP="00BA27B0">
                            <w:pPr>
                              <w:pStyle w:val="Title"/>
                              <w:rPr>
                                <w:rFonts w:ascii="Gill Sans MT" w:hAnsi="Gill Sans MT"/>
                                <w:sz w:val="48"/>
                                <w:szCs w:val="48"/>
                              </w:rPr>
                            </w:pPr>
                          </w:p>
                          <w:p w14:paraId="6FDF8258" w14:textId="77777777" w:rsidR="00DD1610" w:rsidRDefault="00DD1610" w:rsidP="00BA27B0"/>
                          <w:p w14:paraId="6C984F7F" w14:textId="77777777" w:rsidR="00DD1610" w:rsidRPr="001663ED" w:rsidRDefault="00DD1610" w:rsidP="00BA27B0">
                            <w:pPr>
                              <w:pStyle w:val="Title"/>
                              <w:rPr>
                                <w:rFonts w:ascii="Gill Sans MT" w:hAnsi="Gill Sans MT"/>
                                <w:sz w:val="48"/>
                                <w:szCs w:val="48"/>
                              </w:rPr>
                            </w:pPr>
                          </w:p>
                          <w:p w14:paraId="2A2E99C6" w14:textId="77777777" w:rsidR="00DD1610" w:rsidRDefault="00DD1610" w:rsidP="00BA27B0"/>
                          <w:p w14:paraId="58CE044A" w14:textId="77777777" w:rsidR="00DD1610" w:rsidRPr="001663ED" w:rsidRDefault="00DD1610" w:rsidP="00BA27B0">
                            <w:pPr>
                              <w:pStyle w:val="Title"/>
                              <w:rPr>
                                <w:rFonts w:ascii="Gill Sans MT" w:hAnsi="Gill Sans MT"/>
                                <w:sz w:val="48"/>
                                <w:szCs w:val="48"/>
                              </w:rPr>
                            </w:pPr>
                          </w:p>
                          <w:p w14:paraId="72877009" w14:textId="77777777" w:rsidR="00DD1610" w:rsidRDefault="00DD1610" w:rsidP="00BA27B0"/>
                          <w:p w14:paraId="50E1EB5A" w14:textId="77777777" w:rsidR="00DD1610" w:rsidRPr="001663ED" w:rsidRDefault="00DD1610" w:rsidP="00BA27B0">
                            <w:pPr>
                              <w:pStyle w:val="Title"/>
                              <w:rPr>
                                <w:rFonts w:ascii="Gill Sans MT" w:hAnsi="Gill Sans MT"/>
                                <w:sz w:val="48"/>
                                <w:szCs w:val="48"/>
                              </w:rPr>
                            </w:pPr>
                          </w:p>
                          <w:p w14:paraId="060EACB2" w14:textId="77777777" w:rsidR="00DD1610" w:rsidRDefault="00DD1610" w:rsidP="00BA27B0"/>
                          <w:p w14:paraId="7C03E9B3" w14:textId="77777777" w:rsidR="00DD1610" w:rsidRPr="001663ED" w:rsidRDefault="00DD1610" w:rsidP="00BA27B0">
                            <w:pPr>
                              <w:pStyle w:val="Title"/>
                              <w:rPr>
                                <w:rFonts w:ascii="Gill Sans MT" w:hAnsi="Gill Sans MT"/>
                                <w:sz w:val="48"/>
                                <w:szCs w:val="48"/>
                              </w:rPr>
                            </w:pPr>
                          </w:p>
                          <w:p w14:paraId="3D296B58" w14:textId="77777777" w:rsidR="00DD1610" w:rsidRDefault="00DD1610" w:rsidP="00BA27B0"/>
                          <w:p w14:paraId="7907D76C" w14:textId="77777777" w:rsidR="00DD1610" w:rsidRPr="001663ED" w:rsidRDefault="00DD1610" w:rsidP="00BA27B0">
                            <w:pPr>
                              <w:pStyle w:val="Title"/>
                              <w:rPr>
                                <w:rFonts w:ascii="Gill Sans MT" w:hAnsi="Gill Sans MT"/>
                                <w:sz w:val="48"/>
                                <w:szCs w:val="48"/>
                              </w:rPr>
                            </w:pPr>
                          </w:p>
                          <w:p w14:paraId="3CE03CE0" w14:textId="77777777" w:rsidR="00DD1610" w:rsidRDefault="00DD1610" w:rsidP="00BA27B0"/>
                          <w:p w14:paraId="018C33EC" w14:textId="77777777" w:rsidR="00DD1610" w:rsidRPr="001663ED" w:rsidRDefault="00DD1610" w:rsidP="00BA27B0">
                            <w:pPr>
                              <w:pStyle w:val="Title"/>
                              <w:rPr>
                                <w:rFonts w:ascii="Gill Sans MT" w:hAnsi="Gill Sans MT"/>
                                <w:sz w:val="48"/>
                                <w:szCs w:val="48"/>
                              </w:rPr>
                            </w:pPr>
                          </w:p>
                          <w:p w14:paraId="7AB09057" w14:textId="77777777" w:rsidR="00DD1610" w:rsidRDefault="00DD1610" w:rsidP="00BA27B0"/>
                          <w:p w14:paraId="629E4EDE" w14:textId="77777777" w:rsidR="00DD1610" w:rsidRPr="001663ED" w:rsidRDefault="00DD1610" w:rsidP="00BA27B0">
                            <w:pPr>
                              <w:pStyle w:val="Title"/>
                              <w:rPr>
                                <w:rFonts w:ascii="Gill Sans MT" w:hAnsi="Gill Sans MT"/>
                                <w:sz w:val="48"/>
                                <w:szCs w:val="48"/>
                              </w:rPr>
                            </w:pPr>
                          </w:p>
                          <w:p w14:paraId="6E448A5D" w14:textId="77777777" w:rsidR="00DD1610" w:rsidRDefault="00DD1610" w:rsidP="00BA27B0"/>
                          <w:p w14:paraId="567D0B51" w14:textId="77777777" w:rsidR="00DD1610" w:rsidRPr="001663ED" w:rsidRDefault="00DD1610" w:rsidP="00BA27B0">
                            <w:pPr>
                              <w:pStyle w:val="Title"/>
                              <w:rPr>
                                <w:rFonts w:ascii="Gill Sans MT" w:hAnsi="Gill Sans MT"/>
                                <w:sz w:val="48"/>
                                <w:szCs w:val="48"/>
                              </w:rPr>
                            </w:pPr>
                          </w:p>
                          <w:p w14:paraId="1628143F" w14:textId="77777777" w:rsidR="00DD1610" w:rsidRDefault="00DD1610" w:rsidP="00BA27B0"/>
                          <w:p w14:paraId="1A9D64FE" w14:textId="77777777" w:rsidR="00DD1610" w:rsidRPr="001663ED" w:rsidRDefault="00DD1610" w:rsidP="00BA27B0">
                            <w:pPr>
                              <w:pStyle w:val="Title"/>
                              <w:rPr>
                                <w:rFonts w:ascii="Gill Sans MT" w:hAnsi="Gill Sans MT"/>
                                <w:sz w:val="48"/>
                                <w:szCs w:val="48"/>
                              </w:rPr>
                            </w:pPr>
                          </w:p>
                          <w:p w14:paraId="23382F47" w14:textId="77777777" w:rsidR="00DD1610" w:rsidRDefault="00DD1610" w:rsidP="00BA27B0"/>
                          <w:p w14:paraId="3D7A89D0" w14:textId="77777777" w:rsidR="00DD1610" w:rsidRPr="001663ED" w:rsidRDefault="00DD1610" w:rsidP="00BA27B0">
                            <w:pPr>
                              <w:pStyle w:val="Title"/>
                              <w:rPr>
                                <w:rFonts w:ascii="Gill Sans MT" w:hAnsi="Gill Sans MT"/>
                                <w:sz w:val="48"/>
                                <w:szCs w:val="48"/>
                              </w:rPr>
                            </w:pPr>
                          </w:p>
                          <w:p w14:paraId="2105D44B" w14:textId="77777777" w:rsidR="00DD1610" w:rsidRDefault="00DD1610" w:rsidP="00BA27B0"/>
                          <w:p w14:paraId="77AE1204" w14:textId="77777777" w:rsidR="00DD1610" w:rsidRPr="001663ED" w:rsidRDefault="00DD1610" w:rsidP="00BA27B0">
                            <w:pPr>
                              <w:pStyle w:val="Title"/>
                              <w:rPr>
                                <w:rFonts w:ascii="Gill Sans MT" w:hAnsi="Gill Sans MT"/>
                                <w:sz w:val="48"/>
                                <w:szCs w:val="48"/>
                              </w:rPr>
                            </w:pPr>
                          </w:p>
                          <w:p w14:paraId="6BF61C4F" w14:textId="77777777" w:rsidR="00DD1610" w:rsidRDefault="00DD1610" w:rsidP="00BA27B0"/>
                          <w:p w14:paraId="5BA90273" w14:textId="77777777" w:rsidR="00DD1610" w:rsidRPr="001663ED" w:rsidRDefault="00DD1610" w:rsidP="00BA27B0">
                            <w:pPr>
                              <w:pStyle w:val="Title"/>
                              <w:rPr>
                                <w:rFonts w:ascii="Gill Sans MT" w:hAnsi="Gill Sans MT"/>
                                <w:sz w:val="48"/>
                                <w:szCs w:val="48"/>
                              </w:rPr>
                            </w:pPr>
                          </w:p>
                          <w:p w14:paraId="7DCFEA70" w14:textId="77777777" w:rsidR="00DD1610" w:rsidRDefault="00DD1610" w:rsidP="00BA27B0"/>
                          <w:p w14:paraId="2C61C3C6" w14:textId="77777777" w:rsidR="00DD1610" w:rsidRPr="001663ED" w:rsidRDefault="00DD1610" w:rsidP="00BA27B0">
                            <w:pPr>
                              <w:pStyle w:val="Title"/>
                              <w:rPr>
                                <w:rFonts w:ascii="Gill Sans MT" w:hAnsi="Gill Sans MT"/>
                                <w:sz w:val="48"/>
                                <w:szCs w:val="48"/>
                              </w:rPr>
                            </w:pPr>
                          </w:p>
                          <w:p w14:paraId="3DA04AC9" w14:textId="77777777" w:rsidR="00DD1610" w:rsidRDefault="00DD1610" w:rsidP="00BA27B0"/>
                          <w:p w14:paraId="4961E247" w14:textId="77777777" w:rsidR="00DD1610" w:rsidRPr="001663ED" w:rsidRDefault="00DD1610" w:rsidP="00BA27B0">
                            <w:pPr>
                              <w:pStyle w:val="Title"/>
                              <w:rPr>
                                <w:rFonts w:ascii="Gill Sans MT" w:hAnsi="Gill Sans MT"/>
                                <w:sz w:val="48"/>
                                <w:szCs w:val="48"/>
                              </w:rPr>
                            </w:pPr>
                          </w:p>
                          <w:p w14:paraId="4B328ECA" w14:textId="77777777" w:rsidR="00DD1610" w:rsidRDefault="00DD1610" w:rsidP="00BA27B0"/>
                          <w:p w14:paraId="6D9CC2C8" w14:textId="77777777" w:rsidR="00DD1610" w:rsidRPr="001663ED" w:rsidRDefault="00DD1610" w:rsidP="00BA27B0">
                            <w:pPr>
                              <w:pStyle w:val="Title"/>
                              <w:rPr>
                                <w:rFonts w:ascii="Gill Sans MT" w:hAnsi="Gill Sans MT"/>
                                <w:sz w:val="48"/>
                                <w:szCs w:val="48"/>
                              </w:rPr>
                            </w:pPr>
                          </w:p>
                          <w:p w14:paraId="31E965F9" w14:textId="77777777" w:rsidR="00DD1610" w:rsidRDefault="00DD1610" w:rsidP="00BA27B0"/>
                          <w:p w14:paraId="61F9C9E9" w14:textId="77777777" w:rsidR="00DD1610" w:rsidRPr="001663ED" w:rsidRDefault="00DD1610" w:rsidP="00BA27B0">
                            <w:pPr>
                              <w:pStyle w:val="Title"/>
                              <w:rPr>
                                <w:rFonts w:ascii="Gill Sans MT" w:hAnsi="Gill Sans MT"/>
                                <w:sz w:val="48"/>
                                <w:szCs w:val="48"/>
                              </w:rPr>
                            </w:pPr>
                          </w:p>
                          <w:p w14:paraId="46C3E249" w14:textId="77777777" w:rsidR="00DD1610" w:rsidRDefault="00DD1610" w:rsidP="00BA27B0"/>
                          <w:p w14:paraId="63CCE0E9" w14:textId="77777777" w:rsidR="00DD1610" w:rsidRPr="001663ED" w:rsidRDefault="00DD1610" w:rsidP="00BA27B0">
                            <w:pPr>
                              <w:pStyle w:val="Title"/>
                              <w:rPr>
                                <w:rFonts w:ascii="Gill Sans MT" w:hAnsi="Gill Sans MT"/>
                                <w:sz w:val="48"/>
                                <w:szCs w:val="48"/>
                              </w:rPr>
                            </w:pPr>
                          </w:p>
                          <w:p w14:paraId="45DD350B" w14:textId="77777777" w:rsidR="00DD1610" w:rsidRDefault="00DD1610" w:rsidP="00BA27B0"/>
                          <w:p w14:paraId="5248BE23" w14:textId="77777777" w:rsidR="00DD1610" w:rsidRPr="001663ED" w:rsidRDefault="00DD1610" w:rsidP="00BA27B0">
                            <w:pPr>
                              <w:pStyle w:val="Title"/>
                              <w:rPr>
                                <w:rFonts w:ascii="Gill Sans MT" w:hAnsi="Gill Sans MT"/>
                                <w:sz w:val="48"/>
                                <w:szCs w:val="48"/>
                              </w:rPr>
                            </w:pPr>
                          </w:p>
                          <w:p w14:paraId="4BB32812" w14:textId="77777777" w:rsidR="00DD1610" w:rsidRDefault="00DD1610" w:rsidP="00BA27B0"/>
                          <w:p w14:paraId="33150ED6" w14:textId="77777777" w:rsidR="00DD1610" w:rsidRPr="001663ED" w:rsidRDefault="00DD1610" w:rsidP="00BA27B0">
                            <w:pPr>
                              <w:pStyle w:val="Title"/>
                              <w:rPr>
                                <w:rFonts w:ascii="Gill Sans MT" w:hAnsi="Gill Sans MT"/>
                                <w:sz w:val="48"/>
                                <w:szCs w:val="48"/>
                              </w:rPr>
                            </w:pPr>
                          </w:p>
                          <w:p w14:paraId="49E6E87B" w14:textId="77777777" w:rsidR="00DD1610" w:rsidRDefault="00DD1610" w:rsidP="00BA27B0"/>
                          <w:p w14:paraId="3A718E20" w14:textId="77777777" w:rsidR="00DD1610" w:rsidRPr="001663ED" w:rsidRDefault="00DD1610" w:rsidP="00BA27B0">
                            <w:pPr>
                              <w:pStyle w:val="Title"/>
                              <w:rPr>
                                <w:rFonts w:ascii="Gill Sans MT" w:hAnsi="Gill Sans MT"/>
                                <w:sz w:val="48"/>
                                <w:szCs w:val="48"/>
                              </w:rPr>
                            </w:pPr>
                          </w:p>
                          <w:p w14:paraId="31663A7E" w14:textId="77777777" w:rsidR="00DD1610" w:rsidRDefault="00DD1610" w:rsidP="00BA27B0"/>
                          <w:p w14:paraId="39DEB796" w14:textId="77777777" w:rsidR="00DD1610" w:rsidRPr="001663ED" w:rsidRDefault="00DD1610" w:rsidP="00BA27B0">
                            <w:pPr>
                              <w:pStyle w:val="Title"/>
                              <w:rPr>
                                <w:rFonts w:ascii="Gill Sans MT" w:hAnsi="Gill Sans MT"/>
                                <w:sz w:val="48"/>
                                <w:szCs w:val="48"/>
                              </w:rPr>
                            </w:pPr>
                          </w:p>
                          <w:p w14:paraId="3035B7BB" w14:textId="77777777" w:rsidR="00DD1610" w:rsidRDefault="00DD1610" w:rsidP="00BA27B0"/>
                          <w:p w14:paraId="17D64A4B" w14:textId="77777777" w:rsidR="00DD1610" w:rsidRPr="001663ED" w:rsidRDefault="00DD1610" w:rsidP="00BA27B0">
                            <w:pPr>
                              <w:pStyle w:val="Title"/>
                              <w:rPr>
                                <w:rFonts w:ascii="Gill Sans MT" w:hAnsi="Gill Sans MT"/>
                                <w:sz w:val="48"/>
                                <w:szCs w:val="48"/>
                              </w:rPr>
                            </w:pPr>
                          </w:p>
                          <w:p w14:paraId="12ECCC0E" w14:textId="77777777" w:rsidR="00DD1610" w:rsidRDefault="00DD1610" w:rsidP="00BA27B0"/>
                          <w:p w14:paraId="215D0064" w14:textId="77777777" w:rsidR="00DD1610" w:rsidRPr="001663ED" w:rsidRDefault="00DD1610" w:rsidP="00BA27B0">
                            <w:pPr>
                              <w:pStyle w:val="Title"/>
                              <w:rPr>
                                <w:rFonts w:ascii="Gill Sans MT" w:hAnsi="Gill Sans MT"/>
                                <w:sz w:val="48"/>
                                <w:szCs w:val="48"/>
                              </w:rPr>
                            </w:pPr>
                          </w:p>
                          <w:p w14:paraId="07E4C4DD" w14:textId="77777777" w:rsidR="00DD1610" w:rsidRDefault="00DD1610" w:rsidP="00BA27B0"/>
                          <w:p w14:paraId="6E60FF2A" w14:textId="77777777" w:rsidR="00DD1610" w:rsidRPr="001663ED" w:rsidRDefault="00DD1610" w:rsidP="00BA27B0">
                            <w:pPr>
                              <w:pStyle w:val="Title"/>
                              <w:rPr>
                                <w:rFonts w:ascii="Gill Sans MT" w:hAnsi="Gill Sans MT"/>
                                <w:sz w:val="48"/>
                                <w:szCs w:val="48"/>
                              </w:rPr>
                            </w:pPr>
                          </w:p>
                          <w:p w14:paraId="1A29E6E5" w14:textId="77777777" w:rsidR="00DD1610" w:rsidRDefault="00DD1610" w:rsidP="00BA27B0"/>
                          <w:p w14:paraId="548BA3C0" w14:textId="77777777" w:rsidR="00DD1610" w:rsidRPr="001663ED" w:rsidRDefault="00DD1610" w:rsidP="00BA27B0">
                            <w:pPr>
                              <w:pStyle w:val="Title"/>
                              <w:rPr>
                                <w:rFonts w:ascii="Gill Sans MT" w:hAnsi="Gill Sans MT"/>
                                <w:sz w:val="48"/>
                                <w:szCs w:val="48"/>
                              </w:rPr>
                            </w:pPr>
                          </w:p>
                          <w:p w14:paraId="0C15DE4F" w14:textId="77777777" w:rsidR="00DD1610" w:rsidRDefault="00DD1610" w:rsidP="00BA27B0"/>
                          <w:p w14:paraId="3DFE4335" w14:textId="77777777" w:rsidR="00DD1610" w:rsidRPr="001663ED" w:rsidRDefault="00DD1610" w:rsidP="00BA27B0">
                            <w:pPr>
                              <w:pStyle w:val="Title"/>
                              <w:rPr>
                                <w:rFonts w:ascii="Gill Sans MT" w:hAnsi="Gill Sans MT"/>
                                <w:sz w:val="48"/>
                                <w:szCs w:val="48"/>
                              </w:rPr>
                            </w:pPr>
                          </w:p>
                          <w:p w14:paraId="5E651F2B" w14:textId="77777777" w:rsidR="00DD1610" w:rsidRDefault="00DD1610" w:rsidP="00BA27B0"/>
                          <w:p w14:paraId="6869A96F" w14:textId="77777777" w:rsidR="00DD1610" w:rsidRPr="001663ED" w:rsidRDefault="00DD1610" w:rsidP="00BA27B0">
                            <w:pPr>
                              <w:pStyle w:val="Title"/>
                              <w:rPr>
                                <w:rFonts w:ascii="Gill Sans MT" w:hAnsi="Gill Sans MT"/>
                                <w:sz w:val="48"/>
                                <w:szCs w:val="48"/>
                              </w:rPr>
                            </w:pPr>
                          </w:p>
                          <w:p w14:paraId="3895E7FC" w14:textId="77777777" w:rsidR="00DD1610" w:rsidRDefault="00DD1610" w:rsidP="00BA27B0"/>
                          <w:p w14:paraId="69F16E29" w14:textId="77777777" w:rsidR="00DD1610" w:rsidRPr="001663ED" w:rsidRDefault="00DD1610" w:rsidP="00BA27B0">
                            <w:pPr>
                              <w:pStyle w:val="Title"/>
                              <w:rPr>
                                <w:rFonts w:ascii="Gill Sans MT" w:hAnsi="Gill Sans MT"/>
                                <w:sz w:val="48"/>
                                <w:szCs w:val="48"/>
                              </w:rPr>
                            </w:pPr>
                          </w:p>
                          <w:p w14:paraId="6E1BFCE6" w14:textId="77777777" w:rsidR="00DD1610" w:rsidRDefault="00DD1610" w:rsidP="00BA27B0"/>
                          <w:p w14:paraId="42C1F3DF" w14:textId="77777777" w:rsidR="00DD1610" w:rsidRPr="001663ED" w:rsidRDefault="00DD1610" w:rsidP="00BA27B0">
                            <w:pPr>
                              <w:pStyle w:val="Title"/>
                              <w:rPr>
                                <w:rFonts w:ascii="Gill Sans MT" w:hAnsi="Gill Sans MT"/>
                                <w:sz w:val="48"/>
                                <w:szCs w:val="48"/>
                              </w:rPr>
                            </w:pPr>
                          </w:p>
                          <w:p w14:paraId="25B596A4" w14:textId="77777777" w:rsidR="00DD1610" w:rsidRDefault="00DD1610" w:rsidP="00BA27B0"/>
                          <w:p w14:paraId="4260E93F" w14:textId="77777777" w:rsidR="00DD1610" w:rsidRPr="001663ED" w:rsidRDefault="00DD1610" w:rsidP="00BA27B0">
                            <w:pPr>
                              <w:pStyle w:val="Title"/>
                              <w:rPr>
                                <w:rFonts w:ascii="Gill Sans MT" w:hAnsi="Gill Sans MT"/>
                                <w:sz w:val="48"/>
                                <w:szCs w:val="48"/>
                              </w:rPr>
                            </w:pPr>
                          </w:p>
                          <w:p w14:paraId="1AE0DD4C" w14:textId="77777777" w:rsidR="00DD1610" w:rsidRDefault="00DD1610" w:rsidP="00BA27B0"/>
                          <w:p w14:paraId="3F96640F" w14:textId="77777777" w:rsidR="00DD1610" w:rsidRPr="001663ED" w:rsidRDefault="00DD1610" w:rsidP="00BA27B0">
                            <w:pPr>
                              <w:pStyle w:val="Title"/>
                              <w:rPr>
                                <w:rFonts w:ascii="Gill Sans MT" w:hAnsi="Gill Sans MT"/>
                                <w:sz w:val="48"/>
                                <w:szCs w:val="48"/>
                              </w:rPr>
                            </w:pPr>
                          </w:p>
                          <w:p w14:paraId="078956D0" w14:textId="77777777" w:rsidR="00DD1610" w:rsidRDefault="00DD1610" w:rsidP="00BA27B0"/>
                          <w:p w14:paraId="3AD4285A" w14:textId="77777777" w:rsidR="00DD1610" w:rsidRPr="001663ED" w:rsidRDefault="00DD1610" w:rsidP="00BA27B0">
                            <w:pPr>
                              <w:pStyle w:val="Title"/>
                              <w:rPr>
                                <w:rFonts w:ascii="Gill Sans MT" w:hAnsi="Gill Sans MT"/>
                                <w:sz w:val="48"/>
                                <w:szCs w:val="48"/>
                              </w:rPr>
                            </w:pPr>
                          </w:p>
                          <w:p w14:paraId="781CE6C6" w14:textId="77777777" w:rsidR="00DD1610" w:rsidRDefault="00DD1610" w:rsidP="00BA27B0"/>
                          <w:p w14:paraId="07CE3138" w14:textId="77777777" w:rsidR="00DD1610" w:rsidRPr="001663ED" w:rsidRDefault="00DD1610" w:rsidP="00BA27B0">
                            <w:pPr>
                              <w:pStyle w:val="Title"/>
                              <w:rPr>
                                <w:rFonts w:ascii="Gill Sans MT" w:hAnsi="Gill Sans MT"/>
                                <w:sz w:val="48"/>
                                <w:szCs w:val="48"/>
                              </w:rPr>
                            </w:pPr>
                          </w:p>
                          <w:p w14:paraId="0C42EB6B" w14:textId="77777777" w:rsidR="00DD1610" w:rsidRDefault="00DD1610" w:rsidP="00BA27B0"/>
                          <w:p w14:paraId="7E4E1294" w14:textId="77777777" w:rsidR="00DD1610" w:rsidRPr="001663ED" w:rsidRDefault="00DD1610" w:rsidP="00BA27B0">
                            <w:pPr>
                              <w:pStyle w:val="Title"/>
                              <w:rPr>
                                <w:rFonts w:ascii="Gill Sans MT" w:hAnsi="Gill Sans MT"/>
                                <w:sz w:val="48"/>
                                <w:szCs w:val="48"/>
                              </w:rPr>
                            </w:pPr>
                          </w:p>
                          <w:p w14:paraId="142BA623" w14:textId="77777777" w:rsidR="00DD1610" w:rsidRDefault="00DD1610" w:rsidP="00BA27B0"/>
                          <w:p w14:paraId="6991559E" w14:textId="77777777" w:rsidR="00DD1610" w:rsidRPr="001663ED" w:rsidRDefault="00DD1610" w:rsidP="00BA27B0">
                            <w:pPr>
                              <w:pStyle w:val="Title"/>
                              <w:rPr>
                                <w:rFonts w:ascii="Gill Sans MT" w:hAnsi="Gill Sans MT"/>
                                <w:sz w:val="48"/>
                                <w:szCs w:val="48"/>
                              </w:rPr>
                            </w:pPr>
                          </w:p>
                          <w:p w14:paraId="078E847D" w14:textId="77777777" w:rsidR="00DD1610" w:rsidRDefault="00DD1610" w:rsidP="00BA27B0"/>
                          <w:p w14:paraId="017D6D15" w14:textId="77777777" w:rsidR="00DD1610" w:rsidRPr="001663ED" w:rsidRDefault="00DD1610" w:rsidP="00BA27B0">
                            <w:pPr>
                              <w:pStyle w:val="Title"/>
                              <w:rPr>
                                <w:rFonts w:ascii="Gill Sans MT" w:hAnsi="Gill Sans MT"/>
                                <w:sz w:val="48"/>
                                <w:szCs w:val="48"/>
                              </w:rPr>
                            </w:pPr>
                          </w:p>
                          <w:p w14:paraId="43CE5E8C" w14:textId="77777777" w:rsidR="00DD1610" w:rsidRDefault="00DD1610" w:rsidP="00BA27B0"/>
                          <w:p w14:paraId="5F0E093C" w14:textId="77777777" w:rsidR="00DD1610" w:rsidRPr="001663ED" w:rsidRDefault="00DD1610" w:rsidP="00BA27B0">
                            <w:pPr>
                              <w:pStyle w:val="Title"/>
                              <w:rPr>
                                <w:rFonts w:ascii="Gill Sans MT" w:hAnsi="Gill Sans MT"/>
                                <w:sz w:val="48"/>
                                <w:szCs w:val="48"/>
                              </w:rPr>
                            </w:pPr>
                          </w:p>
                          <w:p w14:paraId="38852913" w14:textId="77777777" w:rsidR="00DD1610" w:rsidRDefault="00DD1610" w:rsidP="00BA27B0"/>
                          <w:p w14:paraId="6785956B" w14:textId="77777777" w:rsidR="00DD1610" w:rsidRPr="001663ED" w:rsidRDefault="00DD1610" w:rsidP="00BA27B0">
                            <w:pPr>
                              <w:pStyle w:val="Title"/>
                              <w:rPr>
                                <w:rFonts w:ascii="Gill Sans MT" w:hAnsi="Gill Sans MT"/>
                                <w:sz w:val="48"/>
                                <w:szCs w:val="48"/>
                              </w:rPr>
                            </w:pPr>
                          </w:p>
                          <w:p w14:paraId="0AC209B5" w14:textId="77777777" w:rsidR="00DD1610" w:rsidRDefault="00DD1610" w:rsidP="00BA27B0"/>
                          <w:p w14:paraId="50FB2471" w14:textId="77777777" w:rsidR="00DD1610" w:rsidRPr="001663ED" w:rsidRDefault="00DD1610" w:rsidP="00BA27B0">
                            <w:pPr>
                              <w:pStyle w:val="Title"/>
                              <w:rPr>
                                <w:rFonts w:ascii="Gill Sans MT" w:hAnsi="Gill Sans MT"/>
                                <w:sz w:val="48"/>
                                <w:szCs w:val="48"/>
                              </w:rPr>
                            </w:pPr>
                          </w:p>
                          <w:p w14:paraId="4DB1EC06" w14:textId="77777777" w:rsidR="00DD1610" w:rsidRDefault="00DD1610" w:rsidP="00BA27B0"/>
                          <w:p w14:paraId="3DB88E60" w14:textId="77777777" w:rsidR="00DD1610" w:rsidRPr="001663ED" w:rsidRDefault="00DD1610" w:rsidP="00BA27B0">
                            <w:pPr>
                              <w:pStyle w:val="Title"/>
                              <w:rPr>
                                <w:rFonts w:ascii="Gill Sans MT" w:hAnsi="Gill Sans MT"/>
                                <w:sz w:val="48"/>
                                <w:szCs w:val="48"/>
                              </w:rPr>
                            </w:pPr>
                          </w:p>
                          <w:p w14:paraId="6C3ADDCD" w14:textId="77777777" w:rsidR="00DD1610" w:rsidRDefault="00DD1610" w:rsidP="00BA27B0"/>
                          <w:p w14:paraId="295BF504" w14:textId="77777777" w:rsidR="00DD1610" w:rsidRPr="001663ED" w:rsidRDefault="00DD1610" w:rsidP="00BA27B0">
                            <w:pPr>
                              <w:pStyle w:val="Title"/>
                              <w:rPr>
                                <w:rFonts w:ascii="Gill Sans MT" w:hAnsi="Gill Sans MT"/>
                                <w:sz w:val="48"/>
                                <w:szCs w:val="48"/>
                              </w:rPr>
                            </w:pPr>
                          </w:p>
                          <w:p w14:paraId="47D35186" w14:textId="77777777" w:rsidR="00DD1610" w:rsidRDefault="00DD1610" w:rsidP="00BA27B0"/>
                          <w:p w14:paraId="10EB6EEE" w14:textId="77777777" w:rsidR="00DD1610" w:rsidRPr="001663ED" w:rsidRDefault="00DD1610" w:rsidP="00BA27B0">
                            <w:pPr>
                              <w:pStyle w:val="Title"/>
                              <w:rPr>
                                <w:rFonts w:ascii="Gill Sans MT" w:hAnsi="Gill Sans MT"/>
                                <w:sz w:val="48"/>
                                <w:szCs w:val="48"/>
                              </w:rPr>
                            </w:pPr>
                          </w:p>
                          <w:p w14:paraId="330B4D7E" w14:textId="77777777" w:rsidR="00DD1610" w:rsidRDefault="00DD1610" w:rsidP="00BA27B0"/>
                          <w:p w14:paraId="53A8BAFB" w14:textId="77777777" w:rsidR="00DD1610" w:rsidRPr="001663ED" w:rsidRDefault="00DD1610" w:rsidP="00BA27B0">
                            <w:pPr>
                              <w:pStyle w:val="Title"/>
                              <w:rPr>
                                <w:rFonts w:ascii="Gill Sans MT" w:hAnsi="Gill Sans MT"/>
                                <w:sz w:val="48"/>
                                <w:szCs w:val="48"/>
                              </w:rPr>
                            </w:pPr>
                          </w:p>
                          <w:p w14:paraId="0B1A11B8" w14:textId="77777777" w:rsidR="00DD1610" w:rsidRDefault="00DD1610" w:rsidP="00BA27B0"/>
                          <w:p w14:paraId="02266DDB" w14:textId="77777777" w:rsidR="00DD1610" w:rsidRPr="001663ED" w:rsidRDefault="00DD1610" w:rsidP="00BA27B0">
                            <w:pPr>
                              <w:pStyle w:val="Title"/>
                              <w:rPr>
                                <w:rFonts w:ascii="Gill Sans MT" w:hAnsi="Gill Sans MT"/>
                                <w:sz w:val="48"/>
                                <w:szCs w:val="48"/>
                              </w:rPr>
                            </w:pPr>
                          </w:p>
                          <w:p w14:paraId="17510BE8" w14:textId="77777777" w:rsidR="00DD1610" w:rsidRDefault="00DD1610" w:rsidP="00BA27B0"/>
                          <w:p w14:paraId="1B42703E" w14:textId="77777777" w:rsidR="00DD1610" w:rsidRPr="001663ED" w:rsidRDefault="00DD1610" w:rsidP="00BA27B0">
                            <w:pPr>
                              <w:pStyle w:val="Title"/>
                              <w:rPr>
                                <w:rFonts w:ascii="Gill Sans MT" w:hAnsi="Gill Sans MT"/>
                                <w:sz w:val="48"/>
                                <w:szCs w:val="48"/>
                              </w:rPr>
                            </w:pPr>
                          </w:p>
                          <w:p w14:paraId="5ED8C467" w14:textId="77777777" w:rsidR="00DD1610" w:rsidRDefault="00DD1610" w:rsidP="00BA27B0"/>
                          <w:p w14:paraId="3CF38101" w14:textId="77777777" w:rsidR="00DD1610" w:rsidRPr="001663ED" w:rsidRDefault="00DD1610" w:rsidP="00BA27B0">
                            <w:pPr>
                              <w:pStyle w:val="Title"/>
                              <w:rPr>
                                <w:rFonts w:ascii="Gill Sans MT" w:hAnsi="Gill Sans MT"/>
                                <w:sz w:val="48"/>
                                <w:szCs w:val="48"/>
                              </w:rPr>
                            </w:pPr>
                          </w:p>
                          <w:p w14:paraId="64A8D82E" w14:textId="77777777" w:rsidR="00DD1610" w:rsidRDefault="00DD1610" w:rsidP="00BA27B0"/>
                          <w:p w14:paraId="3C7A4E3A" w14:textId="77777777" w:rsidR="00DD1610" w:rsidRPr="001663ED" w:rsidRDefault="00DD1610" w:rsidP="00BA27B0">
                            <w:pPr>
                              <w:pStyle w:val="Title"/>
                              <w:rPr>
                                <w:rFonts w:ascii="Gill Sans MT" w:hAnsi="Gill Sans MT"/>
                                <w:sz w:val="48"/>
                                <w:szCs w:val="48"/>
                              </w:rPr>
                            </w:pPr>
                          </w:p>
                          <w:p w14:paraId="3B17E807" w14:textId="77777777" w:rsidR="00DD1610" w:rsidRDefault="00DD1610" w:rsidP="00BA27B0"/>
                          <w:p w14:paraId="1F2D3008" w14:textId="77777777" w:rsidR="00DD1610" w:rsidRPr="001663ED" w:rsidRDefault="00DD1610" w:rsidP="00BA27B0">
                            <w:pPr>
                              <w:pStyle w:val="Title"/>
                              <w:rPr>
                                <w:rFonts w:ascii="Gill Sans MT" w:hAnsi="Gill Sans MT"/>
                                <w:sz w:val="48"/>
                                <w:szCs w:val="48"/>
                              </w:rPr>
                            </w:pPr>
                          </w:p>
                          <w:p w14:paraId="2398746E" w14:textId="77777777" w:rsidR="00DD1610" w:rsidRDefault="00DD1610" w:rsidP="00BA27B0"/>
                          <w:p w14:paraId="2AB76B6A" w14:textId="77777777" w:rsidR="00DD1610" w:rsidRPr="001663ED" w:rsidRDefault="00DD1610" w:rsidP="00BA27B0">
                            <w:pPr>
                              <w:pStyle w:val="Title"/>
                              <w:rPr>
                                <w:rFonts w:ascii="Gill Sans MT" w:hAnsi="Gill Sans MT"/>
                                <w:sz w:val="48"/>
                                <w:szCs w:val="48"/>
                              </w:rPr>
                            </w:pPr>
                          </w:p>
                          <w:p w14:paraId="59A097F9" w14:textId="77777777" w:rsidR="00DD1610" w:rsidRDefault="00DD1610" w:rsidP="00BA27B0"/>
                          <w:p w14:paraId="00F31CD4" w14:textId="77777777" w:rsidR="00DD1610" w:rsidRPr="001663ED" w:rsidRDefault="00DD1610" w:rsidP="00BA27B0">
                            <w:pPr>
                              <w:pStyle w:val="Title"/>
                              <w:rPr>
                                <w:rFonts w:ascii="Gill Sans MT" w:hAnsi="Gill Sans MT"/>
                                <w:sz w:val="48"/>
                                <w:szCs w:val="48"/>
                              </w:rPr>
                            </w:pPr>
                          </w:p>
                          <w:p w14:paraId="09A59DAD" w14:textId="77777777" w:rsidR="00DD1610" w:rsidRDefault="00DD1610" w:rsidP="00BA27B0"/>
                          <w:p w14:paraId="319EB337" w14:textId="77777777" w:rsidR="00DD1610" w:rsidRPr="001663ED" w:rsidRDefault="00DD1610" w:rsidP="00BA27B0">
                            <w:pPr>
                              <w:pStyle w:val="Title"/>
                              <w:rPr>
                                <w:rFonts w:ascii="Gill Sans MT" w:hAnsi="Gill Sans MT"/>
                                <w:sz w:val="48"/>
                                <w:szCs w:val="48"/>
                              </w:rPr>
                            </w:pPr>
                          </w:p>
                          <w:p w14:paraId="304E2142" w14:textId="77777777" w:rsidR="00DD1610" w:rsidRDefault="00DD1610" w:rsidP="00BA27B0"/>
                          <w:p w14:paraId="405E9BC2" w14:textId="77777777" w:rsidR="00DD1610" w:rsidRPr="001663ED" w:rsidRDefault="00DD1610" w:rsidP="00BA27B0">
                            <w:pPr>
                              <w:pStyle w:val="Title"/>
                              <w:rPr>
                                <w:rFonts w:ascii="Gill Sans MT" w:hAnsi="Gill Sans MT"/>
                                <w:sz w:val="48"/>
                                <w:szCs w:val="48"/>
                              </w:rPr>
                            </w:pPr>
                          </w:p>
                          <w:p w14:paraId="088A3B35" w14:textId="77777777" w:rsidR="00DD1610" w:rsidRDefault="00DD1610" w:rsidP="00BA27B0"/>
                          <w:p w14:paraId="3A0E1441" w14:textId="77777777" w:rsidR="00DD1610" w:rsidRPr="001663ED" w:rsidRDefault="00DD1610" w:rsidP="00BA27B0">
                            <w:pPr>
                              <w:pStyle w:val="Title"/>
                              <w:rPr>
                                <w:rFonts w:ascii="Gill Sans MT" w:hAnsi="Gill Sans MT"/>
                                <w:sz w:val="48"/>
                                <w:szCs w:val="48"/>
                              </w:rPr>
                            </w:pPr>
                          </w:p>
                          <w:p w14:paraId="492BDDB3" w14:textId="77777777" w:rsidR="00DD1610" w:rsidRDefault="00DD1610" w:rsidP="00BA27B0"/>
                          <w:p w14:paraId="32E4FEEF" w14:textId="77777777" w:rsidR="00DD1610" w:rsidRPr="001663ED" w:rsidRDefault="00DD1610" w:rsidP="00BA27B0">
                            <w:pPr>
                              <w:pStyle w:val="Title"/>
                              <w:rPr>
                                <w:rFonts w:ascii="Gill Sans MT" w:hAnsi="Gill Sans MT"/>
                                <w:sz w:val="48"/>
                                <w:szCs w:val="48"/>
                              </w:rPr>
                            </w:pPr>
                          </w:p>
                          <w:p w14:paraId="1614E7AD" w14:textId="77777777" w:rsidR="00DD1610" w:rsidRDefault="00DD1610" w:rsidP="00BA27B0"/>
                          <w:p w14:paraId="3B088AF3" w14:textId="77777777" w:rsidR="00DD1610" w:rsidRPr="001663ED" w:rsidRDefault="00DD1610" w:rsidP="00BA27B0">
                            <w:pPr>
                              <w:pStyle w:val="Title"/>
                              <w:rPr>
                                <w:rFonts w:ascii="Gill Sans MT" w:hAnsi="Gill Sans MT"/>
                                <w:sz w:val="48"/>
                                <w:szCs w:val="48"/>
                              </w:rPr>
                            </w:pPr>
                          </w:p>
                          <w:p w14:paraId="51C76178" w14:textId="77777777" w:rsidR="00DD1610" w:rsidRDefault="00DD1610" w:rsidP="00BA27B0"/>
                          <w:p w14:paraId="68F32696" w14:textId="77777777" w:rsidR="00DD1610" w:rsidRPr="001663ED" w:rsidRDefault="00DD1610" w:rsidP="00BA27B0">
                            <w:pPr>
                              <w:pStyle w:val="Title"/>
                              <w:rPr>
                                <w:rFonts w:ascii="Gill Sans MT" w:hAnsi="Gill Sans MT"/>
                                <w:sz w:val="48"/>
                                <w:szCs w:val="48"/>
                              </w:rPr>
                            </w:pPr>
                          </w:p>
                          <w:p w14:paraId="531C3B35" w14:textId="77777777" w:rsidR="00DD1610" w:rsidRDefault="00DD1610" w:rsidP="00BA27B0"/>
                          <w:p w14:paraId="7D183D9C" w14:textId="77777777" w:rsidR="00DD1610" w:rsidRPr="001663ED" w:rsidRDefault="00DD1610" w:rsidP="00BA27B0">
                            <w:pPr>
                              <w:pStyle w:val="Title"/>
                              <w:rPr>
                                <w:rFonts w:ascii="Gill Sans MT" w:hAnsi="Gill Sans MT"/>
                                <w:sz w:val="48"/>
                                <w:szCs w:val="48"/>
                              </w:rPr>
                            </w:pPr>
                          </w:p>
                          <w:p w14:paraId="26009650" w14:textId="77777777" w:rsidR="00DD1610" w:rsidRDefault="00DD1610" w:rsidP="00BA27B0"/>
                          <w:p w14:paraId="7F9352A6" w14:textId="77777777" w:rsidR="00DD1610" w:rsidRPr="001663ED" w:rsidRDefault="00DD1610" w:rsidP="00BA27B0">
                            <w:pPr>
                              <w:pStyle w:val="Title"/>
                              <w:rPr>
                                <w:rFonts w:ascii="Gill Sans MT" w:hAnsi="Gill Sans MT"/>
                                <w:sz w:val="48"/>
                                <w:szCs w:val="48"/>
                              </w:rPr>
                            </w:pPr>
                          </w:p>
                          <w:p w14:paraId="51D6B778" w14:textId="77777777" w:rsidR="00DD1610" w:rsidRDefault="00DD1610" w:rsidP="00BA27B0"/>
                          <w:p w14:paraId="35495887" w14:textId="77777777" w:rsidR="00DD1610" w:rsidRPr="001663ED" w:rsidRDefault="00DD1610" w:rsidP="00BA27B0">
                            <w:pPr>
                              <w:pStyle w:val="Title"/>
                              <w:rPr>
                                <w:rFonts w:ascii="Gill Sans MT" w:hAnsi="Gill Sans MT"/>
                                <w:sz w:val="48"/>
                                <w:szCs w:val="48"/>
                              </w:rPr>
                            </w:pPr>
                          </w:p>
                          <w:p w14:paraId="59D5F607" w14:textId="77777777" w:rsidR="00DD1610" w:rsidRDefault="00DD1610" w:rsidP="00BA27B0"/>
                          <w:p w14:paraId="004C5339" w14:textId="77777777" w:rsidR="00DD1610" w:rsidRPr="001663ED" w:rsidRDefault="00DD1610" w:rsidP="00BA27B0">
                            <w:pPr>
                              <w:pStyle w:val="Title"/>
                              <w:rPr>
                                <w:rFonts w:ascii="Gill Sans MT" w:hAnsi="Gill Sans MT"/>
                                <w:sz w:val="48"/>
                                <w:szCs w:val="48"/>
                              </w:rPr>
                            </w:pPr>
                          </w:p>
                          <w:p w14:paraId="0B215BAC" w14:textId="77777777" w:rsidR="00DD1610" w:rsidRDefault="00DD1610" w:rsidP="00BA27B0"/>
                          <w:p w14:paraId="19C67E2D" w14:textId="77777777" w:rsidR="00DD1610" w:rsidRPr="001663ED" w:rsidRDefault="00DD1610" w:rsidP="00BA27B0">
                            <w:pPr>
                              <w:pStyle w:val="Title"/>
                              <w:rPr>
                                <w:rFonts w:ascii="Gill Sans MT" w:hAnsi="Gill Sans MT"/>
                                <w:sz w:val="48"/>
                                <w:szCs w:val="48"/>
                              </w:rPr>
                            </w:pPr>
                          </w:p>
                          <w:p w14:paraId="6EE33809" w14:textId="77777777" w:rsidR="00DD1610" w:rsidRDefault="00DD1610" w:rsidP="00BA27B0"/>
                          <w:p w14:paraId="1DE9AEF7" w14:textId="77777777" w:rsidR="00DD1610" w:rsidRPr="001663ED" w:rsidRDefault="00DD1610" w:rsidP="00BA27B0">
                            <w:pPr>
                              <w:pStyle w:val="Title"/>
                              <w:rPr>
                                <w:rFonts w:ascii="Gill Sans MT" w:hAnsi="Gill Sans MT"/>
                                <w:sz w:val="48"/>
                                <w:szCs w:val="48"/>
                              </w:rPr>
                            </w:pPr>
                          </w:p>
                          <w:p w14:paraId="28E9F500" w14:textId="77777777" w:rsidR="00DD1610" w:rsidRDefault="00DD1610" w:rsidP="00BA27B0"/>
                          <w:p w14:paraId="3268CE7A" w14:textId="77777777" w:rsidR="00DD1610" w:rsidRPr="001663ED" w:rsidRDefault="00DD1610" w:rsidP="00BA27B0">
                            <w:pPr>
                              <w:pStyle w:val="Title"/>
                              <w:rPr>
                                <w:rFonts w:ascii="Gill Sans MT" w:hAnsi="Gill Sans MT"/>
                                <w:sz w:val="48"/>
                                <w:szCs w:val="48"/>
                              </w:rPr>
                            </w:pPr>
                          </w:p>
                          <w:p w14:paraId="79C5F11D" w14:textId="77777777" w:rsidR="00DD1610" w:rsidRDefault="00DD1610" w:rsidP="00BA27B0"/>
                          <w:p w14:paraId="39BFDAB9" w14:textId="77777777" w:rsidR="00DD1610" w:rsidRPr="001663ED" w:rsidRDefault="00DD1610" w:rsidP="00BA27B0">
                            <w:pPr>
                              <w:pStyle w:val="Title"/>
                              <w:rPr>
                                <w:rFonts w:ascii="Gill Sans MT" w:hAnsi="Gill Sans MT"/>
                                <w:sz w:val="48"/>
                                <w:szCs w:val="48"/>
                              </w:rPr>
                            </w:pPr>
                          </w:p>
                          <w:p w14:paraId="1036C859" w14:textId="77777777" w:rsidR="00DD1610" w:rsidRDefault="00DD1610" w:rsidP="00BA27B0"/>
                          <w:p w14:paraId="20B0A958" w14:textId="77777777" w:rsidR="00DD1610" w:rsidRPr="001663ED" w:rsidRDefault="00DD1610" w:rsidP="00BA27B0">
                            <w:pPr>
                              <w:pStyle w:val="Title"/>
                              <w:rPr>
                                <w:rFonts w:ascii="Gill Sans MT" w:hAnsi="Gill Sans MT"/>
                                <w:sz w:val="48"/>
                                <w:szCs w:val="48"/>
                              </w:rPr>
                            </w:pPr>
                          </w:p>
                          <w:p w14:paraId="345D527C" w14:textId="77777777" w:rsidR="00DD1610" w:rsidRDefault="00DD1610" w:rsidP="00BA27B0"/>
                          <w:p w14:paraId="7B323DC1" w14:textId="77777777" w:rsidR="00DD1610" w:rsidRPr="001663ED" w:rsidRDefault="00DD1610" w:rsidP="00BA27B0">
                            <w:pPr>
                              <w:pStyle w:val="Title"/>
                              <w:rPr>
                                <w:rFonts w:ascii="Gill Sans MT" w:hAnsi="Gill Sans MT"/>
                                <w:sz w:val="48"/>
                                <w:szCs w:val="48"/>
                              </w:rPr>
                            </w:pPr>
                          </w:p>
                          <w:p w14:paraId="517805BB" w14:textId="77777777" w:rsidR="00DD1610" w:rsidRDefault="00DD1610" w:rsidP="00BA27B0"/>
                          <w:p w14:paraId="0480B114" w14:textId="77777777" w:rsidR="00DD1610" w:rsidRPr="001663ED" w:rsidRDefault="00DD1610" w:rsidP="00BA27B0">
                            <w:pPr>
                              <w:pStyle w:val="Title"/>
                              <w:rPr>
                                <w:rFonts w:ascii="Gill Sans MT" w:hAnsi="Gill Sans MT"/>
                                <w:sz w:val="48"/>
                                <w:szCs w:val="48"/>
                              </w:rPr>
                            </w:pPr>
                          </w:p>
                          <w:p w14:paraId="5815ED15" w14:textId="77777777" w:rsidR="00DD1610" w:rsidRDefault="00DD1610" w:rsidP="00BA27B0"/>
                          <w:p w14:paraId="5C352DE5" w14:textId="77777777" w:rsidR="00DD1610" w:rsidRPr="001663ED" w:rsidRDefault="00DD1610" w:rsidP="00BA27B0">
                            <w:pPr>
                              <w:pStyle w:val="Title"/>
                              <w:rPr>
                                <w:rFonts w:ascii="Gill Sans MT" w:hAnsi="Gill Sans MT"/>
                                <w:sz w:val="48"/>
                                <w:szCs w:val="48"/>
                              </w:rPr>
                            </w:pPr>
                          </w:p>
                          <w:p w14:paraId="7F2EA046" w14:textId="77777777" w:rsidR="00DD1610" w:rsidRDefault="00DD1610" w:rsidP="00BA27B0"/>
                          <w:p w14:paraId="3AC7A7D3" w14:textId="77777777" w:rsidR="00DD1610" w:rsidRPr="001663ED" w:rsidRDefault="00DD1610" w:rsidP="00BA27B0">
                            <w:pPr>
                              <w:pStyle w:val="Title"/>
                              <w:rPr>
                                <w:rFonts w:ascii="Gill Sans MT" w:hAnsi="Gill Sans MT"/>
                                <w:sz w:val="48"/>
                                <w:szCs w:val="48"/>
                              </w:rPr>
                            </w:pPr>
                          </w:p>
                          <w:p w14:paraId="187E1003" w14:textId="77777777" w:rsidR="00DD1610" w:rsidRDefault="00DD1610" w:rsidP="00BA27B0"/>
                          <w:p w14:paraId="37390C12" w14:textId="77777777" w:rsidR="00DD1610" w:rsidRPr="001663ED" w:rsidRDefault="00DD1610" w:rsidP="00BA27B0">
                            <w:pPr>
                              <w:pStyle w:val="Title"/>
                              <w:rPr>
                                <w:rFonts w:ascii="Gill Sans MT" w:hAnsi="Gill Sans MT"/>
                                <w:sz w:val="48"/>
                                <w:szCs w:val="48"/>
                              </w:rPr>
                            </w:pPr>
                          </w:p>
                          <w:p w14:paraId="2290E53C" w14:textId="77777777" w:rsidR="00DD1610" w:rsidRDefault="00DD1610" w:rsidP="00BA27B0"/>
                          <w:p w14:paraId="2BB6E858" w14:textId="77777777" w:rsidR="00DD1610" w:rsidRPr="001663ED" w:rsidRDefault="00DD1610" w:rsidP="00BA27B0">
                            <w:pPr>
                              <w:pStyle w:val="Title"/>
                              <w:rPr>
                                <w:rFonts w:ascii="Gill Sans MT" w:hAnsi="Gill Sans MT"/>
                                <w:sz w:val="48"/>
                                <w:szCs w:val="48"/>
                              </w:rPr>
                            </w:pPr>
                          </w:p>
                          <w:p w14:paraId="22FC3EA1" w14:textId="77777777" w:rsidR="00DD1610" w:rsidRDefault="00DD1610" w:rsidP="00BA27B0"/>
                          <w:p w14:paraId="41FB64FB" w14:textId="77777777" w:rsidR="00DD1610" w:rsidRPr="001663ED" w:rsidRDefault="00DD1610" w:rsidP="00BA27B0">
                            <w:pPr>
                              <w:pStyle w:val="Title"/>
                              <w:rPr>
                                <w:rFonts w:ascii="Gill Sans MT" w:hAnsi="Gill Sans MT"/>
                                <w:sz w:val="48"/>
                                <w:szCs w:val="48"/>
                              </w:rPr>
                            </w:pPr>
                          </w:p>
                          <w:p w14:paraId="645DB764" w14:textId="77777777" w:rsidR="00DD1610" w:rsidRDefault="00DD1610" w:rsidP="00BA27B0"/>
                          <w:p w14:paraId="7A5158BB" w14:textId="77777777" w:rsidR="00DD1610" w:rsidRPr="001663ED" w:rsidRDefault="00DD1610" w:rsidP="00BA27B0">
                            <w:pPr>
                              <w:pStyle w:val="Title"/>
                              <w:rPr>
                                <w:rFonts w:ascii="Gill Sans MT" w:hAnsi="Gill Sans MT"/>
                                <w:sz w:val="48"/>
                                <w:szCs w:val="48"/>
                              </w:rPr>
                            </w:pPr>
                          </w:p>
                          <w:p w14:paraId="1DC6033C" w14:textId="77777777" w:rsidR="00DD1610" w:rsidRDefault="00DD1610" w:rsidP="00BA27B0"/>
                          <w:p w14:paraId="5076CDAB" w14:textId="77777777" w:rsidR="00DD1610" w:rsidRPr="001663ED" w:rsidRDefault="00DD1610" w:rsidP="00BA27B0">
                            <w:pPr>
                              <w:pStyle w:val="Title"/>
                              <w:rPr>
                                <w:rFonts w:ascii="Gill Sans MT" w:hAnsi="Gill Sans MT"/>
                                <w:sz w:val="48"/>
                                <w:szCs w:val="48"/>
                              </w:rPr>
                            </w:pPr>
                          </w:p>
                          <w:p w14:paraId="78BCEDC9" w14:textId="77777777" w:rsidR="00DD1610" w:rsidRDefault="00DD1610" w:rsidP="00BA27B0"/>
                          <w:p w14:paraId="02FB41F7" w14:textId="77777777" w:rsidR="00DD1610" w:rsidRPr="001663ED" w:rsidRDefault="00DD1610" w:rsidP="00BA27B0">
                            <w:pPr>
                              <w:pStyle w:val="Title"/>
                              <w:rPr>
                                <w:rFonts w:ascii="Gill Sans MT" w:hAnsi="Gill Sans MT"/>
                                <w:sz w:val="48"/>
                                <w:szCs w:val="48"/>
                              </w:rPr>
                            </w:pPr>
                          </w:p>
                          <w:p w14:paraId="7C1E63A3" w14:textId="77777777" w:rsidR="00DD1610" w:rsidRDefault="00DD1610" w:rsidP="00BA27B0"/>
                          <w:p w14:paraId="34E16C4A" w14:textId="77777777" w:rsidR="00DD1610" w:rsidRPr="001663ED" w:rsidRDefault="00DD1610" w:rsidP="00BA27B0">
                            <w:pPr>
                              <w:pStyle w:val="Title"/>
                              <w:rPr>
                                <w:rFonts w:ascii="Gill Sans MT" w:hAnsi="Gill Sans MT"/>
                                <w:sz w:val="48"/>
                                <w:szCs w:val="48"/>
                              </w:rPr>
                            </w:pPr>
                          </w:p>
                          <w:p w14:paraId="4704180B" w14:textId="77777777" w:rsidR="00DD1610" w:rsidRDefault="00DD1610" w:rsidP="00BA27B0"/>
                          <w:p w14:paraId="031B2A94" w14:textId="77777777" w:rsidR="00DD1610" w:rsidRPr="001663ED" w:rsidRDefault="00DD1610" w:rsidP="00BA27B0">
                            <w:pPr>
                              <w:pStyle w:val="Title"/>
                              <w:rPr>
                                <w:rFonts w:ascii="Gill Sans MT" w:hAnsi="Gill Sans MT"/>
                                <w:sz w:val="48"/>
                                <w:szCs w:val="48"/>
                              </w:rPr>
                            </w:pPr>
                          </w:p>
                          <w:p w14:paraId="443D154E" w14:textId="77777777" w:rsidR="00DD1610" w:rsidRDefault="00DD1610" w:rsidP="00BA27B0"/>
                          <w:p w14:paraId="76672B40" w14:textId="77777777" w:rsidR="00DD1610" w:rsidRPr="001663ED" w:rsidRDefault="00DD1610" w:rsidP="00BA27B0">
                            <w:pPr>
                              <w:pStyle w:val="Title"/>
                              <w:rPr>
                                <w:rFonts w:ascii="Gill Sans MT" w:hAnsi="Gill Sans MT"/>
                                <w:sz w:val="48"/>
                                <w:szCs w:val="48"/>
                              </w:rPr>
                            </w:pPr>
                          </w:p>
                          <w:p w14:paraId="6EF325E4" w14:textId="77777777" w:rsidR="00DD1610" w:rsidRDefault="00DD1610" w:rsidP="00BA27B0"/>
                          <w:p w14:paraId="01018E8C" w14:textId="77777777" w:rsidR="00DD1610" w:rsidRPr="001663ED" w:rsidRDefault="00DD1610" w:rsidP="00BA27B0">
                            <w:pPr>
                              <w:pStyle w:val="Title"/>
                              <w:rPr>
                                <w:rFonts w:ascii="Gill Sans MT" w:hAnsi="Gill Sans MT"/>
                                <w:sz w:val="48"/>
                                <w:szCs w:val="48"/>
                              </w:rPr>
                            </w:pPr>
                          </w:p>
                          <w:p w14:paraId="33C647EF" w14:textId="77777777" w:rsidR="00DD1610" w:rsidRDefault="00DD1610" w:rsidP="00BA27B0"/>
                          <w:p w14:paraId="58C262B5" w14:textId="77777777" w:rsidR="00DD1610" w:rsidRPr="001663ED" w:rsidRDefault="00DD1610" w:rsidP="00BA27B0">
                            <w:pPr>
                              <w:pStyle w:val="Title"/>
                              <w:rPr>
                                <w:rFonts w:ascii="Gill Sans MT" w:hAnsi="Gill Sans MT"/>
                                <w:sz w:val="48"/>
                                <w:szCs w:val="48"/>
                              </w:rPr>
                            </w:pPr>
                          </w:p>
                          <w:p w14:paraId="345198A7" w14:textId="77777777" w:rsidR="00DD1610" w:rsidRDefault="00DD1610" w:rsidP="00BA27B0"/>
                          <w:p w14:paraId="395A0733" w14:textId="77777777" w:rsidR="00DD1610" w:rsidRPr="001663ED" w:rsidRDefault="00DD1610" w:rsidP="00BA27B0">
                            <w:pPr>
                              <w:pStyle w:val="Title"/>
                              <w:rPr>
                                <w:rFonts w:ascii="Gill Sans MT" w:hAnsi="Gill Sans MT"/>
                                <w:sz w:val="48"/>
                                <w:szCs w:val="48"/>
                              </w:rPr>
                            </w:pPr>
                          </w:p>
                          <w:p w14:paraId="4DD302C6" w14:textId="77777777" w:rsidR="00DD1610" w:rsidRDefault="00DD1610" w:rsidP="00BA27B0"/>
                          <w:p w14:paraId="331E3834" w14:textId="77777777" w:rsidR="00DD1610" w:rsidRPr="001663ED" w:rsidRDefault="00DD1610" w:rsidP="00BA27B0">
                            <w:pPr>
                              <w:pStyle w:val="Title"/>
                              <w:rPr>
                                <w:rFonts w:ascii="Gill Sans MT" w:hAnsi="Gill Sans MT"/>
                                <w:sz w:val="48"/>
                                <w:szCs w:val="48"/>
                              </w:rPr>
                            </w:pPr>
                          </w:p>
                          <w:p w14:paraId="295EE74D" w14:textId="77777777" w:rsidR="00DD1610" w:rsidRDefault="00DD1610" w:rsidP="00BA27B0"/>
                          <w:p w14:paraId="38DC4898" w14:textId="77777777" w:rsidR="00DD1610" w:rsidRPr="001663ED" w:rsidRDefault="00DD1610" w:rsidP="00BA27B0">
                            <w:pPr>
                              <w:pStyle w:val="Title"/>
                              <w:rPr>
                                <w:rFonts w:ascii="Gill Sans MT" w:hAnsi="Gill Sans MT"/>
                                <w:sz w:val="48"/>
                                <w:szCs w:val="48"/>
                              </w:rPr>
                            </w:pPr>
                          </w:p>
                          <w:p w14:paraId="75D9BDF7" w14:textId="77777777" w:rsidR="00DD1610" w:rsidRDefault="00DD1610" w:rsidP="00BA27B0"/>
                          <w:p w14:paraId="3D59A943" w14:textId="77777777" w:rsidR="00DD1610" w:rsidRPr="001663ED" w:rsidRDefault="00DD1610" w:rsidP="00BA27B0">
                            <w:pPr>
                              <w:pStyle w:val="Title"/>
                              <w:rPr>
                                <w:rFonts w:ascii="Gill Sans MT" w:hAnsi="Gill Sans MT"/>
                                <w:sz w:val="48"/>
                                <w:szCs w:val="48"/>
                              </w:rPr>
                            </w:pPr>
                          </w:p>
                          <w:p w14:paraId="33BF44FC" w14:textId="77777777" w:rsidR="00DD1610" w:rsidRDefault="00DD1610" w:rsidP="00BA27B0"/>
                          <w:p w14:paraId="4BC642A0" w14:textId="77777777" w:rsidR="00DD1610" w:rsidRPr="001663ED" w:rsidRDefault="00DD1610" w:rsidP="00BA27B0">
                            <w:pPr>
                              <w:pStyle w:val="Title"/>
                              <w:rPr>
                                <w:rFonts w:ascii="Gill Sans MT" w:hAnsi="Gill Sans MT"/>
                                <w:sz w:val="48"/>
                                <w:szCs w:val="48"/>
                              </w:rPr>
                            </w:pPr>
                          </w:p>
                          <w:p w14:paraId="0FF6CE1E" w14:textId="77777777" w:rsidR="00DD1610" w:rsidRDefault="00DD1610" w:rsidP="00BA27B0"/>
                          <w:p w14:paraId="0A4E0E26" w14:textId="77777777" w:rsidR="00DD1610" w:rsidRPr="001663ED" w:rsidRDefault="00DD1610" w:rsidP="00BA27B0">
                            <w:pPr>
                              <w:pStyle w:val="Title"/>
                              <w:rPr>
                                <w:rFonts w:ascii="Gill Sans MT" w:hAnsi="Gill Sans MT"/>
                                <w:sz w:val="48"/>
                                <w:szCs w:val="48"/>
                              </w:rPr>
                            </w:pPr>
                          </w:p>
                          <w:p w14:paraId="6F817296" w14:textId="77777777" w:rsidR="00DD1610" w:rsidRDefault="00DD1610" w:rsidP="00BA27B0"/>
                          <w:p w14:paraId="5415D9D4" w14:textId="77777777" w:rsidR="00DD1610" w:rsidRPr="001663ED" w:rsidRDefault="00DD1610" w:rsidP="00BA27B0">
                            <w:pPr>
                              <w:pStyle w:val="Title"/>
                              <w:rPr>
                                <w:rFonts w:ascii="Gill Sans MT" w:hAnsi="Gill Sans MT"/>
                                <w:sz w:val="48"/>
                                <w:szCs w:val="48"/>
                              </w:rPr>
                            </w:pPr>
                          </w:p>
                          <w:p w14:paraId="6552853C" w14:textId="77777777" w:rsidR="00DD1610" w:rsidRDefault="00DD1610" w:rsidP="00BA27B0"/>
                          <w:p w14:paraId="29CE4C3A" w14:textId="77777777" w:rsidR="00DD1610" w:rsidRPr="001663ED" w:rsidRDefault="00DD1610" w:rsidP="00BA27B0">
                            <w:pPr>
                              <w:pStyle w:val="Title"/>
                              <w:rPr>
                                <w:rFonts w:ascii="Gill Sans MT" w:hAnsi="Gill Sans MT"/>
                                <w:sz w:val="48"/>
                                <w:szCs w:val="48"/>
                              </w:rPr>
                            </w:pPr>
                          </w:p>
                          <w:p w14:paraId="6A4F2974" w14:textId="77777777" w:rsidR="00DD1610" w:rsidRDefault="00DD1610" w:rsidP="00BA27B0"/>
                          <w:p w14:paraId="79F645EB" w14:textId="77777777" w:rsidR="00DD1610" w:rsidRPr="001663ED" w:rsidRDefault="00DD1610" w:rsidP="00BA27B0">
                            <w:pPr>
                              <w:pStyle w:val="Title"/>
                              <w:rPr>
                                <w:rFonts w:ascii="Gill Sans MT" w:hAnsi="Gill Sans MT"/>
                                <w:sz w:val="48"/>
                                <w:szCs w:val="48"/>
                              </w:rPr>
                            </w:pPr>
                          </w:p>
                          <w:p w14:paraId="77E52F18" w14:textId="77777777" w:rsidR="00DD1610" w:rsidRDefault="00DD1610" w:rsidP="00BA27B0"/>
                          <w:p w14:paraId="2E4CAD1F" w14:textId="77777777" w:rsidR="00DD1610" w:rsidRPr="001663ED" w:rsidRDefault="00DD1610" w:rsidP="00BA27B0">
                            <w:pPr>
                              <w:pStyle w:val="Title"/>
                              <w:rPr>
                                <w:rFonts w:ascii="Gill Sans MT" w:hAnsi="Gill Sans MT"/>
                                <w:sz w:val="48"/>
                                <w:szCs w:val="48"/>
                              </w:rPr>
                            </w:pPr>
                          </w:p>
                          <w:p w14:paraId="4E9A4C69" w14:textId="77777777" w:rsidR="00DD1610" w:rsidRDefault="00DD1610" w:rsidP="00BA27B0"/>
                          <w:p w14:paraId="1072434C" w14:textId="77777777" w:rsidR="00DD1610" w:rsidRPr="001663ED" w:rsidRDefault="00DD1610" w:rsidP="00BA27B0">
                            <w:pPr>
                              <w:pStyle w:val="Title"/>
                              <w:rPr>
                                <w:rFonts w:ascii="Gill Sans MT" w:hAnsi="Gill Sans MT"/>
                                <w:sz w:val="48"/>
                                <w:szCs w:val="48"/>
                              </w:rPr>
                            </w:pPr>
                          </w:p>
                          <w:p w14:paraId="0A8C6459" w14:textId="77777777" w:rsidR="00DD1610" w:rsidRDefault="00DD1610" w:rsidP="00BA27B0"/>
                          <w:p w14:paraId="46F2647A" w14:textId="77777777" w:rsidR="00DD1610" w:rsidRPr="001663ED" w:rsidRDefault="00DD1610" w:rsidP="00BA27B0">
                            <w:pPr>
                              <w:pStyle w:val="Title"/>
                              <w:rPr>
                                <w:rFonts w:ascii="Gill Sans MT" w:hAnsi="Gill Sans MT"/>
                                <w:sz w:val="48"/>
                                <w:szCs w:val="48"/>
                              </w:rPr>
                            </w:pPr>
                          </w:p>
                          <w:p w14:paraId="5C05745C" w14:textId="77777777" w:rsidR="00DD1610" w:rsidRDefault="00DD1610" w:rsidP="00BA27B0"/>
                          <w:p w14:paraId="584DD7AB" w14:textId="77777777" w:rsidR="00DD1610" w:rsidRPr="001663ED" w:rsidRDefault="00DD1610" w:rsidP="00BA27B0">
                            <w:pPr>
                              <w:pStyle w:val="Title"/>
                              <w:rPr>
                                <w:rFonts w:ascii="Gill Sans MT" w:hAnsi="Gill Sans MT"/>
                                <w:sz w:val="48"/>
                                <w:szCs w:val="48"/>
                              </w:rPr>
                            </w:pPr>
                          </w:p>
                          <w:p w14:paraId="3D57AAB1" w14:textId="77777777" w:rsidR="00DD1610" w:rsidRDefault="00DD1610" w:rsidP="00BA27B0"/>
                          <w:p w14:paraId="673C0D88" w14:textId="77777777" w:rsidR="00DD1610" w:rsidRPr="001663ED" w:rsidRDefault="00DD1610" w:rsidP="00BA27B0">
                            <w:pPr>
                              <w:pStyle w:val="Title"/>
                              <w:rPr>
                                <w:rFonts w:ascii="Gill Sans MT" w:hAnsi="Gill Sans MT"/>
                                <w:sz w:val="48"/>
                                <w:szCs w:val="48"/>
                              </w:rPr>
                            </w:pPr>
                          </w:p>
                          <w:p w14:paraId="05E01452" w14:textId="77777777" w:rsidR="00DD1610" w:rsidRDefault="00DD1610" w:rsidP="00BA27B0"/>
                          <w:p w14:paraId="00782F36" w14:textId="77777777" w:rsidR="00DD1610" w:rsidRPr="001663ED" w:rsidRDefault="00DD1610" w:rsidP="00BA27B0">
                            <w:pPr>
                              <w:pStyle w:val="Title"/>
                              <w:rPr>
                                <w:rFonts w:ascii="Gill Sans MT" w:hAnsi="Gill Sans MT"/>
                                <w:sz w:val="48"/>
                                <w:szCs w:val="48"/>
                              </w:rPr>
                            </w:pPr>
                          </w:p>
                          <w:p w14:paraId="1DB7DE8B" w14:textId="77777777" w:rsidR="00DD1610" w:rsidRDefault="00DD1610" w:rsidP="00BA27B0"/>
                          <w:p w14:paraId="31E14F9E" w14:textId="77777777" w:rsidR="00DD1610" w:rsidRPr="001663ED" w:rsidRDefault="00DD1610" w:rsidP="00BA27B0">
                            <w:pPr>
                              <w:pStyle w:val="Title"/>
                              <w:rPr>
                                <w:rFonts w:ascii="Gill Sans MT" w:hAnsi="Gill Sans MT"/>
                                <w:sz w:val="48"/>
                                <w:szCs w:val="48"/>
                              </w:rPr>
                            </w:pPr>
                          </w:p>
                          <w:p w14:paraId="2BB82C91" w14:textId="77777777" w:rsidR="00DD1610" w:rsidRDefault="00DD1610" w:rsidP="00BA27B0"/>
                          <w:p w14:paraId="53926F6F" w14:textId="77777777" w:rsidR="00DD1610" w:rsidRPr="001663ED" w:rsidRDefault="00DD1610" w:rsidP="00BA27B0">
                            <w:pPr>
                              <w:pStyle w:val="Title"/>
                              <w:rPr>
                                <w:rFonts w:ascii="Gill Sans MT" w:hAnsi="Gill Sans MT"/>
                                <w:sz w:val="48"/>
                                <w:szCs w:val="48"/>
                              </w:rPr>
                            </w:pPr>
                          </w:p>
                          <w:p w14:paraId="33C9D2B9" w14:textId="77777777" w:rsidR="00DD1610" w:rsidRDefault="00DD1610" w:rsidP="00BA27B0"/>
                          <w:p w14:paraId="60A5D9D3" w14:textId="77777777" w:rsidR="00DD1610" w:rsidRPr="001663ED" w:rsidRDefault="00DD1610" w:rsidP="00BA27B0">
                            <w:pPr>
                              <w:pStyle w:val="Title"/>
                              <w:rPr>
                                <w:rFonts w:ascii="Gill Sans MT" w:hAnsi="Gill Sans MT"/>
                                <w:sz w:val="48"/>
                                <w:szCs w:val="48"/>
                              </w:rPr>
                            </w:pPr>
                          </w:p>
                          <w:p w14:paraId="55A24C97" w14:textId="77777777" w:rsidR="00DD1610" w:rsidRDefault="00DD1610" w:rsidP="00BA27B0"/>
                          <w:p w14:paraId="4E612DFF" w14:textId="77777777" w:rsidR="00DD1610" w:rsidRPr="001663ED" w:rsidRDefault="00DD1610" w:rsidP="00BA27B0">
                            <w:pPr>
                              <w:pStyle w:val="Title"/>
                              <w:rPr>
                                <w:rFonts w:ascii="Gill Sans MT" w:hAnsi="Gill Sans MT"/>
                                <w:sz w:val="48"/>
                                <w:szCs w:val="48"/>
                              </w:rPr>
                            </w:pPr>
                          </w:p>
                          <w:p w14:paraId="012E741F" w14:textId="77777777" w:rsidR="00DD1610" w:rsidRDefault="00DD1610" w:rsidP="00BA27B0"/>
                          <w:p w14:paraId="6E296CA0" w14:textId="77777777" w:rsidR="00DD1610" w:rsidRPr="001663ED" w:rsidRDefault="00DD1610" w:rsidP="00BA27B0">
                            <w:pPr>
                              <w:pStyle w:val="Title"/>
                              <w:rPr>
                                <w:rFonts w:ascii="Gill Sans MT" w:hAnsi="Gill Sans MT"/>
                                <w:sz w:val="48"/>
                                <w:szCs w:val="48"/>
                              </w:rPr>
                            </w:pPr>
                          </w:p>
                          <w:p w14:paraId="46392C23" w14:textId="77777777" w:rsidR="00DD1610" w:rsidRDefault="00DD1610" w:rsidP="00BA27B0"/>
                          <w:p w14:paraId="1A5F2364" w14:textId="77777777" w:rsidR="00DD1610" w:rsidRPr="001663ED" w:rsidRDefault="00DD1610" w:rsidP="00BA27B0">
                            <w:pPr>
                              <w:pStyle w:val="Title"/>
                              <w:rPr>
                                <w:rFonts w:ascii="Gill Sans MT" w:hAnsi="Gill Sans MT"/>
                                <w:sz w:val="48"/>
                                <w:szCs w:val="48"/>
                              </w:rPr>
                            </w:pPr>
                          </w:p>
                          <w:p w14:paraId="4EDD83A7" w14:textId="77777777" w:rsidR="00DD1610" w:rsidRDefault="00DD1610" w:rsidP="00BA27B0"/>
                          <w:p w14:paraId="23106CB8" w14:textId="77777777" w:rsidR="00DD1610" w:rsidRPr="001663ED" w:rsidRDefault="00DD1610" w:rsidP="00BA27B0">
                            <w:pPr>
                              <w:pStyle w:val="Title"/>
                              <w:rPr>
                                <w:rFonts w:ascii="Gill Sans MT" w:hAnsi="Gill Sans MT"/>
                                <w:sz w:val="48"/>
                                <w:szCs w:val="48"/>
                              </w:rPr>
                            </w:pPr>
                          </w:p>
                          <w:p w14:paraId="48279A85" w14:textId="77777777" w:rsidR="00DD1610" w:rsidRDefault="00DD1610" w:rsidP="00BA27B0"/>
                          <w:p w14:paraId="325FCBB1" w14:textId="77777777" w:rsidR="00DD1610" w:rsidRPr="001663ED" w:rsidRDefault="00DD1610" w:rsidP="00BA27B0">
                            <w:pPr>
                              <w:pStyle w:val="Title"/>
                              <w:rPr>
                                <w:rFonts w:ascii="Gill Sans MT" w:hAnsi="Gill Sans MT"/>
                                <w:sz w:val="48"/>
                                <w:szCs w:val="48"/>
                              </w:rPr>
                            </w:pPr>
                          </w:p>
                          <w:p w14:paraId="201603F1" w14:textId="77777777" w:rsidR="00DD1610" w:rsidRDefault="00DD1610" w:rsidP="00BA27B0"/>
                          <w:p w14:paraId="07A208B3" w14:textId="77777777" w:rsidR="00DD1610" w:rsidRPr="001663ED" w:rsidRDefault="00DD1610" w:rsidP="00BA27B0">
                            <w:pPr>
                              <w:pStyle w:val="Title"/>
                              <w:rPr>
                                <w:rFonts w:ascii="Gill Sans MT" w:hAnsi="Gill Sans MT"/>
                                <w:sz w:val="48"/>
                                <w:szCs w:val="48"/>
                              </w:rPr>
                            </w:pPr>
                          </w:p>
                          <w:p w14:paraId="6E346DD4" w14:textId="77777777" w:rsidR="00DD1610" w:rsidRDefault="00DD1610" w:rsidP="00BA27B0"/>
                          <w:p w14:paraId="6C663DB2" w14:textId="77777777" w:rsidR="00DD1610" w:rsidRPr="001663ED" w:rsidRDefault="00DD1610" w:rsidP="00BA27B0">
                            <w:pPr>
                              <w:pStyle w:val="Title"/>
                              <w:rPr>
                                <w:rFonts w:ascii="Gill Sans MT" w:hAnsi="Gill Sans MT"/>
                                <w:sz w:val="48"/>
                                <w:szCs w:val="48"/>
                              </w:rPr>
                            </w:pPr>
                          </w:p>
                          <w:p w14:paraId="2959D438" w14:textId="77777777" w:rsidR="00DD1610" w:rsidRDefault="00DD1610" w:rsidP="00BA27B0"/>
                          <w:p w14:paraId="762F3A3D" w14:textId="77777777" w:rsidR="00DD1610" w:rsidRPr="001663ED" w:rsidRDefault="00DD1610" w:rsidP="00BA27B0">
                            <w:pPr>
                              <w:pStyle w:val="Title"/>
                              <w:rPr>
                                <w:rFonts w:ascii="Gill Sans MT" w:hAnsi="Gill Sans MT"/>
                                <w:sz w:val="48"/>
                                <w:szCs w:val="48"/>
                              </w:rPr>
                            </w:pPr>
                          </w:p>
                          <w:p w14:paraId="0CDA2475" w14:textId="77777777" w:rsidR="00DD1610" w:rsidRDefault="00DD1610" w:rsidP="00BA27B0"/>
                          <w:p w14:paraId="27B55E5E" w14:textId="77777777" w:rsidR="00DD1610" w:rsidRPr="001663ED" w:rsidRDefault="00DD1610" w:rsidP="00BA27B0">
                            <w:pPr>
                              <w:pStyle w:val="Title"/>
                              <w:rPr>
                                <w:rFonts w:ascii="Gill Sans MT" w:hAnsi="Gill Sans MT"/>
                                <w:sz w:val="48"/>
                                <w:szCs w:val="48"/>
                              </w:rPr>
                            </w:pPr>
                          </w:p>
                          <w:p w14:paraId="73F20906" w14:textId="77777777" w:rsidR="00DD1610" w:rsidRDefault="00DD1610" w:rsidP="00BA27B0"/>
                          <w:p w14:paraId="275112F5" w14:textId="77777777" w:rsidR="00DD1610" w:rsidRPr="001663ED" w:rsidRDefault="00DD1610" w:rsidP="00BA27B0">
                            <w:pPr>
                              <w:pStyle w:val="Title"/>
                              <w:rPr>
                                <w:rFonts w:ascii="Gill Sans MT" w:hAnsi="Gill Sans MT"/>
                                <w:sz w:val="48"/>
                                <w:szCs w:val="48"/>
                              </w:rPr>
                            </w:pPr>
                          </w:p>
                          <w:p w14:paraId="6C510A82" w14:textId="77777777" w:rsidR="00DD1610" w:rsidRDefault="00DD1610" w:rsidP="00BA27B0"/>
                          <w:p w14:paraId="7C0CFE55" w14:textId="77777777" w:rsidR="00DD1610" w:rsidRPr="001663ED" w:rsidRDefault="00DD1610" w:rsidP="00BA27B0">
                            <w:pPr>
                              <w:pStyle w:val="Title"/>
                              <w:rPr>
                                <w:rFonts w:ascii="Gill Sans MT" w:hAnsi="Gill Sans MT"/>
                                <w:sz w:val="48"/>
                                <w:szCs w:val="48"/>
                              </w:rPr>
                            </w:pPr>
                          </w:p>
                          <w:p w14:paraId="1985EC4E" w14:textId="77777777" w:rsidR="00DD1610" w:rsidRDefault="00DD1610" w:rsidP="00BA27B0"/>
                          <w:p w14:paraId="41C735B1" w14:textId="77777777" w:rsidR="00DD1610" w:rsidRPr="001663ED" w:rsidRDefault="00DD1610" w:rsidP="00BA27B0">
                            <w:pPr>
                              <w:pStyle w:val="Title"/>
                              <w:rPr>
                                <w:rFonts w:ascii="Gill Sans MT" w:hAnsi="Gill Sans MT"/>
                                <w:sz w:val="48"/>
                                <w:szCs w:val="48"/>
                              </w:rPr>
                            </w:pPr>
                          </w:p>
                          <w:p w14:paraId="12639A79" w14:textId="77777777" w:rsidR="00DD1610" w:rsidRDefault="00DD1610" w:rsidP="00BA27B0"/>
                          <w:p w14:paraId="1229DF43" w14:textId="77777777" w:rsidR="00DD1610" w:rsidRPr="001663ED" w:rsidRDefault="00DD1610" w:rsidP="00BA27B0">
                            <w:pPr>
                              <w:pStyle w:val="Title"/>
                              <w:rPr>
                                <w:rFonts w:ascii="Gill Sans MT" w:hAnsi="Gill Sans MT"/>
                                <w:sz w:val="48"/>
                                <w:szCs w:val="48"/>
                              </w:rPr>
                            </w:pPr>
                          </w:p>
                          <w:p w14:paraId="6B66D5DE" w14:textId="77777777" w:rsidR="00DD1610" w:rsidRDefault="00DD1610" w:rsidP="00BA27B0"/>
                          <w:p w14:paraId="63279F41" w14:textId="77777777" w:rsidR="00DD1610" w:rsidRPr="001663ED" w:rsidRDefault="00DD1610" w:rsidP="00BA27B0">
                            <w:pPr>
                              <w:pStyle w:val="Title"/>
                              <w:rPr>
                                <w:rFonts w:ascii="Gill Sans MT" w:hAnsi="Gill Sans MT"/>
                                <w:sz w:val="48"/>
                                <w:szCs w:val="48"/>
                              </w:rPr>
                            </w:pPr>
                          </w:p>
                          <w:p w14:paraId="02157954" w14:textId="77777777" w:rsidR="00DD1610" w:rsidRDefault="00DD1610" w:rsidP="00BA27B0"/>
                          <w:p w14:paraId="0CDC3089" w14:textId="77777777" w:rsidR="00DD1610" w:rsidRPr="001663ED" w:rsidRDefault="00DD1610" w:rsidP="00BA27B0">
                            <w:pPr>
                              <w:pStyle w:val="Title"/>
                              <w:rPr>
                                <w:rFonts w:ascii="Gill Sans MT" w:hAnsi="Gill Sans MT"/>
                                <w:sz w:val="48"/>
                                <w:szCs w:val="48"/>
                              </w:rPr>
                            </w:pPr>
                          </w:p>
                          <w:p w14:paraId="763EA0E8" w14:textId="77777777" w:rsidR="00DD1610" w:rsidRDefault="00DD1610" w:rsidP="00BA27B0"/>
                          <w:p w14:paraId="5BAFCA66" w14:textId="77777777" w:rsidR="00DD1610" w:rsidRPr="001663ED" w:rsidRDefault="00DD1610" w:rsidP="00BA27B0">
                            <w:pPr>
                              <w:pStyle w:val="Title"/>
                              <w:rPr>
                                <w:rFonts w:ascii="Gill Sans MT" w:hAnsi="Gill Sans MT"/>
                                <w:sz w:val="48"/>
                                <w:szCs w:val="48"/>
                              </w:rPr>
                            </w:pPr>
                          </w:p>
                          <w:p w14:paraId="01F48BCB" w14:textId="77777777" w:rsidR="00DD1610" w:rsidRDefault="00DD1610" w:rsidP="00BA27B0"/>
                          <w:p w14:paraId="1DA38AF8" w14:textId="77777777" w:rsidR="00DD1610" w:rsidRPr="001663ED" w:rsidRDefault="00DD1610" w:rsidP="00BA27B0">
                            <w:pPr>
                              <w:pStyle w:val="Title"/>
                              <w:rPr>
                                <w:rFonts w:ascii="Gill Sans MT" w:hAnsi="Gill Sans MT"/>
                                <w:sz w:val="48"/>
                                <w:szCs w:val="48"/>
                              </w:rPr>
                            </w:pPr>
                          </w:p>
                          <w:p w14:paraId="2617039F" w14:textId="77777777" w:rsidR="00DD1610" w:rsidRDefault="00DD1610" w:rsidP="00BA27B0"/>
                          <w:p w14:paraId="5BF2A5BB" w14:textId="77777777" w:rsidR="00DD1610" w:rsidRPr="001663ED" w:rsidRDefault="00DD1610" w:rsidP="00BA27B0">
                            <w:pPr>
                              <w:pStyle w:val="Title"/>
                              <w:rPr>
                                <w:rFonts w:ascii="Gill Sans MT" w:hAnsi="Gill Sans MT"/>
                                <w:sz w:val="48"/>
                                <w:szCs w:val="48"/>
                              </w:rPr>
                            </w:pPr>
                          </w:p>
                          <w:p w14:paraId="06CCCEE7" w14:textId="77777777" w:rsidR="00DD1610" w:rsidRDefault="00DD1610" w:rsidP="00BA27B0"/>
                          <w:p w14:paraId="7A2A30D5" w14:textId="77777777" w:rsidR="00DD1610" w:rsidRPr="001663ED" w:rsidRDefault="00DD1610" w:rsidP="00BA27B0">
                            <w:pPr>
                              <w:pStyle w:val="Title"/>
                              <w:rPr>
                                <w:rFonts w:ascii="Gill Sans MT" w:hAnsi="Gill Sans MT"/>
                                <w:sz w:val="48"/>
                                <w:szCs w:val="48"/>
                              </w:rPr>
                            </w:pPr>
                          </w:p>
                          <w:p w14:paraId="3FA04F12" w14:textId="77777777" w:rsidR="00DD1610" w:rsidRDefault="00DD1610" w:rsidP="00BA27B0"/>
                          <w:p w14:paraId="04062A67" w14:textId="77777777" w:rsidR="00DD1610" w:rsidRPr="001663ED" w:rsidRDefault="00DD1610" w:rsidP="00BA27B0">
                            <w:pPr>
                              <w:pStyle w:val="Title"/>
                              <w:rPr>
                                <w:rFonts w:ascii="Gill Sans MT" w:hAnsi="Gill Sans MT"/>
                                <w:sz w:val="48"/>
                                <w:szCs w:val="48"/>
                              </w:rPr>
                            </w:pPr>
                          </w:p>
                          <w:p w14:paraId="7B95621E" w14:textId="77777777" w:rsidR="00DD1610" w:rsidRDefault="00DD1610" w:rsidP="00BA27B0"/>
                          <w:p w14:paraId="2CE21BA6" w14:textId="77777777" w:rsidR="00DD1610" w:rsidRPr="001663ED" w:rsidRDefault="00DD1610" w:rsidP="00BA27B0">
                            <w:pPr>
                              <w:pStyle w:val="Title"/>
                              <w:rPr>
                                <w:rFonts w:ascii="Gill Sans MT" w:hAnsi="Gill Sans MT"/>
                                <w:sz w:val="48"/>
                                <w:szCs w:val="48"/>
                              </w:rPr>
                            </w:pPr>
                          </w:p>
                          <w:p w14:paraId="794B87CB" w14:textId="77777777" w:rsidR="00DD1610" w:rsidRDefault="00DD1610" w:rsidP="00BA27B0"/>
                          <w:p w14:paraId="61A56470" w14:textId="77777777" w:rsidR="00DD1610" w:rsidRPr="001663ED" w:rsidRDefault="00DD1610" w:rsidP="00BA27B0">
                            <w:pPr>
                              <w:pStyle w:val="Title"/>
                              <w:rPr>
                                <w:rFonts w:ascii="Gill Sans MT" w:hAnsi="Gill Sans MT"/>
                                <w:sz w:val="48"/>
                                <w:szCs w:val="48"/>
                              </w:rPr>
                            </w:pPr>
                          </w:p>
                          <w:p w14:paraId="210B19E5" w14:textId="77777777" w:rsidR="00DD1610" w:rsidRDefault="00DD1610" w:rsidP="00BA27B0"/>
                          <w:p w14:paraId="41ED2DAC" w14:textId="77777777" w:rsidR="00DD1610" w:rsidRPr="001663ED" w:rsidRDefault="00DD1610" w:rsidP="00BA27B0">
                            <w:pPr>
                              <w:pStyle w:val="Title"/>
                              <w:rPr>
                                <w:rFonts w:ascii="Gill Sans MT" w:hAnsi="Gill Sans MT"/>
                                <w:sz w:val="48"/>
                                <w:szCs w:val="48"/>
                              </w:rPr>
                            </w:pPr>
                          </w:p>
                          <w:p w14:paraId="42FE0443" w14:textId="77777777" w:rsidR="00DD1610" w:rsidRDefault="00DD1610" w:rsidP="00BA27B0"/>
                          <w:p w14:paraId="25F663F2" w14:textId="77777777" w:rsidR="00DD1610" w:rsidRPr="001663ED" w:rsidRDefault="00DD1610" w:rsidP="00BA27B0">
                            <w:pPr>
                              <w:pStyle w:val="Title"/>
                              <w:rPr>
                                <w:rFonts w:ascii="Gill Sans MT" w:hAnsi="Gill Sans MT"/>
                                <w:sz w:val="48"/>
                                <w:szCs w:val="48"/>
                              </w:rPr>
                            </w:pPr>
                          </w:p>
                          <w:p w14:paraId="7864FA13" w14:textId="77777777" w:rsidR="00DD1610" w:rsidRDefault="00DD1610" w:rsidP="00BA27B0"/>
                          <w:p w14:paraId="54DAAFD3" w14:textId="77777777" w:rsidR="00DD1610" w:rsidRPr="001663ED" w:rsidRDefault="00DD1610" w:rsidP="00BA27B0">
                            <w:pPr>
                              <w:pStyle w:val="Title"/>
                              <w:rPr>
                                <w:rFonts w:ascii="Gill Sans MT" w:hAnsi="Gill Sans MT"/>
                                <w:sz w:val="48"/>
                                <w:szCs w:val="48"/>
                              </w:rPr>
                            </w:pPr>
                          </w:p>
                          <w:p w14:paraId="6498147B" w14:textId="77777777" w:rsidR="00DD1610" w:rsidRDefault="00DD1610" w:rsidP="00BA27B0"/>
                          <w:p w14:paraId="3956A2ED" w14:textId="77777777" w:rsidR="00DD1610" w:rsidRPr="001663ED" w:rsidRDefault="00DD1610" w:rsidP="00BA27B0">
                            <w:pPr>
                              <w:pStyle w:val="Title"/>
                              <w:rPr>
                                <w:rFonts w:ascii="Gill Sans MT" w:hAnsi="Gill Sans MT"/>
                                <w:sz w:val="48"/>
                                <w:szCs w:val="48"/>
                              </w:rPr>
                            </w:pPr>
                          </w:p>
                          <w:p w14:paraId="4BB53BAF" w14:textId="77777777" w:rsidR="00DD1610" w:rsidRDefault="00DD1610" w:rsidP="00BA27B0"/>
                          <w:p w14:paraId="02BF7D66" w14:textId="77777777" w:rsidR="00DD1610" w:rsidRPr="001663ED" w:rsidRDefault="00DD1610" w:rsidP="00BA27B0">
                            <w:pPr>
                              <w:pStyle w:val="Title"/>
                              <w:rPr>
                                <w:rFonts w:ascii="Gill Sans MT" w:hAnsi="Gill Sans MT"/>
                                <w:sz w:val="48"/>
                                <w:szCs w:val="48"/>
                              </w:rPr>
                            </w:pPr>
                          </w:p>
                          <w:p w14:paraId="073A56D9" w14:textId="77777777" w:rsidR="00DD1610" w:rsidRDefault="00DD1610" w:rsidP="00BA27B0"/>
                          <w:p w14:paraId="64227D6D" w14:textId="77777777" w:rsidR="00DD1610" w:rsidRPr="001663ED" w:rsidRDefault="00DD1610" w:rsidP="00BA27B0">
                            <w:pPr>
                              <w:pStyle w:val="Title"/>
                              <w:rPr>
                                <w:rFonts w:ascii="Gill Sans MT" w:hAnsi="Gill Sans MT"/>
                                <w:sz w:val="48"/>
                                <w:szCs w:val="48"/>
                              </w:rPr>
                            </w:pPr>
                          </w:p>
                          <w:p w14:paraId="1A32B115" w14:textId="77777777" w:rsidR="00DD1610" w:rsidRDefault="00DD1610" w:rsidP="00BA27B0"/>
                          <w:p w14:paraId="25C02BCD" w14:textId="77777777" w:rsidR="00DD1610" w:rsidRPr="001663ED" w:rsidRDefault="00DD1610" w:rsidP="00BA27B0">
                            <w:pPr>
                              <w:pStyle w:val="Title"/>
                              <w:rPr>
                                <w:rFonts w:ascii="Gill Sans MT" w:hAnsi="Gill Sans MT"/>
                                <w:sz w:val="48"/>
                                <w:szCs w:val="48"/>
                              </w:rPr>
                            </w:pPr>
                          </w:p>
                          <w:p w14:paraId="585D21A7" w14:textId="77777777" w:rsidR="00DD1610" w:rsidRDefault="00DD1610" w:rsidP="00BA27B0"/>
                          <w:p w14:paraId="07E0D6C4" w14:textId="77777777" w:rsidR="00DD1610" w:rsidRPr="001663ED" w:rsidRDefault="00DD1610" w:rsidP="00BA27B0">
                            <w:pPr>
                              <w:pStyle w:val="Title"/>
                              <w:rPr>
                                <w:rFonts w:ascii="Gill Sans MT" w:hAnsi="Gill Sans MT"/>
                                <w:sz w:val="48"/>
                                <w:szCs w:val="48"/>
                              </w:rPr>
                            </w:pPr>
                          </w:p>
                          <w:p w14:paraId="579BE189" w14:textId="77777777" w:rsidR="00DD1610" w:rsidRDefault="00DD1610" w:rsidP="00BA27B0"/>
                          <w:p w14:paraId="122837CA" w14:textId="77777777" w:rsidR="00DD1610" w:rsidRPr="001663ED" w:rsidRDefault="00DD1610" w:rsidP="00BA27B0">
                            <w:pPr>
                              <w:pStyle w:val="Title"/>
                              <w:rPr>
                                <w:rFonts w:ascii="Gill Sans MT" w:hAnsi="Gill Sans MT"/>
                                <w:sz w:val="48"/>
                                <w:szCs w:val="48"/>
                              </w:rPr>
                            </w:pPr>
                          </w:p>
                          <w:p w14:paraId="2BF0ECE4" w14:textId="77777777" w:rsidR="00DD1610" w:rsidRDefault="00DD1610" w:rsidP="00BA27B0"/>
                          <w:p w14:paraId="54BCBC9F" w14:textId="77777777" w:rsidR="00DD1610" w:rsidRPr="001663ED" w:rsidRDefault="00DD1610" w:rsidP="00BA27B0">
                            <w:pPr>
                              <w:pStyle w:val="Title"/>
                              <w:rPr>
                                <w:rFonts w:ascii="Gill Sans MT" w:hAnsi="Gill Sans MT"/>
                                <w:sz w:val="48"/>
                                <w:szCs w:val="48"/>
                              </w:rPr>
                            </w:pPr>
                          </w:p>
                          <w:p w14:paraId="679CF8C6" w14:textId="77777777" w:rsidR="00DD1610" w:rsidRDefault="00DD1610" w:rsidP="00BA27B0"/>
                          <w:p w14:paraId="0C00BC0B" w14:textId="77777777" w:rsidR="00DD1610" w:rsidRPr="001663ED" w:rsidRDefault="00DD1610" w:rsidP="00BA27B0">
                            <w:pPr>
                              <w:pStyle w:val="Title"/>
                              <w:rPr>
                                <w:rFonts w:ascii="Gill Sans MT" w:hAnsi="Gill Sans MT"/>
                                <w:sz w:val="48"/>
                                <w:szCs w:val="48"/>
                              </w:rPr>
                            </w:pPr>
                          </w:p>
                          <w:p w14:paraId="133AABFE" w14:textId="77777777" w:rsidR="00DD1610" w:rsidRDefault="00DD1610" w:rsidP="00BA27B0"/>
                          <w:p w14:paraId="4CE4F961" w14:textId="77777777" w:rsidR="00DD1610" w:rsidRPr="001663ED" w:rsidRDefault="00DD1610" w:rsidP="00BA27B0">
                            <w:pPr>
                              <w:pStyle w:val="Title"/>
                              <w:rPr>
                                <w:rFonts w:ascii="Gill Sans MT" w:hAnsi="Gill Sans MT"/>
                                <w:sz w:val="48"/>
                                <w:szCs w:val="48"/>
                              </w:rPr>
                            </w:pPr>
                          </w:p>
                          <w:p w14:paraId="073FCA5F" w14:textId="77777777" w:rsidR="00DD1610" w:rsidRDefault="00DD1610" w:rsidP="00BA27B0"/>
                          <w:p w14:paraId="3543409B" w14:textId="77777777" w:rsidR="00DD1610" w:rsidRPr="001663ED" w:rsidRDefault="00DD1610" w:rsidP="00BA27B0">
                            <w:pPr>
                              <w:pStyle w:val="Title"/>
                              <w:rPr>
                                <w:rFonts w:ascii="Gill Sans MT" w:hAnsi="Gill Sans MT"/>
                                <w:sz w:val="48"/>
                                <w:szCs w:val="48"/>
                              </w:rPr>
                            </w:pPr>
                          </w:p>
                          <w:p w14:paraId="70124695" w14:textId="77777777" w:rsidR="00DD1610" w:rsidRDefault="00DD1610" w:rsidP="00BA27B0"/>
                          <w:p w14:paraId="082ABEE3" w14:textId="77777777" w:rsidR="00DD1610" w:rsidRPr="001663ED" w:rsidRDefault="00DD1610" w:rsidP="00BA27B0">
                            <w:pPr>
                              <w:pStyle w:val="Title"/>
                              <w:rPr>
                                <w:rFonts w:ascii="Gill Sans MT" w:hAnsi="Gill Sans MT"/>
                                <w:sz w:val="48"/>
                                <w:szCs w:val="48"/>
                              </w:rPr>
                            </w:pPr>
                          </w:p>
                          <w:p w14:paraId="6AE9CE93" w14:textId="77777777" w:rsidR="00DD1610" w:rsidRDefault="00DD1610" w:rsidP="00BA27B0"/>
                          <w:p w14:paraId="26A6BB84" w14:textId="77777777" w:rsidR="00DD1610" w:rsidRPr="001663ED" w:rsidRDefault="00DD1610" w:rsidP="00BA27B0">
                            <w:pPr>
                              <w:pStyle w:val="Title"/>
                              <w:rPr>
                                <w:rFonts w:ascii="Gill Sans MT" w:hAnsi="Gill Sans MT"/>
                                <w:sz w:val="48"/>
                                <w:szCs w:val="48"/>
                              </w:rPr>
                            </w:pPr>
                          </w:p>
                          <w:p w14:paraId="65746FD2" w14:textId="77777777" w:rsidR="00DD1610" w:rsidRDefault="00DD1610" w:rsidP="00BA27B0"/>
                          <w:p w14:paraId="3EF2C652" w14:textId="77777777" w:rsidR="00DD1610" w:rsidRPr="001663ED" w:rsidRDefault="00DD1610" w:rsidP="00BA27B0">
                            <w:pPr>
                              <w:pStyle w:val="Title"/>
                              <w:rPr>
                                <w:rFonts w:ascii="Gill Sans MT" w:hAnsi="Gill Sans MT"/>
                                <w:sz w:val="48"/>
                                <w:szCs w:val="48"/>
                              </w:rPr>
                            </w:pPr>
                          </w:p>
                          <w:p w14:paraId="02AF1B5F" w14:textId="77777777" w:rsidR="00DD1610" w:rsidRDefault="00DD1610" w:rsidP="00BA27B0"/>
                          <w:p w14:paraId="12B9CE5A" w14:textId="77777777" w:rsidR="00DD1610" w:rsidRPr="001663ED" w:rsidRDefault="00DD1610" w:rsidP="00BA27B0">
                            <w:pPr>
                              <w:pStyle w:val="Title"/>
                              <w:rPr>
                                <w:rFonts w:ascii="Gill Sans MT" w:hAnsi="Gill Sans MT"/>
                                <w:sz w:val="48"/>
                                <w:szCs w:val="48"/>
                              </w:rPr>
                            </w:pPr>
                          </w:p>
                          <w:p w14:paraId="7D2E0712" w14:textId="77777777" w:rsidR="00DD1610" w:rsidRDefault="00DD1610" w:rsidP="00BA27B0"/>
                          <w:p w14:paraId="69D22D1B" w14:textId="77777777" w:rsidR="00DD1610" w:rsidRPr="001663ED" w:rsidRDefault="00DD1610" w:rsidP="00BA27B0">
                            <w:pPr>
                              <w:pStyle w:val="Title"/>
                              <w:rPr>
                                <w:rFonts w:ascii="Gill Sans MT" w:hAnsi="Gill Sans MT"/>
                                <w:sz w:val="48"/>
                                <w:szCs w:val="48"/>
                              </w:rPr>
                            </w:pPr>
                          </w:p>
                          <w:p w14:paraId="3F19507B" w14:textId="77777777" w:rsidR="00DD1610" w:rsidRDefault="00DD1610" w:rsidP="00BA27B0"/>
                          <w:p w14:paraId="49315932" w14:textId="77777777" w:rsidR="00DD1610" w:rsidRPr="001663ED" w:rsidRDefault="00DD1610" w:rsidP="00BA27B0">
                            <w:pPr>
                              <w:pStyle w:val="Title"/>
                              <w:rPr>
                                <w:rFonts w:ascii="Gill Sans MT" w:hAnsi="Gill Sans MT"/>
                                <w:sz w:val="48"/>
                                <w:szCs w:val="48"/>
                              </w:rPr>
                            </w:pPr>
                          </w:p>
                          <w:p w14:paraId="0537BD31" w14:textId="77777777" w:rsidR="00DD1610" w:rsidRDefault="00DD1610" w:rsidP="00BA27B0"/>
                          <w:p w14:paraId="4661B51A" w14:textId="77777777" w:rsidR="00DD1610" w:rsidRPr="001663ED" w:rsidRDefault="00DD1610" w:rsidP="00BA27B0">
                            <w:pPr>
                              <w:pStyle w:val="Title"/>
                              <w:rPr>
                                <w:rFonts w:ascii="Gill Sans MT" w:hAnsi="Gill Sans MT"/>
                                <w:sz w:val="48"/>
                                <w:szCs w:val="48"/>
                              </w:rPr>
                            </w:pPr>
                          </w:p>
                          <w:p w14:paraId="2D6D780B" w14:textId="77777777" w:rsidR="00DD1610" w:rsidRDefault="00DD1610" w:rsidP="00BA27B0"/>
                          <w:p w14:paraId="5BA3106A" w14:textId="77777777" w:rsidR="00DD1610" w:rsidRPr="001663ED" w:rsidRDefault="00DD1610" w:rsidP="00BA27B0">
                            <w:pPr>
                              <w:pStyle w:val="Title"/>
                              <w:rPr>
                                <w:rFonts w:ascii="Gill Sans MT" w:hAnsi="Gill Sans MT"/>
                                <w:sz w:val="48"/>
                                <w:szCs w:val="48"/>
                              </w:rPr>
                            </w:pPr>
                          </w:p>
                          <w:p w14:paraId="19B9AB38" w14:textId="77777777" w:rsidR="00DD1610" w:rsidRDefault="00DD1610" w:rsidP="00BA27B0"/>
                          <w:p w14:paraId="02EA4EBA" w14:textId="77777777" w:rsidR="00DD1610" w:rsidRPr="001663ED" w:rsidRDefault="00DD1610" w:rsidP="00BA27B0">
                            <w:pPr>
                              <w:pStyle w:val="Title"/>
                              <w:rPr>
                                <w:rFonts w:ascii="Gill Sans MT" w:hAnsi="Gill Sans MT"/>
                                <w:sz w:val="48"/>
                                <w:szCs w:val="48"/>
                              </w:rPr>
                            </w:pPr>
                          </w:p>
                          <w:p w14:paraId="71DADEB4" w14:textId="77777777" w:rsidR="00DD1610" w:rsidRDefault="00DD1610" w:rsidP="00BA27B0"/>
                          <w:p w14:paraId="749E94E1" w14:textId="77777777" w:rsidR="00DD1610" w:rsidRPr="001663ED" w:rsidRDefault="00DD1610" w:rsidP="00BA27B0">
                            <w:pPr>
                              <w:pStyle w:val="Title"/>
                              <w:rPr>
                                <w:rFonts w:ascii="Gill Sans MT" w:hAnsi="Gill Sans MT"/>
                                <w:sz w:val="48"/>
                                <w:szCs w:val="48"/>
                              </w:rPr>
                            </w:pPr>
                          </w:p>
                          <w:p w14:paraId="02C26577" w14:textId="77777777" w:rsidR="00DD1610" w:rsidRDefault="00DD1610" w:rsidP="00BA27B0"/>
                          <w:p w14:paraId="76BB4518" w14:textId="77777777" w:rsidR="00DD1610" w:rsidRPr="001663ED" w:rsidRDefault="00DD1610" w:rsidP="00BA27B0">
                            <w:pPr>
                              <w:pStyle w:val="Title"/>
                              <w:rPr>
                                <w:rFonts w:ascii="Gill Sans MT" w:hAnsi="Gill Sans MT"/>
                                <w:sz w:val="48"/>
                                <w:szCs w:val="48"/>
                              </w:rPr>
                            </w:pPr>
                          </w:p>
                          <w:p w14:paraId="095692C6" w14:textId="77777777" w:rsidR="00DD1610" w:rsidRDefault="00DD1610" w:rsidP="00BA27B0"/>
                          <w:p w14:paraId="59497372" w14:textId="77777777" w:rsidR="00DD1610" w:rsidRPr="001663ED" w:rsidRDefault="00DD1610" w:rsidP="00BA27B0">
                            <w:pPr>
                              <w:pStyle w:val="Title"/>
                              <w:rPr>
                                <w:rFonts w:ascii="Gill Sans MT" w:hAnsi="Gill Sans MT"/>
                                <w:sz w:val="48"/>
                                <w:szCs w:val="48"/>
                              </w:rPr>
                            </w:pPr>
                          </w:p>
                          <w:p w14:paraId="71DEBB1F" w14:textId="77777777" w:rsidR="00DD1610" w:rsidRDefault="00DD1610" w:rsidP="00BA27B0"/>
                          <w:p w14:paraId="08BD84E2" w14:textId="77777777" w:rsidR="00DD1610" w:rsidRPr="001663ED" w:rsidRDefault="00DD1610" w:rsidP="00BA27B0">
                            <w:pPr>
                              <w:pStyle w:val="Title"/>
                              <w:rPr>
                                <w:rFonts w:ascii="Gill Sans MT" w:hAnsi="Gill Sans MT"/>
                                <w:sz w:val="48"/>
                                <w:szCs w:val="48"/>
                              </w:rPr>
                            </w:pPr>
                          </w:p>
                          <w:p w14:paraId="699F85E0" w14:textId="77777777" w:rsidR="00DD1610" w:rsidRDefault="00DD1610" w:rsidP="00BA27B0"/>
                          <w:p w14:paraId="27DFCFEC" w14:textId="77777777" w:rsidR="00DD1610" w:rsidRPr="001663ED" w:rsidRDefault="00DD1610" w:rsidP="00BA27B0">
                            <w:pPr>
                              <w:pStyle w:val="Title"/>
                              <w:rPr>
                                <w:rFonts w:ascii="Gill Sans MT" w:hAnsi="Gill Sans MT"/>
                                <w:sz w:val="48"/>
                                <w:szCs w:val="48"/>
                              </w:rPr>
                            </w:pPr>
                          </w:p>
                          <w:p w14:paraId="503859A4" w14:textId="77777777" w:rsidR="00DD1610" w:rsidRDefault="00DD1610" w:rsidP="00BA27B0"/>
                          <w:p w14:paraId="1CD3B84E" w14:textId="77777777" w:rsidR="00DD1610" w:rsidRPr="001663ED" w:rsidRDefault="00DD1610" w:rsidP="00BA27B0">
                            <w:pPr>
                              <w:pStyle w:val="Title"/>
                              <w:rPr>
                                <w:rFonts w:ascii="Gill Sans MT" w:hAnsi="Gill Sans MT"/>
                                <w:sz w:val="48"/>
                                <w:szCs w:val="48"/>
                              </w:rPr>
                            </w:pPr>
                          </w:p>
                          <w:p w14:paraId="01524602" w14:textId="77777777" w:rsidR="00DD1610" w:rsidRDefault="00DD1610" w:rsidP="00BA27B0"/>
                          <w:p w14:paraId="4C545AA5" w14:textId="77777777" w:rsidR="00DD1610" w:rsidRPr="001663ED" w:rsidRDefault="00DD1610" w:rsidP="00BA27B0">
                            <w:pPr>
                              <w:pStyle w:val="Title"/>
                              <w:rPr>
                                <w:rFonts w:ascii="Gill Sans MT" w:hAnsi="Gill Sans MT"/>
                                <w:sz w:val="48"/>
                                <w:szCs w:val="48"/>
                              </w:rPr>
                            </w:pPr>
                          </w:p>
                          <w:p w14:paraId="5B265451" w14:textId="77777777" w:rsidR="00DD1610" w:rsidRDefault="00DD1610" w:rsidP="00BA27B0"/>
                          <w:p w14:paraId="687D8DB3" w14:textId="77777777" w:rsidR="00DD1610" w:rsidRPr="001663ED" w:rsidRDefault="00DD1610" w:rsidP="00BA27B0">
                            <w:pPr>
                              <w:pStyle w:val="Title"/>
                              <w:rPr>
                                <w:rFonts w:ascii="Gill Sans MT" w:hAnsi="Gill Sans MT"/>
                                <w:sz w:val="48"/>
                                <w:szCs w:val="48"/>
                              </w:rPr>
                            </w:pPr>
                          </w:p>
                          <w:p w14:paraId="33B209E8" w14:textId="77777777" w:rsidR="00DD1610" w:rsidRDefault="00DD1610" w:rsidP="00BA27B0"/>
                          <w:p w14:paraId="5032E91D" w14:textId="77777777" w:rsidR="00DD1610" w:rsidRPr="001663ED" w:rsidRDefault="00DD1610" w:rsidP="00BA27B0">
                            <w:pPr>
                              <w:pStyle w:val="Title"/>
                              <w:rPr>
                                <w:rFonts w:ascii="Gill Sans MT" w:hAnsi="Gill Sans MT"/>
                                <w:sz w:val="48"/>
                                <w:szCs w:val="48"/>
                              </w:rPr>
                            </w:pPr>
                          </w:p>
                          <w:p w14:paraId="4C25E396" w14:textId="77777777" w:rsidR="00DD1610" w:rsidRDefault="00DD1610" w:rsidP="00BA27B0"/>
                          <w:p w14:paraId="6498DA77" w14:textId="77777777" w:rsidR="00DD1610" w:rsidRPr="001663ED" w:rsidRDefault="00DD1610" w:rsidP="00BA27B0">
                            <w:pPr>
                              <w:pStyle w:val="Title"/>
                              <w:rPr>
                                <w:rFonts w:ascii="Gill Sans MT" w:hAnsi="Gill Sans MT"/>
                                <w:sz w:val="48"/>
                                <w:szCs w:val="48"/>
                              </w:rPr>
                            </w:pPr>
                          </w:p>
                          <w:p w14:paraId="5701F36D" w14:textId="77777777" w:rsidR="00DD1610" w:rsidRDefault="00DD1610" w:rsidP="00BA27B0"/>
                          <w:p w14:paraId="00E48188" w14:textId="77777777" w:rsidR="00DD1610" w:rsidRPr="001663ED" w:rsidRDefault="00DD1610" w:rsidP="00BA27B0">
                            <w:pPr>
                              <w:pStyle w:val="Title"/>
                              <w:rPr>
                                <w:rFonts w:ascii="Gill Sans MT" w:hAnsi="Gill Sans MT"/>
                                <w:sz w:val="48"/>
                                <w:szCs w:val="48"/>
                              </w:rPr>
                            </w:pPr>
                          </w:p>
                          <w:p w14:paraId="5949E538" w14:textId="77777777" w:rsidR="00DD1610" w:rsidRDefault="00DD1610" w:rsidP="00BA27B0"/>
                          <w:p w14:paraId="02EB72A2" w14:textId="77777777" w:rsidR="00DD1610" w:rsidRPr="001663ED" w:rsidRDefault="00DD1610" w:rsidP="00BA27B0">
                            <w:pPr>
                              <w:pStyle w:val="Title"/>
                              <w:rPr>
                                <w:rFonts w:ascii="Gill Sans MT" w:hAnsi="Gill Sans MT"/>
                                <w:sz w:val="48"/>
                                <w:szCs w:val="48"/>
                              </w:rPr>
                            </w:pPr>
                          </w:p>
                          <w:p w14:paraId="1D997543" w14:textId="77777777" w:rsidR="00DD1610" w:rsidRDefault="00DD1610" w:rsidP="00BA27B0"/>
                          <w:p w14:paraId="23345EF7" w14:textId="77777777" w:rsidR="00DD1610" w:rsidRPr="001663ED" w:rsidRDefault="00DD1610" w:rsidP="00BA27B0">
                            <w:pPr>
                              <w:pStyle w:val="Title"/>
                              <w:rPr>
                                <w:rFonts w:ascii="Gill Sans MT" w:hAnsi="Gill Sans MT"/>
                                <w:sz w:val="48"/>
                                <w:szCs w:val="48"/>
                              </w:rPr>
                            </w:pPr>
                          </w:p>
                          <w:p w14:paraId="2B2BE91F" w14:textId="77777777" w:rsidR="00DD1610" w:rsidRDefault="00DD1610" w:rsidP="00BA27B0"/>
                          <w:p w14:paraId="4E9B175D" w14:textId="77777777" w:rsidR="00DD1610" w:rsidRPr="001663ED" w:rsidRDefault="00DD1610" w:rsidP="00BA27B0">
                            <w:pPr>
                              <w:pStyle w:val="Title"/>
                              <w:rPr>
                                <w:rFonts w:ascii="Gill Sans MT" w:hAnsi="Gill Sans MT"/>
                                <w:sz w:val="48"/>
                                <w:szCs w:val="48"/>
                              </w:rPr>
                            </w:pPr>
                          </w:p>
                          <w:p w14:paraId="2EDC211B" w14:textId="77777777" w:rsidR="00DD1610" w:rsidRDefault="00DD1610" w:rsidP="00BA27B0"/>
                          <w:p w14:paraId="4DEEC5E0" w14:textId="77777777" w:rsidR="00DD1610" w:rsidRPr="001663ED" w:rsidRDefault="00DD1610" w:rsidP="00BA27B0">
                            <w:pPr>
                              <w:pStyle w:val="Title"/>
                              <w:rPr>
                                <w:rFonts w:ascii="Gill Sans MT" w:hAnsi="Gill Sans MT"/>
                                <w:sz w:val="48"/>
                                <w:szCs w:val="48"/>
                              </w:rPr>
                            </w:pPr>
                          </w:p>
                          <w:p w14:paraId="5C29FDA3" w14:textId="77777777" w:rsidR="00DD1610" w:rsidRDefault="00DD1610" w:rsidP="00BA27B0"/>
                          <w:p w14:paraId="51F43932" w14:textId="77777777" w:rsidR="00DD1610" w:rsidRPr="001663ED" w:rsidRDefault="00DD1610" w:rsidP="00BA27B0">
                            <w:pPr>
                              <w:pStyle w:val="Title"/>
                              <w:rPr>
                                <w:rFonts w:ascii="Gill Sans MT" w:hAnsi="Gill Sans MT"/>
                                <w:sz w:val="48"/>
                                <w:szCs w:val="48"/>
                              </w:rPr>
                            </w:pPr>
                          </w:p>
                          <w:p w14:paraId="21430AFB" w14:textId="77777777" w:rsidR="00DD1610" w:rsidRDefault="00DD1610" w:rsidP="00BA27B0"/>
                          <w:p w14:paraId="24091487" w14:textId="77777777" w:rsidR="00DD1610" w:rsidRPr="001663ED" w:rsidRDefault="00DD1610" w:rsidP="00BA27B0">
                            <w:pPr>
                              <w:pStyle w:val="Title"/>
                              <w:rPr>
                                <w:rFonts w:ascii="Gill Sans MT" w:hAnsi="Gill Sans MT"/>
                                <w:sz w:val="48"/>
                                <w:szCs w:val="48"/>
                              </w:rPr>
                            </w:pPr>
                          </w:p>
                          <w:p w14:paraId="0B65549D" w14:textId="77777777" w:rsidR="00DD1610" w:rsidRDefault="00DD1610" w:rsidP="00BA27B0"/>
                          <w:p w14:paraId="496BCF25" w14:textId="77777777" w:rsidR="00DD1610" w:rsidRPr="001663ED" w:rsidRDefault="00DD1610" w:rsidP="00BA27B0">
                            <w:pPr>
                              <w:pStyle w:val="Title"/>
                              <w:rPr>
                                <w:rFonts w:ascii="Gill Sans MT" w:hAnsi="Gill Sans MT"/>
                                <w:sz w:val="48"/>
                                <w:szCs w:val="48"/>
                              </w:rPr>
                            </w:pPr>
                          </w:p>
                          <w:p w14:paraId="47F69C8D" w14:textId="77777777" w:rsidR="00DD1610" w:rsidRDefault="00DD1610" w:rsidP="00BA27B0"/>
                          <w:p w14:paraId="5AE0AC75" w14:textId="77777777" w:rsidR="00DD1610" w:rsidRPr="001663ED" w:rsidRDefault="00DD1610" w:rsidP="00BA27B0">
                            <w:pPr>
                              <w:pStyle w:val="Title"/>
                              <w:rPr>
                                <w:rFonts w:ascii="Gill Sans MT" w:hAnsi="Gill Sans MT"/>
                                <w:sz w:val="48"/>
                                <w:szCs w:val="48"/>
                              </w:rPr>
                            </w:pPr>
                          </w:p>
                          <w:p w14:paraId="7844D92B" w14:textId="77777777" w:rsidR="00DD1610" w:rsidRDefault="00DD1610" w:rsidP="00BA27B0"/>
                          <w:p w14:paraId="044C5091" w14:textId="77777777" w:rsidR="00DD1610" w:rsidRPr="001663ED" w:rsidRDefault="00DD1610" w:rsidP="00BA27B0">
                            <w:pPr>
                              <w:pStyle w:val="Title"/>
                              <w:rPr>
                                <w:rFonts w:ascii="Gill Sans MT" w:hAnsi="Gill Sans MT"/>
                                <w:sz w:val="48"/>
                                <w:szCs w:val="48"/>
                              </w:rPr>
                            </w:pPr>
                          </w:p>
                          <w:p w14:paraId="7EBB8D95" w14:textId="77777777" w:rsidR="00DD1610" w:rsidRDefault="00DD1610" w:rsidP="00BA27B0"/>
                          <w:p w14:paraId="7C339532" w14:textId="77777777" w:rsidR="00DD1610" w:rsidRPr="001663ED" w:rsidRDefault="00DD1610" w:rsidP="00BA27B0">
                            <w:pPr>
                              <w:pStyle w:val="Title"/>
                              <w:rPr>
                                <w:rFonts w:ascii="Gill Sans MT" w:hAnsi="Gill Sans MT"/>
                                <w:sz w:val="48"/>
                                <w:szCs w:val="48"/>
                              </w:rPr>
                            </w:pPr>
                          </w:p>
                          <w:p w14:paraId="61EF99F8" w14:textId="77777777" w:rsidR="00DD1610" w:rsidRDefault="00DD1610" w:rsidP="00BA27B0"/>
                          <w:p w14:paraId="3FF2B435" w14:textId="77777777" w:rsidR="00DD1610" w:rsidRPr="001663ED" w:rsidRDefault="00DD1610" w:rsidP="00BA27B0">
                            <w:pPr>
                              <w:pStyle w:val="Title"/>
                              <w:rPr>
                                <w:rFonts w:ascii="Gill Sans MT" w:hAnsi="Gill Sans MT"/>
                                <w:sz w:val="48"/>
                                <w:szCs w:val="48"/>
                              </w:rPr>
                            </w:pPr>
                          </w:p>
                          <w:p w14:paraId="5CF82B6C" w14:textId="77777777" w:rsidR="00DD1610" w:rsidRDefault="00DD1610" w:rsidP="00BA27B0"/>
                          <w:p w14:paraId="37A6A3BA" w14:textId="77777777" w:rsidR="00DD1610" w:rsidRPr="001663ED" w:rsidRDefault="00DD1610" w:rsidP="00BA27B0">
                            <w:pPr>
                              <w:pStyle w:val="Title"/>
                              <w:rPr>
                                <w:rFonts w:ascii="Gill Sans MT" w:hAnsi="Gill Sans MT"/>
                                <w:sz w:val="48"/>
                                <w:szCs w:val="48"/>
                              </w:rPr>
                            </w:pPr>
                          </w:p>
                          <w:p w14:paraId="0EE3FA14" w14:textId="77777777" w:rsidR="00DD1610" w:rsidRDefault="00DD1610" w:rsidP="00BA27B0"/>
                          <w:p w14:paraId="5AFD8D22" w14:textId="77777777" w:rsidR="00DD1610" w:rsidRPr="001663ED" w:rsidRDefault="00DD1610" w:rsidP="00BA27B0">
                            <w:pPr>
                              <w:pStyle w:val="Title"/>
                              <w:rPr>
                                <w:rFonts w:ascii="Gill Sans MT" w:hAnsi="Gill Sans MT"/>
                                <w:sz w:val="48"/>
                                <w:szCs w:val="48"/>
                              </w:rPr>
                            </w:pPr>
                          </w:p>
                          <w:p w14:paraId="4C1C3036" w14:textId="77777777" w:rsidR="00DD1610" w:rsidRDefault="00DD1610" w:rsidP="00BA27B0"/>
                          <w:p w14:paraId="70725FCE" w14:textId="77777777" w:rsidR="00DD1610" w:rsidRPr="001663ED" w:rsidRDefault="00DD1610" w:rsidP="00BA27B0">
                            <w:pPr>
                              <w:pStyle w:val="Title"/>
                              <w:rPr>
                                <w:rFonts w:ascii="Gill Sans MT" w:hAnsi="Gill Sans MT"/>
                                <w:sz w:val="48"/>
                                <w:szCs w:val="48"/>
                              </w:rPr>
                            </w:pPr>
                          </w:p>
                          <w:p w14:paraId="6ED25A05" w14:textId="77777777" w:rsidR="00DD1610" w:rsidRDefault="00DD1610" w:rsidP="00BA27B0"/>
                          <w:p w14:paraId="16D45925" w14:textId="77777777" w:rsidR="00DD1610" w:rsidRPr="001663ED" w:rsidRDefault="00DD1610" w:rsidP="00BA27B0">
                            <w:pPr>
                              <w:pStyle w:val="Title"/>
                              <w:rPr>
                                <w:rFonts w:ascii="Gill Sans MT" w:hAnsi="Gill Sans MT"/>
                                <w:sz w:val="48"/>
                                <w:szCs w:val="48"/>
                              </w:rPr>
                            </w:pPr>
                          </w:p>
                          <w:p w14:paraId="6B6CA67F" w14:textId="77777777" w:rsidR="00DD1610" w:rsidRDefault="00DD1610" w:rsidP="00BA27B0"/>
                          <w:p w14:paraId="423C4FF8" w14:textId="77777777" w:rsidR="00DD1610" w:rsidRPr="001663ED" w:rsidRDefault="00DD1610" w:rsidP="00BA27B0">
                            <w:pPr>
                              <w:pStyle w:val="Title"/>
                              <w:rPr>
                                <w:rFonts w:ascii="Gill Sans MT" w:hAnsi="Gill Sans MT"/>
                                <w:sz w:val="48"/>
                                <w:szCs w:val="48"/>
                              </w:rPr>
                            </w:pPr>
                          </w:p>
                          <w:p w14:paraId="1ED4C46C" w14:textId="77777777" w:rsidR="00DD1610" w:rsidRDefault="00DD1610" w:rsidP="00BA27B0"/>
                          <w:p w14:paraId="63802937" w14:textId="77777777" w:rsidR="00DD1610" w:rsidRPr="001663ED" w:rsidRDefault="00DD1610" w:rsidP="00BA27B0">
                            <w:pPr>
                              <w:pStyle w:val="Title"/>
                              <w:rPr>
                                <w:rFonts w:ascii="Gill Sans MT" w:hAnsi="Gill Sans MT"/>
                                <w:sz w:val="48"/>
                                <w:szCs w:val="48"/>
                              </w:rPr>
                            </w:pPr>
                          </w:p>
                          <w:p w14:paraId="46BA15D8" w14:textId="77777777" w:rsidR="00DD1610" w:rsidRDefault="00DD1610" w:rsidP="00BA27B0"/>
                          <w:p w14:paraId="6BE4EAC4" w14:textId="77777777" w:rsidR="00DD1610" w:rsidRPr="001663ED" w:rsidRDefault="00DD1610" w:rsidP="00BA27B0">
                            <w:pPr>
                              <w:pStyle w:val="Title"/>
                              <w:rPr>
                                <w:rFonts w:ascii="Gill Sans MT" w:hAnsi="Gill Sans MT"/>
                                <w:sz w:val="48"/>
                                <w:szCs w:val="48"/>
                              </w:rPr>
                            </w:pPr>
                          </w:p>
                          <w:p w14:paraId="480F3F3D" w14:textId="77777777" w:rsidR="00DD1610" w:rsidRDefault="00DD1610" w:rsidP="00BA27B0"/>
                          <w:p w14:paraId="0BF9DF81" w14:textId="77777777" w:rsidR="00DD1610" w:rsidRPr="001663ED" w:rsidRDefault="00DD1610" w:rsidP="00BA27B0">
                            <w:pPr>
                              <w:pStyle w:val="Title"/>
                              <w:rPr>
                                <w:rFonts w:ascii="Gill Sans MT" w:hAnsi="Gill Sans MT"/>
                                <w:sz w:val="48"/>
                                <w:szCs w:val="48"/>
                              </w:rPr>
                            </w:pPr>
                          </w:p>
                          <w:p w14:paraId="0C001143" w14:textId="77777777" w:rsidR="00DD1610" w:rsidRDefault="00DD1610" w:rsidP="00BA27B0"/>
                          <w:p w14:paraId="79A2F00F" w14:textId="77777777" w:rsidR="00DD1610" w:rsidRPr="001663ED" w:rsidRDefault="00DD1610" w:rsidP="00BA27B0">
                            <w:pPr>
                              <w:pStyle w:val="Title"/>
                              <w:rPr>
                                <w:rFonts w:ascii="Gill Sans MT" w:hAnsi="Gill Sans MT"/>
                                <w:sz w:val="48"/>
                                <w:szCs w:val="48"/>
                              </w:rPr>
                            </w:pPr>
                          </w:p>
                          <w:p w14:paraId="7AE05C8B" w14:textId="77777777" w:rsidR="00DD1610" w:rsidRDefault="00DD1610" w:rsidP="00BA27B0"/>
                          <w:p w14:paraId="0C4B2C52" w14:textId="77777777" w:rsidR="00DD1610" w:rsidRPr="001663ED" w:rsidRDefault="00DD1610" w:rsidP="00BA27B0">
                            <w:pPr>
                              <w:pStyle w:val="Title"/>
                              <w:rPr>
                                <w:rFonts w:ascii="Gill Sans MT" w:hAnsi="Gill Sans MT"/>
                                <w:sz w:val="48"/>
                                <w:szCs w:val="48"/>
                              </w:rPr>
                            </w:pPr>
                          </w:p>
                          <w:p w14:paraId="3AF007F4" w14:textId="77777777" w:rsidR="00DD1610" w:rsidRDefault="00DD1610" w:rsidP="00BA27B0"/>
                          <w:p w14:paraId="256DDE07" w14:textId="77777777" w:rsidR="00DD1610" w:rsidRPr="001663ED" w:rsidRDefault="00DD1610" w:rsidP="00BA27B0">
                            <w:pPr>
                              <w:pStyle w:val="Title"/>
                              <w:rPr>
                                <w:rFonts w:ascii="Gill Sans MT" w:hAnsi="Gill Sans MT"/>
                                <w:sz w:val="48"/>
                                <w:szCs w:val="48"/>
                              </w:rPr>
                            </w:pPr>
                          </w:p>
                          <w:p w14:paraId="02EB89D7" w14:textId="77777777" w:rsidR="00DD1610" w:rsidRDefault="00DD1610" w:rsidP="00BA27B0"/>
                          <w:p w14:paraId="2113A1AC" w14:textId="77777777" w:rsidR="00DD1610" w:rsidRPr="001663ED" w:rsidRDefault="00DD1610" w:rsidP="00BA27B0">
                            <w:pPr>
                              <w:pStyle w:val="Title"/>
                              <w:rPr>
                                <w:rFonts w:ascii="Gill Sans MT" w:hAnsi="Gill Sans MT"/>
                                <w:sz w:val="48"/>
                                <w:szCs w:val="48"/>
                              </w:rPr>
                            </w:pPr>
                          </w:p>
                          <w:p w14:paraId="092E0F8B" w14:textId="77777777" w:rsidR="00DD1610" w:rsidRDefault="00DD1610" w:rsidP="00BA27B0"/>
                          <w:p w14:paraId="4716F99F" w14:textId="77777777" w:rsidR="00DD1610" w:rsidRPr="001663ED" w:rsidRDefault="00DD1610" w:rsidP="00BA27B0">
                            <w:pPr>
                              <w:pStyle w:val="Title"/>
                              <w:rPr>
                                <w:rFonts w:ascii="Gill Sans MT" w:hAnsi="Gill Sans MT"/>
                                <w:sz w:val="48"/>
                                <w:szCs w:val="48"/>
                              </w:rPr>
                            </w:pPr>
                          </w:p>
                          <w:p w14:paraId="57733675" w14:textId="77777777" w:rsidR="00DD1610" w:rsidRDefault="00DD1610" w:rsidP="00BA27B0"/>
                          <w:p w14:paraId="79FCFD58" w14:textId="77777777" w:rsidR="00DD1610" w:rsidRPr="001663ED" w:rsidRDefault="00DD1610" w:rsidP="00BA27B0">
                            <w:pPr>
                              <w:pStyle w:val="Title"/>
                              <w:rPr>
                                <w:rFonts w:ascii="Gill Sans MT" w:hAnsi="Gill Sans MT"/>
                                <w:sz w:val="48"/>
                                <w:szCs w:val="48"/>
                              </w:rPr>
                            </w:pPr>
                          </w:p>
                          <w:p w14:paraId="799006CF" w14:textId="77777777" w:rsidR="00DD1610" w:rsidRDefault="00DD1610" w:rsidP="00BA27B0"/>
                          <w:p w14:paraId="25623E7E" w14:textId="77777777" w:rsidR="00DD1610" w:rsidRPr="001663ED" w:rsidRDefault="00DD1610" w:rsidP="00BA27B0">
                            <w:pPr>
                              <w:pStyle w:val="Title"/>
                              <w:rPr>
                                <w:rFonts w:ascii="Gill Sans MT" w:hAnsi="Gill Sans MT"/>
                                <w:sz w:val="48"/>
                                <w:szCs w:val="48"/>
                              </w:rPr>
                            </w:pPr>
                          </w:p>
                          <w:p w14:paraId="45043506" w14:textId="77777777" w:rsidR="00DD1610" w:rsidRDefault="00DD1610" w:rsidP="00BA27B0"/>
                          <w:p w14:paraId="4D730B6F" w14:textId="77777777" w:rsidR="00DD1610" w:rsidRPr="001663ED" w:rsidRDefault="00DD1610" w:rsidP="00BA27B0">
                            <w:pPr>
                              <w:pStyle w:val="Title"/>
                              <w:rPr>
                                <w:rFonts w:ascii="Gill Sans MT" w:hAnsi="Gill Sans MT"/>
                                <w:sz w:val="48"/>
                                <w:szCs w:val="48"/>
                              </w:rPr>
                            </w:pPr>
                          </w:p>
                          <w:p w14:paraId="518A7C83" w14:textId="77777777" w:rsidR="00DD1610" w:rsidRDefault="00DD1610" w:rsidP="00BA27B0"/>
                          <w:p w14:paraId="48D7899A" w14:textId="77777777" w:rsidR="00DD1610" w:rsidRPr="001663ED" w:rsidRDefault="00DD1610" w:rsidP="00BA27B0">
                            <w:pPr>
                              <w:pStyle w:val="Title"/>
                              <w:rPr>
                                <w:rFonts w:ascii="Gill Sans MT" w:hAnsi="Gill Sans MT"/>
                                <w:sz w:val="48"/>
                                <w:szCs w:val="48"/>
                              </w:rPr>
                            </w:pPr>
                          </w:p>
                          <w:p w14:paraId="0FC6B4E3" w14:textId="77777777" w:rsidR="00DD1610" w:rsidRDefault="00DD1610" w:rsidP="00BA27B0"/>
                          <w:p w14:paraId="55161712" w14:textId="77777777" w:rsidR="00DD1610" w:rsidRPr="001663ED" w:rsidRDefault="00DD1610" w:rsidP="00BA27B0">
                            <w:pPr>
                              <w:pStyle w:val="Title"/>
                              <w:rPr>
                                <w:rFonts w:ascii="Gill Sans MT" w:hAnsi="Gill Sans MT"/>
                                <w:sz w:val="48"/>
                                <w:szCs w:val="48"/>
                              </w:rPr>
                            </w:pPr>
                          </w:p>
                          <w:p w14:paraId="4B7FE6A1" w14:textId="77777777" w:rsidR="00DD1610" w:rsidRDefault="00DD1610" w:rsidP="00BA27B0"/>
                          <w:p w14:paraId="04BF8735" w14:textId="77777777" w:rsidR="00DD1610" w:rsidRPr="001663ED" w:rsidRDefault="00DD1610" w:rsidP="00BA27B0">
                            <w:pPr>
                              <w:pStyle w:val="Title"/>
                              <w:rPr>
                                <w:rFonts w:ascii="Gill Sans MT" w:hAnsi="Gill Sans MT"/>
                                <w:sz w:val="48"/>
                                <w:szCs w:val="48"/>
                              </w:rPr>
                            </w:pPr>
                          </w:p>
                          <w:p w14:paraId="42B2B221" w14:textId="77777777" w:rsidR="00DD1610" w:rsidRDefault="00DD1610" w:rsidP="00BA27B0"/>
                          <w:p w14:paraId="5C686677" w14:textId="77777777" w:rsidR="00DD1610" w:rsidRPr="001663ED" w:rsidRDefault="00DD1610" w:rsidP="00BA27B0">
                            <w:pPr>
                              <w:pStyle w:val="Title"/>
                              <w:rPr>
                                <w:rFonts w:ascii="Gill Sans MT" w:hAnsi="Gill Sans MT"/>
                                <w:sz w:val="48"/>
                                <w:szCs w:val="48"/>
                              </w:rPr>
                            </w:pPr>
                          </w:p>
                          <w:p w14:paraId="2C2FD233" w14:textId="77777777" w:rsidR="00DD1610" w:rsidRDefault="00DD1610" w:rsidP="00BA27B0"/>
                          <w:p w14:paraId="419FC8BE" w14:textId="77777777" w:rsidR="00DD1610" w:rsidRPr="001663ED" w:rsidRDefault="00DD1610" w:rsidP="00BA27B0">
                            <w:pPr>
                              <w:pStyle w:val="Title"/>
                              <w:rPr>
                                <w:rFonts w:ascii="Gill Sans MT" w:hAnsi="Gill Sans MT"/>
                                <w:sz w:val="48"/>
                                <w:szCs w:val="48"/>
                              </w:rPr>
                            </w:pPr>
                          </w:p>
                          <w:p w14:paraId="29E4EF2D" w14:textId="77777777" w:rsidR="00DD1610" w:rsidRDefault="00DD1610" w:rsidP="00BA27B0"/>
                          <w:p w14:paraId="4EB85622" w14:textId="77777777" w:rsidR="00DD1610" w:rsidRPr="001663ED" w:rsidRDefault="00DD1610" w:rsidP="00BA27B0">
                            <w:pPr>
                              <w:pStyle w:val="Title"/>
                              <w:rPr>
                                <w:rFonts w:ascii="Gill Sans MT" w:hAnsi="Gill Sans MT"/>
                                <w:sz w:val="48"/>
                                <w:szCs w:val="48"/>
                              </w:rPr>
                            </w:pPr>
                          </w:p>
                          <w:p w14:paraId="10CD2674" w14:textId="77777777" w:rsidR="00DD1610" w:rsidRDefault="00DD1610" w:rsidP="00BA27B0"/>
                          <w:p w14:paraId="2948EA49" w14:textId="77777777" w:rsidR="00DD1610" w:rsidRPr="001663ED" w:rsidRDefault="00DD1610" w:rsidP="00BA27B0">
                            <w:pPr>
                              <w:pStyle w:val="Title"/>
                              <w:rPr>
                                <w:rFonts w:ascii="Gill Sans MT" w:hAnsi="Gill Sans MT"/>
                                <w:sz w:val="48"/>
                                <w:szCs w:val="48"/>
                              </w:rPr>
                            </w:pPr>
                          </w:p>
                          <w:p w14:paraId="6D50CA8F" w14:textId="77777777" w:rsidR="00DD1610" w:rsidRDefault="00DD1610" w:rsidP="00BA27B0"/>
                          <w:p w14:paraId="4F77BA32" w14:textId="77777777" w:rsidR="00DD1610" w:rsidRPr="001663ED" w:rsidRDefault="00DD1610" w:rsidP="00BA27B0">
                            <w:pPr>
                              <w:pStyle w:val="Title"/>
                              <w:rPr>
                                <w:rFonts w:ascii="Gill Sans MT" w:hAnsi="Gill Sans MT"/>
                                <w:sz w:val="48"/>
                                <w:szCs w:val="48"/>
                              </w:rPr>
                            </w:pPr>
                          </w:p>
                          <w:p w14:paraId="3F2EFFE2" w14:textId="77777777" w:rsidR="00DD1610" w:rsidRDefault="00DD1610" w:rsidP="00BA27B0"/>
                          <w:p w14:paraId="091B5447" w14:textId="77777777" w:rsidR="00DD1610" w:rsidRPr="001663ED" w:rsidRDefault="00DD1610" w:rsidP="00BA27B0">
                            <w:pPr>
                              <w:pStyle w:val="Title"/>
                              <w:rPr>
                                <w:rFonts w:ascii="Gill Sans MT" w:hAnsi="Gill Sans MT"/>
                                <w:sz w:val="48"/>
                                <w:szCs w:val="48"/>
                              </w:rPr>
                            </w:pPr>
                          </w:p>
                          <w:p w14:paraId="787CCCBB" w14:textId="77777777" w:rsidR="00DD1610" w:rsidRDefault="00DD1610" w:rsidP="00BA27B0"/>
                          <w:p w14:paraId="66C710D3" w14:textId="77777777" w:rsidR="00DD1610" w:rsidRPr="001663ED" w:rsidRDefault="00DD1610" w:rsidP="00BA27B0">
                            <w:pPr>
                              <w:pStyle w:val="Title"/>
                              <w:rPr>
                                <w:rFonts w:ascii="Gill Sans MT" w:hAnsi="Gill Sans MT"/>
                                <w:sz w:val="48"/>
                                <w:szCs w:val="48"/>
                              </w:rPr>
                            </w:pPr>
                          </w:p>
                          <w:p w14:paraId="7DDD6842" w14:textId="77777777" w:rsidR="00DD1610" w:rsidRDefault="00DD1610" w:rsidP="00BA27B0"/>
                          <w:p w14:paraId="31F5A49D" w14:textId="77777777" w:rsidR="00DD1610" w:rsidRPr="001663ED" w:rsidRDefault="00DD1610" w:rsidP="00BA27B0">
                            <w:pPr>
                              <w:pStyle w:val="Title"/>
                              <w:rPr>
                                <w:rFonts w:ascii="Gill Sans MT" w:hAnsi="Gill Sans MT"/>
                                <w:sz w:val="48"/>
                                <w:szCs w:val="48"/>
                              </w:rPr>
                            </w:pPr>
                          </w:p>
                          <w:p w14:paraId="37B8DF98" w14:textId="77777777" w:rsidR="00DD1610" w:rsidRDefault="00DD1610" w:rsidP="00BA27B0"/>
                          <w:p w14:paraId="4A66ABC6" w14:textId="77777777" w:rsidR="00DD1610" w:rsidRPr="001663ED" w:rsidRDefault="00DD1610" w:rsidP="00BA27B0">
                            <w:pPr>
                              <w:pStyle w:val="Title"/>
                              <w:rPr>
                                <w:rFonts w:ascii="Gill Sans MT" w:hAnsi="Gill Sans MT"/>
                                <w:sz w:val="48"/>
                                <w:szCs w:val="48"/>
                              </w:rPr>
                            </w:pPr>
                          </w:p>
                          <w:p w14:paraId="5FD8B7CD" w14:textId="77777777" w:rsidR="00DD1610" w:rsidRDefault="00DD1610" w:rsidP="00BA27B0"/>
                          <w:p w14:paraId="18100A64" w14:textId="77777777" w:rsidR="00DD1610" w:rsidRPr="001663ED" w:rsidRDefault="00DD1610" w:rsidP="00BA27B0">
                            <w:pPr>
                              <w:pStyle w:val="Title"/>
                              <w:rPr>
                                <w:rFonts w:ascii="Gill Sans MT" w:hAnsi="Gill Sans MT"/>
                                <w:sz w:val="48"/>
                                <w:szCs w:val="48"/>
                              </w:rPr>
                            </w:pPr>
                          </w:p>
                          <w:p w14:paraId="3A6B6CC7" w14:textId="77777777" w:rsidR="00DD1610" w:rsidRDefault="00DD1610" w:rsidP="00BA27B0"/>
                          <w:p w14:paraId="4638EEF3" w14:textId="77777777" w:rsidR="00DD1610" w:rsidRPr="001663ED" w:rsidRDefault="00DD1610" w:rsidP="00BA27B0">
                            <w:pPr>
                              <w:pStyle w:val="Title"/>
                              <w:rPr>
                                <w:rFonts w:ascii="Gill Sans MT" w:hAnsi="Gill Sans MT"/>
                                <w:sz w:val="48"/>
                                <w:szCs w:val="48"/>
                              </w:rPr>
                            </w:pPr>
                          </w:p>
                          <w:p w14:paraId="1133C642" w14:textId="77777777" w:rsidR="00DD1610" w:rsidRDefault="00DD1610" w:rsidP="00BA27B0"/>
                          <w:p w14:paraId="0A498DA0" w14:textId="77777777" w:rsidR="00DD1610" w:rsidRPr="001663ED" w:rsidRDefault="00DD1610" w:rsidP="00BA27B0">
                            <w:pPr>
                              <w:pStyle w:val="Title"/>
                              <w:rPr>
                                <w:rFonts w:ascii="Gill Sans MT" w:hAnsi="Gill Sans MT"/>
                                <w:sz w:val="48"/>
                                <w:szCs w:val="48"/>
                              </w:rPr>
                            </w:pPr>
                          </w:p>
                          <w:p w14:paraId="42CAD6B7" w14:textId="77777777" w:rsidR="00DD1610" w:rsidRDefault="00DD1610" w:rsidP="00BA27B0"/>
                          <w:p w14:paraId="7A9C0F08" w14:textId="77777777" w:rsidR="00DD1610" w:rsidRPr="001663ED" w:rsidRDefault="00DD1610" w:rsidP="00BA27B0">
                            <w:pPr>
                              <w:pStyle w:val="Title"/>
                              <w:rPr>
                                <w:rFonts w:ascii="Gill Sans MT" w:hAnsi="Gill Sans MT"/>
                                <w:sz w:val="48"/>
                                <w:szCs w:val="48"/>
                              </w:rPr>
                            </w:pPr>
                          </w:p>
                          <w:p w14:paraId="4FF99CF7" w14:textId="77777777" w:rsidR="00DD1610" w:rsidRDefault="00DD1610" w:rsidP="00BA27B0"/>
                          <w:p w14:paraId="3607A1B3" w14:textId="77777777" w:rsidR="00DD1610" w:rsidRPr="001663ED" w:rsidRDefault="00DD1610" w:rsidP="00BA27B0">
                            <w:pPr>
                              <w:pStyle w:val="Title"/>
                              <w:rPr>
                                <w:rFonts w:ascii="Gill Sans MT" w:hAnsi="Gill Sans MT"/>
                                <w:sz w:val="48"/>
                                <w:szCs w:val="48"/>
                              </w:rPr>
                            </w:pPr>
                          </w:p>
                          <w:p w14:paraId="5DD30E11" w14:textId="77777777" w:rsidR="00DD1610" w:rsidRDefault="00DD1610" w:rsidP="00BA27B0"/>
                          <w:p w14:paraId="04CF8B4E" w14:textId="77777777" w:rsidR="00DD1610" w:rsidRPr="001663ED" w:rsidRDefault="00DD1610" w:rsidP="00BA27B0">
                            <w:pPr>
                              <w:pStyle w:val="Title"/>
                              <w:rPr>
                                <w:rFonts w:ascii="Gill Sans MT" w:hAnsi="Gill Sans MT"/>
                                <w:sz w:val="48"/>
                                <w:szCs w:val="48"/>
                              </w:rPr>
                            </w:pPr>
                          </w:p>
                          <w:p w14:paraId="291FDCBF" w14:textId="77777777" w:rsidR="00DD1610" w:rsidRDefault="00DD1610" w:rsidP="00BA27B0"/>
                          <w:p w14:paraId="466441B6" w14:textId="77777777" w:rsidR="00DD1610" w:rsidRPr="001663ED" w:rsidRDefault="00DD1610" w:rsidP="00BA27B0">
                            <w:pPr>
                              <w:pStyle w:val="Title"/>
                              <w:rPr>
                                <w:rFonts w:ascii="Gill Sans MT" w:hAnsi="Gill Sans MT"/>
                                <w:sz w:val="48"/>
                                <w:szCs w:val="48"/>
                              </w:rPr>
                            </w:pPr>
                          </w:p>
                          <w:p w14:paraId="0F39B10C" w14:textId="77777777" w:rsidR="00DD1610" w:rsidRDefault="00DD1610" w:rsidP="00BA27B0"/>
                          <w:p w14:paraId="3349C93D" w14:textId="77777777" w:rsidR="00DD1610" w:rsidRPr="001663ED" w:rsidRDefault="00DD1610" w:rsidP="00BA27B0">
                            <w:pPr>
                              <w:pStyle w:val="Title"/>
                              <w:rPr>
                                <w:rFonts w:ascii="Gill Sans MT" w:hAnsi="Gill Sans MT"/>
                                <w:sz w:val="48"/>
                                <w:szCs w:val="48"/>
                              </w:rPr>
                            </w:pPr>
                          </w:p>
                          <w:p w14:paraId="30BA059F" w14:textId="77777777" w:rsidR="00DD1610" w:rsidRDefault="00DD1610" w:rsidP="00BA27B0"/>
                          <w:p w14:paraId="6B768425" w14:textId="77777777" w:rsidR="00DD1610" w:rsidRPr="001663ED" w:rsidRDefault="00DD1610" w:rsidP="00BA27B0">
                            <w:pPr>
                              <w:pStyle w:val="Title"/>
                              <w:rPr>
                                <w:rFonts w:ascii="Gill Sans MT" w:hAnsi="Gill Sans MT"/>
                                <w:sz w:val="48"/>
                                <w:szCs w:val="48"/>
                              </w:rPr>
                            </w:pPr>
                          </w:p>
                          <w:p w14:paraId="3CB8620C" w14:textId="77777777" w:rsidR="00DD1610" w:rsidRDefault="00DD1610" w:rsidP="00BA27B0"/>
                          <w:p w14:paraId="089641B3" w14:textId="77777777" w:rsidR="00DD1610" w:rsidRPr="001663ED" w:rsidRDefault="00DD1610" w:rsidP="00BA27B0">
                            <w:pPr>
                              <w:pStyle w:val="Title"/>
                              <w:rPr>
                                <w:rFonts w:ascii="Gill Sans MT" w:hAnsi="Gill Sans MT"/>
                                <w:sz w:val="48"/>
                                <w:szCs w:val="48"/>
                              </w:rPr>
                            </w:pPr>
                          </w:p>
                          <w:p w14:paraId="0763339E" w14:textId="77777777" w:rsidR="00DD1610" w:rsidRDefault="00DD1610" w:rsidP="00BA27B0"/>
                          <w:p w14:paraId="03BFE1BC" w14:textId="77777777" w:rsidR="00DD1610" w:rsidRPr="001663ED" w:rsidRDefault="00DD1610" w:rsidP="00BA27B0">
                            <w:pPr>
                              <w:pStyle w:val="Title"/>
                              <w:rPr>
                                <w:rFonts w:ascii="Gill Sans MT" w:hAnsi="Gill Sans MT"/>
                                <w:sz w:val="48"/>
                                <w:szCs w:val="48"/>
                              </w:rPr>
                            </w:pPr>
                          </w:p>
                          <w:p w14:paraId="734398A6" w14:textId="77777777" w:rsidR="00DD1610" w:rsidRDefault="00DD1610" w:rsidP="00BA27B0"/>
                          <w:p w14:paraId="034410B8" w14:textId="77777777" w:rsidR="00DD1610" w:rsidRPr="001663ED" w:rsidRDefault="00DD1610" w:rsidP="00BA27B0">
                            <w:pPr>
                              <w:pStyle w:val="Title"/>
                              <w:rPr>
                                <w:rFonts w:ascii="Gill Sans MT" w:hAnsi="Gill Sans MT"/>
                                <w:sz w:val="48"/>
                                <w:szCs w:val="48"/>
                              </w:rPr>
                            </w:pPr>
                          </w:p>
                          <w:p w14:paraId="6542126C" w14:textId="77777777" w:rsidR="00DD1610" w:rsidRDefault="00DD1610" w:rsidP="00BA27B0"/>
                          <w:p w14:paraId="32C9A030" w14:textId="77777777" w:rsidR="00DD1610" w:rsidRPr="001663ED" w:rsidRDefault="00DD1610" w:rsidP="00BA27B0">
                            <w:pPr>
                              <w:pStyle w:val="Title"/>
                              <w:rPr>
                                <w:rFonts w:ascii="Gill Sans MT" w:hAnsi="Gill Sans MT"/>
                                <w:sz w:val="48"/>
                                <w:szCs w:val="48"/>
                              </w:rPr>
                            </w:pPr>
                          </w:p>
                          <w:p w14:paraId="7C1331F1" w14:textId="77777777" w:rsidR="00DD1610" w:rsidRDefault="00DD1610" w:rsidP="00BA27B0"/>
                          <w:p w14:paraId="076FE8F5" w14:textId="77777777" w:rsidR="00DD1610" w:rsidRPr="001663ED" w:rsidRDefault="00DD1610" w:rsidP="00BA27B0">
                            <w:pPr>
                              <w:pStyle w:val="Title"/>
                              <w:rPr>
                                <w:rFonts w:ascii="Gill Sans MT" w:hAnsi="Gill Sans MT"/>
                                <w:sz w:val="48"/>
                                <w:szCs w:val="48"/>
                              </w:rPr>
                            </w:pPr>
                          </w:p>
                          <w:p w14:paraId="6B48C2F6" w14:textId="77777777" w:rsidR="00DD1610" w:rsidRDefault="00DD1610" w:rsidP="00BA27B0"/>
                          <w:p w14:paraId="616C4DE7" w14:textId="77777777" w:rsidR="00DD1610" w:rsidRPr="001663ED" w:rsidRDefault="00DD1610" w:rsidP="00BA27B0">
                            <w:pPr>
                              <w:pStyle w:val="Title"/>
                              <w:rPr>
                                <w:rFonts w:ascii="Gill Sans MT" w:hAnsi="Gill Sans MT"/>
                                <w:sz w:val="48"/>
                                <w:szCs w:val="48"/>
                              </w:rPr>
                            </w:pPr>
                          </w:p>
                          <w:p w14:paraId="12F57E8C" w14:textId="77777777" w:rsidR="00DD1610" w:rsidRDefault="00DD1610" w:rsidP="00BA27B0"/>
                          <w:p w14:paraId="6F047C5A" w14:textId="77777777" w:rsidR="00DD1610" w:rsidRPr="001663ED" w:rsidRDefault="00DD1610" w:rsidP="00BA27B0">
                            <w:pPr>
                              <w:pStyle w:val="Title"/>
                              <w:rPr>
                                <w:rFonts w:ascii="Gill Sans MT" w:hAnsi="Gill Sans MT"/>
                                <w:sz w:val="48"/>
                                <w:szCs w:val="48"/>
                              </w:rPr>
                            </w:pPr>
                          </w:p>
                          <w:p w14:paraId="1A236B14" w14:textId="77777777" w:rsidR="00DD1610" w:rsidRDefault="00DD1610" w:rsidP="00BA27B0"/>
                          <w:p w14:paraId="5BCFA4C6" w14:textId="77777777" w:rsidR="00DD1610" w:rsidRPr="001663ED" w:rsidRDefault="00DD1610" w:rsidP="00BA27B0">
                            <w:pPr>
                              <w:pStyle w:val="Title"/>
                              <w:rPr>
                                <w:rFonts w:ascii="Gill Sans MT" w:hAnsi="Gill Sans MT"/>
                                <w:sz w:val="48"/>
                                <w:szCs w:val="48"/>
                              </w:rPr>
                            </w:pPr>
                          </w:p>
                          <w:p w14:paraId="47F116D9" w14:textId="77777777" w:rsidR="00DD1610" w:rsidRDefault="00DD1610" w:rsidP="00BA27B0"/>
                          <w:p w14:paraId="07065149" w14:textId="77777777" w:rsidR="00DD1610" w:rsidRPr="001663ED" w:rsidRDefault="00DD1610" w:rsidP="00BA27B0">
                            <w:pPr>
                              <w:pStyle w:val="Title"/>
                              <w:rPr>
                                <w:rFonts w:ascii="Gill Sans MT" w:hAnsi="Gill Sans MT"/>
                                <w:sz w:val="48"/>
                                <w:szCs w:val="48"/>
                              </w:rPr>
                            </w:pPr>
                          </w:p>
                          <w:p w14:paraId="186917D1" w14:textId="77777777" w:rsidR="00DD1610" w:rsidRDefault="00DD1610" w:rsidP="00BA27B0"/>
                          <w:p w14:paraId="12C36C8B" w14:textId="77777777" w:rsidR="00DD1610" w:rsidRPr="001663ED" w:rsidRDefault="00DD1610" w:rsidP="00BA27B0">
                            <w:pPr>
                              <w:pStyle w:val="Title"/>
                              <w:rPr>
                                <w:rFonts w:ascii="Gill Sans MT" w:hAnsi="Gill Sans MT"/>
                                <w:sz w:val="48"/>
                                <w:szCs w:val="48"/>
                              </w:rPr>
                            </w:pPr>
                          </w:p>
                          <w:p w14:paraId="6E27CC23" w14:textId="77777777" w:rsidR="00DD1610" w:rsidRDefault="00DD1610" w:rsidP="00BA27B0"/>
                          <w:p w14:paraId="07CF4B09" w14:textId="77777777" w:rsidR="00DD1610" w:rsidRPr="001663ED" w:rsidRDefault="00DD1610" w:rsidP="00BA27B0">
                            <w:pPr>
                              <w:pStyle w:val="Title"/>
                              <w:rPr>
                                <w:rFonts w:ascii="Gill Sans MT" w:hAnsi="Gill Sans MT"/>
                                <w:sz w:val="48"/>
                                <w:szCs w:val="48"/>
                              </w:rPr>
                            </w:pPr>
                          </w:p>
                          <w:p w14:paraId="367E5689" w14:textId="77777777" w:rsidR="00DD1610" w:rsidRDefault="00DD1610" w:rsidP="00BA27B0"/>
                          <w:p w14:paraId="27CA9D70" w14:textId="77777777" w:rsidR="00DD1610" w:rsidRPr="001663ED" w:rsidRDefault="00DD1610" w:rsidP="00BA27B0">
                            <w:pPr>
                              <w:pStyle w:val="Title"/>
                              <w:rPr>
                                <w:rFonts w:ascii="Gill Sans MT" w:hAnsi="Gill Sans MT"/>
                                <w:sz w:val="48"/>
                                <w:szCs w:val="48"/>
                              </w:rPr>
                            </w:pPr>
                          </w:p>
                          <w:p w14:paraId="23069919" w14:textId="77777777" w:rsidR="00DD1610" w:rsidRDefault="00DD1610" w:rsidP="00BA27B0"/>
                          <w:p w14:paraId="4F2C0B87" w14:textId="77777777" w:rsidR="00DD1610" w:rsidRPr="001663ED" w:rsidRDefault="00DD1610" w:rsidP="00BA27B0">
                            <w:pPr>
                              <w:pStyle w:val="Title"/>
                              <w:rPr>
                                <w:rFonts w:ascii="Gill Sans MT" w:hAnsi="Gill Sans MT"/>
                                <w:sz w:val="48"/>
                                <w:szCs w:val="48"/>
                              </w:rPr>
                            </w:pPr>
                          </w:p>
                          <w:p w14:paraId="67C323C4" w14:textId="77777777" w:rsidR="00DD1610" w:rsidRDefault="00DD1610" w:rsidP="00BA27B0"/>
                          <w:p w14:paraId="443FFB5B" w14:textId="77777777" w:rsidR="00DD1610" w:rsidRPr="001663ED" w:rsidRDefault="00DD1610" w:rsidP="00BA27B0">
                            <w:pPr>
                              <w:pStyle w:val="Title"/>
                              <w:rPr>
                                <w:rFonts w:ascii="Gill Sans MT" w:hAnsi="Gill Sans MT"/>
                                <w:sz w:val="48"/>
                                <w:szCs w:val="48"/>
                              </w:rPr>
                            </w:pPr>
                          </w:p>
                          <w:p w14:paraId="659AB423" w14:textId="77777777" w:rsidR="00DD1610" w:rsidRDefault="00DD1610" w:rsidP="00BA27B0"/>
                          <w:p w14:paraId="7AFD99FF" w14:textId="77777777" w:rsidR="00DD1610" w:rsidRPr="001663ED" w:rsidRDefault="00DD1610" w:rsidP="00BA27B0">
                            <w:pPr>
                              <w:pStyle w:val="Title"/>
                              <w:rPr>
                                <w:rFonts w:ascii="Gill Sans MT" w:hAnsi="Gill Sans MT"/>
                                <w:sz w:val="48"/>
                                <w:szCs w:val="48"/>
                              </w:rPr>
                            </w:pPr>
                          </w:p>
                          <w:p w14:paraId="6E09D26E" w14:textId="77777777" w:rsidR="00DD1610" w:rsidRDefault="00DD1610" w:rsidP="00BA27B0"/>
                          <w:p w14:paraId="09DABD7A" w14:textId="77777777" w:rsidR="00DD1610" w:rsidRPr="001663ED" w:rsidRDefault="00DD1610" w:rsidP="00BA27B0">
                            <w:pPr>
                              <w:pStyle w:val="Title"/>
                              <w:rPr>
                                <w:rFonts w:ascii="Gill Sans MT" w:hAnsi="Gill Sans MT"/>
                                <w:sz w:val="48"/>
                                <w:szCs w:val="48"/>
                              </w:rPr>
                            </w:pPr>
                          </w:p>
                          <w:p w14:paraId="27A39A02" w14:textId="77777777" w:rsidR="00DD1610" w:rsidRDefault="00DD1610" w:rsidP="00BA27B0"/>
                          <w:p w14:paraId="4A580A67" w14:textId="77777777" w:rsidR="00DD1610" w:rsidRPr="001663ED" w:rsidRDefault="00DD1610" w:rsidP="00BA27B0">
                            <w:pPr>
                              <w:pStyle w:val="Title"/>
                              <w:rPr>
                                <w:rFonts w:ascii="Gill Sans MT" w:hAnsi="Gill Sans MT"/>
                                <w:sz w:val="48"/>
                                <w:szCs w:val="48"/>
                              </w:rPr>
                            </w:pPr>
                          </w:p>
                          <w:p w14:paraId="2E93FCCB" w14:textId="77777777" w:rsidR="00DD1610" w:rsidRDefault="00DD1610" w:rsidP="00BA27B0"/>
                          <w:p w14:paraId="7E55B662" w14:textId="77777777" w:rsidR="00DD1610" w:rsidRPr="001663ED" w:rsidRDefault="00DD1610" w:rsidP="00BA27B0">
                            <w:pPr>
                              <w:pStyle w:val="Title"/>
                              <w:rPr>
                                <w:rFonts w:ascii="Gill Sans MT" w:hAnsi="Gill Sans MT"/>
                                <w:sz w:val="48"/>
                                <w:szCs w:val="48"/>
                              </w:rPr>
                            </w:pPr>
                          </w:p>
                          <w:p w14:paraId="3942C81C" w14:textId="77777777" w:rsidR="00DD1610" w:rsidRDefault="00DD1610"/>
                          <w:p w14:paraId="5203B369" w14:textId="77777777" w:rsidR="00DD1610" w:rsidRPr="001663ED" w:rsidRDefault="00DD1610" w:rsidP="00BA27B0">
                            <w:pPr>
                              <w:pStyle w:val="Title"/>
                              <w:rPr>
                                <w:rFonts w:ascii="Gill Sans MT" w:hAnsi="Gill Sans MT"/>
                                <w:sz w:val="48"/>
                                <w:szCs w:val="48"/>
                              </w:rPr>
                            </w:pPr>
                          </w:p>
                          <w:p w14:paraId="7306A9CB" w14:textId="77777777" w:rsidR="00DD1610" w:rsidRDefault="00DD1610" w:rsidP="00BA27B0"/>
                          <w:p w14:paraId="61ACCB1A" w14:textId="77777777" w:rsidR="00DD1610" w:rsidRPr="001663ED" w:rsidRDefault="00DD1610" w:rsidP="00BA27B0">
                            <w:pPr>
                              <w:pStyle w:val="Title"/>
                              <w:rPr>
                                <w:rFonts w:ascii="Gill Sans MT" w:hAnsi="Gill Sans MT"/>
                                <w:sz w:val="48"/>
                                <w:szCs w:val="48"/>
                              </w:rPr>
                            </w:pPr>
                          </w:p>
                          <w:p w14:paraId="3CF8961D" w14:textId="77777777" w:rsidR="00DD1610" w:rsidRDefault="00DD1610" w:rsidP="00BA27B0"/>
                          <w:p w14:paraId="27A39F11" w14:textId="77777777" w:rsidR="00DD1610" w:rsidRPr="001663ED" w:rsidRDefault="00DD1610" w:rsidP="00BA27B0">
                            <w:pPr>
                              <w:pStyle w:val="Title"/>
                              <w:rPr>
                                <w:rFonts w:ascii="Gill Sans MT" w:hAnsi="Gill Sans MT"/>
                                <w:sz w:val="48"/>
                                <w:szCs w:val="48"/>
                              </w:rPr>
                            </w:pPr>
                          </w:p>
                          <w:p w14:paraId="4B1A226C" w14:textId="77777777" w:rsidR="00DD1610" w:rsidRDefault="00DD1610" w:rsidP="00BA27B0"/>
                          <w:p w14:paraId="44A75B81" w14:textId="77777777" w:rsidR="00DD1610" w:rsidRPr="001663ED" w:rsidRDefault="00DD1610" w:rsidP="00BA27B0">
                            <w:pPr>
                              <w:pStyle w:val="Title"/>
                              <w:rPr>
                                <w:rFonts w:ascii="Gill Sans MT" w:hAnsi="Gill Sans MT"/>
                                <w:sz w:val="48"/>
                                <w:szCs w:val="48"/>
                              </w:rPr>
                            </w:pPr>
                          </w:p>
                          <w:p w14:paraId="636E4EA2" w14:textId="77777777" w:rsidR="00DD1610" w:rsidRDefault="00DD1610" w:rsidP="00BA27B0"/>
                          <w:p w14:paraId="19CB96D6" w14:textId="77777777" w:rsidR="00DD1610" w:rsidRPr="001663ED" w:rsidRDefault="00DD1610" w:rsidP="00BA27B0">
                            <w:pPr>
                              <w:pStyle w:val="Title"/>
                              <w:rPr>
                                <w:rFonts w:ascii="Gill Sans MT" w:hAnsi="Gill Sans MT"/>
                                <w:sz w:val="48"/>
                                <w:szCs w:val="48"/>
                              </w:rPr>
                            </w:pPr>
                          </w:p>
                          <w:p w14:paraId="32665E7E" w14:textId="77777777" w:rsidR="00DD1610" w:rsidRDefault="00DD1610" w:rsidP="00BA27B0"/>
                          <w:p w14:paraId="1C43DDF2" w14:textId="77777777" w:rsidR="00DD1610" w:rsidRPr="001663ED" w:rsidRDefault="00DD1610" w:rsidP="00BA27B0">
                            <w:pPr>
                              <w:pStyle w:val="Title"/>
                              <w:rPr>
                                <w:rFonts w:ascii="Gill Sans MT" w:hAnsi="Gill Sans MT"/>
                                <w:sz w:val="48"/>
                                <w:szCs w:val="48"/>
                              </w:rPr>
                            </w:pPr>
                          </w:p>
                          <w:p w14:paraId="72A63C0B" w14:textId="77777777" w:rsidR="00DD1610" w:rsidRDefault="00DD1610" w:rsidP="00BA27B0"/>
                          <w:p w14:paraId="6E5A5580" w14:textId="77777777" w:rsidR="00DD1610" w:rsidRPr="001663ED" w:rsidRDefault="00DD1610" w:rsidP="00BA27B0">
                            <w:pPr>
                              <w:pStyle w:val="Title"/>
                              <w:rPr>
                                <w:rFonts w:ascii="Gill Sans MT" w:hAnsi="Gill Sans MT"/>
                                <w:sz w:val="48"/>
                                <w:szCs w:val="48"/>
                              </w:rPr>
                            </w:pPr>
                          </w:p>
                          <w:p w14:paraId="1A8EF1BC" w14:textId="77777777" w:rsidR="00DD1610" w:rsidRDefault="00DD1610" w:rsidP="00BA27B0"/>
                          <w:p w14:paraId="78DC71DD" w14:textId="77777777" w:rsidR="00DD1610" w:rsidRPr="001663ED" w:rsidRDefault="00DD1610" w:rsidP="00BA27B0">
                            <w:pPr>
                              <w:pStyle w:val="Title"/>
                              <w:rPr>
                                <w:rFonts w:ascii="Gill Sans MT" w:hAnsi="Gill Sans MT"/>
                                <w:sz w:val="48"/>
                                <w:szCs w:val="48"/>
                              </w:rPr>
                            </w:pPr>
                          </w:p>
                          <w:p w14:paraId="3C0930CF" w14:textId="77777777" w:rsidR="00DD1610" w:rsidRDefault="00DD1610" w:rsidP="00BA27B0"/>
                          <w:p w14:paraId="47A2430D" w14:textId="77777777" w:rsidR="00DD1610" w:rsidRPr="001663ED" w:rsidRDefault="00DD1610" w:rsidP="00BA27B0">
                            <w:pPr>
                              <w:pStyle w:val="Title"/>
                              <w:rPr>
                                <w:rFonts w:ascii="Gill Sans MT" w:hAnsi="Gill Sans MT"/>
                                <w:sz w:val="48"/>
                                <w:szCs w:val="48"/>
                              </w:rPr>
                            </w:pPr>
                          </w:p>
                          <w:p w14:paraId="36F318FF" w14:textId="77777777" w:rsidR="00DD1610" w:rsidRDefault="00DD1610" w:rsidP="00BA27B0"/>
                          <w:p w14:paraId="2712CF39" w14:textId="77777777" w:rsidR="00DD1610" w:rsidRPr="001663ED" w:rsidRDefault="00DD1610" w:rsidP="00BA27B0">
                            <w:pPr>
                              <w:pStyle w:val="Title"/>
                              <w:rPr>
                                <w:rFonts w:ascii="Gill Sans MT" w:hAnsi="Gill Sans MT"/>
                                <w:sz w:val="48"/>
                                <w:szCs w:val="48"/>
                              </w:rPr>
                            </w:pPr>
                          </w:p>
                          <w:p w14:paraId="17A4765B" w14:textId="77777777" w:rsidR="00DD1610" w:rsidRDefault="00DD1610" w:rsidP="00BA27B0"/>
                          <w:p w14:paraId="1B5D40D3" w14:textId="77777777" w:rsidR="00DD1610" w:rsidRPr="001663ED" w:rsidRDefault="00DD1610" w:rsidP="00BA27B0">
                            <w:pPr>
                              <w:pStyle w:val="Title"/>
                              <w:rPr>
                                <w:rFonts w:ascii="Gill Sans MT" w:hAnsi="Gill Sans MT"/>
                                <w:sz w:val="48"/>
                                <w:szCs w:val="48"/>
                              </w:rPr>
                            </w:pPr>
                          </w:p>
                          <w:p w14:paraId="638CA83B" w14:textId="77777777" w:rsidR="00DD1610" w:rsidRDefault="00DD1610" w:rsidP="00BA27B0"/>
                          <w:p w14:paraId="261EC783" w14:textId="77777777" w:rsidR="00DD1610" w:rsidRPr="001663ED" w:rsidRDefault="00DD1610" w:rsidP="00BA27B0">
                            <w:pPr>
                              <w:pStyle w:val="Title"/>
                              <w:rPr>
                                <w:rFonts w:ascii="Gill Sans MT" w:hAnsi="Gill Sans MT"/>
                                <w:sz w:val="48"/>
                                <w:szCs w:val="48"/>
                              </w:rPr>
                            </w:pPr>
                          </w:p>
                          <w:p w14:paraId="05D8AB89" w14:textId="77777777" w:rsidR="00DD1610" w:rsidRDefault="00DD1610" w:rsidP="00BA27B0"/>
                          <w:p w14:paraId="64394A0F" w14:textId="77777777" w:rsidR="00DD1610" w:rsidRPr="001663ED" w:rsidRDefault="00DD1610" w:rsidP="00BA27B0">
                            <w:pPr>
                              <w:pStyle w:val="Title"/>
                              <w:rPr>
                                <w:rFonts w:ascii="Gill Sans MT" w:hAnsi="Gill Sans MT"/>
                                <w:sz w:val="48"/>
                                <w:szCs w:val="48"/>
                              </w:rPr>
                            </w:pPr>
                          </w:p>
                          <w:p w14:paraId="04DB107F" w14:textId="77777777" w:rsidR="00DD1610" w:rsidRDefault="00DD1610" w:rsidP="00BA27B0"/>
                          <w:p w14:paraId="631492F4" w14:textId="77777777" w:rsidR="00DD1610" w:rsidRPr="001663ED" w:rsidRDefault="00DD1610" w:rsidP="00BA27B0">
                            <w:pPr>
                              <w:pStyle w:val="Title"/>
                              <w:rPr>
                                <w:rFonts w:ascii="Gill Sans MT" w:hAnsi="Gill Sans MT"/>
                                <w:sz w:val="48"/>
                                <w:szCs w:val="48"/>
                              </w:rPr>
                            </w:pPr>
                          </w:p>
                          <w:p w14:paraId="27568B09" w14:textId="77777777" w:rsidR="00DD1610" w:rsidRDefault="00DD1610" w:rsidP="00BA27B0"/>
                          <w:p w14:paraId="3E209D6E" w14:textId="77777777" w:rsidR="00DD1610" w:rsidRPr="001663ED" w:rsidRDefault="00DD1610" w:rsidP="00BA27B0">
                            <w:pPr>
                              <w:pStyle w:val="Title"/>
                              <w:rPr>
                                <w:rFonts w:ascii="Gill Sans MT" w:hAnsi="Gill Sans MT"/>
                                <w:sz w:val="48"/>
                                <w:szCs w:val="48"/>
                              </w:rPr>
                            </w:pPr>
                          </w:p>
                          <w:p w14:paraId="0444518B" w14:textId="77777777" w:rsidR="00DD1610" w:rsidRDefault="00DD1610" w:rsidP="00BA27B0"/>
                          <w:p w14:paraId="4BF8E709" w14:textId="77777777" w:rsidR="00DD1610" w:rsidRPr="001663ED" w:rsidRDefault="00DD1610" w:rsidP="00BA27B0">
                            <w:pPr>
                              <w:pStyle w:val="Title"/>
                              <w:rPr>
                                <w:rFonts w:ascii="Gill Sans MT" w:hAnsi="Gill Sans MT"/>
                                <w:sz w:val="48"/>
                                <w:szCs w:val="48"/>
                              </w:rPr>
                            </w:pPr>
                          </w:p>
                          <w:p w14:paraId="26C41E2F" w14:textId="77777777" w:rsidR="00DD1610" w:rsidRDefault="00DD1610" w:rsidP="00BA27B0"/>
                          <w:p w14:paraId="4CC6C9B7" w14:textId="77777777" w:rsidR="00DD1610" w:rsidRPr="001663ED" w:rsidRDefault="00DD1610" w:rsidP="00BA27B0">
                            <w:pPr>
                              <w:pStyle w:val="Title"/>
                              <w:rPr>
                                <w:rFonts w:ascii="Gill Sans MT" w:hAnsi="Gill Sans MT"/>
                                <w:sz w:val="48"/>
                                <w:szCs w:val="48"/>
                              </w:rPr>
                            </w:pPr>
                          </w:p>
                          <w:p w14:paraId="013546C1" w14:textId="77777777" w:rsidR="00DD1610" w:rsidRDefault="00DD1610" w:rsidP="00BA27B0"/>
                          <w:p w14:paraId="73E80259" w14:textId="77777777" w:rsidR="00DD1610" w:rsidRPr="001663ED" w:rsidRDefault="00DD1610" w:rsidP="00BA27B0">
                            <w:pPr>
                              <w:pStyle w:val="Title"/>
                              <w:rPr>
                                <w:rFonts w:ascii="Gill Sans MT" w:hAnsi="Gill Sans MT"/>
                                <w:sz w:val="48"/>
                                <w:szCs w:val="48"/>
                              </w:rPr>
                            </w:pPr>
                          </w:p>
                          <w:p w14:paraId="26AEFEEE" w14:textId="77777777" w:rsidR="00DD1610" w:rsidRDefault="00DD1610" w:rsidP="00BA27B0"/>
                          <w:p w14:paraId="2276B360" w14:textId="77777777" w:rsidR="00DD1610" w:rsidRPr="001663ED" w:rsidRDefault="00DD1610" w:rsidP="00BA27B0">
                            <w:pPr>
                              <w:pStyle w:val="Title"/>
                              <w:rPr>
                                <w:rFonts w:ascii="Gill Sans MT" w:hAnsi="Gill Sans MT"/>
                                <w:sz w:val="48"/>
                                <w:szCs w:val="48"/>
                              </w:rPr>
                            </w:pPr>
                          </w:p>
                          <w:p w14:paraId="3ECC2538" w14:textId="77777777" w:rsidR="00DD1610" w:rsidRDefault="00DD1610" w:rsidP="00BA27B0"/>
                          <w:p w14:paraId="38BCA9CA" w14:textId="77777777" w:rsidR="00DD1610" w:rsidRPr="001663ED" w:rsidRDefault="00DD1610" w:rsidP="00BA27B0">
                            <w:pPr>
                              <w:pStyle w:val="Title"/>
                              <w:rPr>
                                <w:rFonts w:ascii="Gill Sans MT" w:hAnsi="Gill Sans MT"/>
                                <w:sz w:val="48"/>
                                <w:szCs w:val="48"/>
                              </w:rPr>
                            </w:pPr>
                          </w:p>
                          <w:p w14:paraId="38CA790F" w14:textId="77777777" w:rsidR="00DD1610" w:rsidRDefault="00DD1610" w:rsidP="00BA27B0"/>
                          <w:p w14:paraId="4A9303A6" w14:textId="77777777" w:rsidR="00DD1610" w:rsidRPr="001663ED" w:rsidRDefault="00DD1610" w:rsidP="00BA27B0">
                            <w:pPr>
                              <w:pStyle w:val="Title"/>
                              <w:rPr>
                                <w:rFonts w:ascii="Gill Sans MT" w:hAnsi="Gill Sans MT"/>
                                <w:sz w:val="48"/>
                                <w:szCs w:val="48"/>
                              </w:rPr>
                            </w:pPr>
                          </w:p>
                          <w:p w14:paraId="04FFD0EC" w14:textId="77777777" w:rsidR="00DD1610" w:rsidRDefault="00DD1610" w:rsidP="00BA27B0"/>
                          <w:p w14:paraId="64FEAA80" w14:textId="77777777" w:rsidR="00DD1610" w:rsidRPr="001663ED" w:rsidRDefault="00DD1610" w:rsidP="00BA27B0">
                            <w:pPr>
                              <w:pStyle w:val="Title"/>
                              <w:rPr>
                                <w:rFonts w:ascii="Gill Sans MT" w:hAnsi="Gill Sans MT"/>
                                <w:sz w:val="48"/>
                                <w:szCs w:val="48"/>
                              </w:rPr>
                            </w:pPr>
                          </w:p>
                          <w:p w14:paraId="18DFD641" w14:textId="77777777" w:rsidR="00DD1610" w:rsidRDefault="00DD1610" w:rsidP="00BA27B0"/>
                          <w:p w14:paraId="5E2B48B7" w14:textId="77777777" w:rsidR="00DD1610" w:rsidRPr="001663ED" w:rsidRDefault="00DD1610" w:rsidP="00BA27B0">
                            <w:pPr>
                              <w:pStyle w:val="Title"/>
                              <w:rPr>
                                <w:rFonts w:ascii="Gill Sans MT" w:hAnsi="Gill Sans MT"/>
                                <w:sz w:val="48"/>
                                <w:szCs w:val="48"/>
                              </w:rPr>
                            </w:pPr>
                          </w:p>
                          <w:p w14:paraId="3D916ACC" w14:textId="77777777" w:rsidR="00DD1610" w:rsidRDefault="00DD1610" w:rsidP="00BA27B0"/>
                          <w:p w14:paraId="0EBAF78B" w14:textId="77777777" w:rsidR="00DD1610" w:rsidRPr="001663ED" w:rsidRDefault="00DD1610" w:rsidP="00BA27B0">
                            <w:pPr>
                              <w:pStyle w:val="Title"/>
                              <w:rPr>
                                <w:rFonts w:ascii="Gill Sans MT" w:hAnsi="Gill Sans MT"/>
                                <w:sz w:val="48"/>
                                <w:szCs w:val="48"/>
                              </w:rPr>
                            </w:pPr>
                          </w:p>
                          <w:p w14:paraId="35B74465" w14:textId="77777777" w:rsidR="00DD1610" w:rsidRDefault="00DD1610" w:rsidP="00BA27B0"/>
                          <w:p w14:paraId="52C7B9AC" w14:textId="77777777" w:rsidR="00DD1610" w:rsidRPr="001663ED" w:rsidRDefault="00DD1610" w:rsidP="00BA27B0">
                            <w:pPr>
                              <w:pStyle w:val="Title"/>
                              <w:rPr>
                                <w:rFonts w:ascii="Gill Sans MT" w:hAnsi="Gill Sans MT"/>
                                <w:sz w:val="48"/>
                                <w:szCs w:val="48"/>
                              </w:rPr>
                            </w:pPr>
                          </w:p>
                          <w:p w14:paraId="532AD34D" w14:textId="77777777" w:rsidR="00DD1610" w:rsidRDefault="00DD1610" w:rsidP="00BA27B0"/>
                          <w:p w14:paraId="2CF90651" w14:textId="77777777" w:rsidR="00DD1610" w:rsidRPr="001663ED" w:rsidRDefault="00DD1610" w:rsidP="00BA27B0">
                            <w:pPr>
                              <w:pStyle w:val="Title"/>
                              <w:rPr>
                                <w:rFonts w:ascii="Gill Sans MT" w:hAnsi="Gill Sans MT"/>
                                <w:sz w:val="48"/>
                                <w:szCs w:val="48"/>
                              </w:rPr>
                            </w:pPr>
                          </w:p>
                          <w:p w14:paraId="687426FE" w14:textId="77777777" w:rsidR="00DD1610" w:rsidRDefault="00DD1610" w:rsidP="00BA27B0"/>
                          <w:p w14:paraId="4B08C8BF" w14:textId="77777777" w:rsidR="00DD1610" w:rsidRPr="001663ED" w:rsidRDefault="00DD1610" w:rsidP="00BA27B0">
                            <w:pPr>
                              <w:pStyle w:val="Title"/>
                              <w:rPr>
                                <w:rFonts w:ascii="Gill Sans MT" w:hAnsi="Gill Sans MT"/>
                                <w:sz w:val="48"/>
                                <w:szCs w:val="48"/>
                              </w:rPr>
                            </w:pPr>
                          </w:p>
                          <w:p w14:paraId="2B0A2580" w14:textId="77777777" w:rsidR="00DD1610" w:rsidRDefault="00DD1610" w:rsidP="00BA27B0"/>
                          <w:p w14:paraId="3F4D585F" w14:textId="77777777" w:rsidR="00DD1610" w:rsidRPr="001663ED" w:rsidRDefault="00DD1610" w:rsidP="00BA27B0">
                            <w:pPr>
                              <w:pStyle w:val="Title"/>
                              <w:rPr>
                                <w:rFonts w:ascii="Gill Sans MT" w:hAnsi="Gill Sans MT"/>
                                <w:sz w:val="48"/>
                                <w:szCs w:val="48"/>
                              </w:rPr>
                            </w:pPr>
                          </w:p>
                          <w:p w14:paraId="1544092F" w14:textId="77777777" w:rsidR="00DD1610" w:rsidRDefault="00DD1610" w:rsidP="00BA27B0"/>
                          <w:p w14:paraId="6E210D4A" w14:textId="77777777" w:rsidR="00DD1610" w:rsidRPr="001663ED" w:rsidRDefault="00DD1610" w:rsidP="00BA27B0">
                            <w:pPr>
                              <w:pStyle w:val="Title"/>
                              <w:rPr>
                                <w:rFonts w:ascii="Gill Sans MT" w:hAnsi="Gill Sans MT"/>
                                <w:sz w:val="48"/>
                                <w:szCs w:val="48"/>
                              </w:rPr>
                            </w:pPr>
                          </w:p>
                          <w:p w14:paraId="0507B916" w14:textId="77777777" w:rsidR="00DD1610" w:rsidRDefault="00DD1610" w:rsidP="00BA27B0"/>
                          <w:p w14:paraId="1454355F" w14:textId="77777777" w:rsidR="00DD1610" w:rsidRPr="001663ED" w:rsidRDefault="00DD1610" w:rsidP="00BA27B0">
                            <w:pPr>
                              <w:pStyle w:val="Title"/>
                              <w:rPr>
                                <w:rFonts w:ascii="Gill Sans MT" w:hAnsi="Gill Sans MT"/>
                                <w:sz w:val="48"/>
                                <w:szCs w:val="48"/>
                              </w:rPr>
                            </w:pPr>
                          </w:p>
                          <w:p w14:paraId="7D902FB6" w14:textId="77777777" w:rsidR="00DD1610" w:rsidRDefault="00DD1610" w:rsidP="00BA27B0"/>
                          <w:p w14:paraId="1F834DC8" w14:textId="77777777" w:rsidR="00DD1610" w:rsidRPr="001663ED" w:rsidRDefault="00DD1610" w:rsidP="00BA27B0">
                            <w:pPr>
                              <w:pStyle w:val="Title"/>
                              <w:rPr>
                                <w:rFonts w:ascii="Gill Sans MT" w:hAnsi="Gill Sans MT"/>
                                <w:sz w:val="48"/>
                                <w:szCs w:val="48"/>
                              </w:rPr>
                            </w:pPr>
                          </w:p>
                          <w:p w14:paraId="0B4BC475" w14:textId="77777777" w:rsidR="00DD1610" w:rsidRDefault="00DD1610" w:rsidP="00BA27B0"/>
                          <w:p w14:paraId="74BC64F6" w14:textId="77777777" w:rsidR="00DD1610" w:rsidRPr="001663ED" w:rsidRDefault="00DD1610" w:rsidP="00BA27B0">
                            <w:pPr>
                              <w:pStyle w:val="Title"/>
                              <w:rPr>
                                <w:rFonts w:ascii="Gill Sans MT" w:hAnsi="Gill Sans MT"/>
                                <w:sz w:val="48"/>
                                <w:szCs w:val="48"/>
                              </w:rPr>
                            </w:pPr>
                          </w:p>
                          <w:p w14:paraId="7A7A34DD" w14:textId="77777777" w:rsidR="00DD1610" w:rsidRDefault="00DD1610" w:rsidP="00BA27B0"/>
                          <w:p w14:paraId="3D4AFA19" w14:textId="77777777" w:rsidR="00DD1610" w:rsidRPr="001663ED" w:rsidRDefault="00DD1610" w:rsidP="00BA27B0">
                            <w:pPr>
                              <w:pStyle w:val="Title"/>
                              <w:rPr>
                                <w:rFonts w:ascii="Gill Sans MT" w:hAnsi="Gill Sans MT"/>
                                <w:sz w:val="48"/>
                                <w:szCs w:val="48"/>
                              </w:rPr>
                            </w:pPr>
                          </w:p>
                          <w:p w14:paraId="006955A5" w14:textId="77777777" w:rsidR="00DD1610" w:rsidRDefault="00DD1610" w:rsidP="00BA27B0"/>
                          <w:p w14:paraId="64075622" w14:textId="77777777" w:rsidR="00DD1610" w:rsidRPr="001663ED" w:rsidRDefault="00DD1610" w:rsidP="00BA27B0">
                            <w:pPr>
                              <w:pStyle w:val="Title"/>
                              <w:rPr>
                                <w:rFonts w:ascii="Gill Sans MT" w:hAnsi="Gill Sans MT"/>
                                <w:sz w:val="48"/>
                                <w:szCs w:val="48"/>
                              </w:rPr>
                            </w:pPr>
                          </w:p>
                          <w:p w14:paraId="0880433A" w14:textId="77777777" w:rsidR="00DD1610" w:rsidRDefault="00DD1610" w:rsidP="00BA27B0"/>
                          <w:p w14:paraId="3B9FC703" w14:textId="77777777" w:rsidR="00DD1610" w:rsidRPr="001663ED" w:rsidRDefault="00DD1610" w:rsidP="00BA27B0">
                            <w:pPr>
                              <w:pStyle w:val="Title"/>
                              <w:rPr>
                                <w:rFonts w:ascii="Gill Sans MT" w:hAnsi="Gill Sans MT"/>
                                <w:sz w:val="48"/>
                                <w:szCs w:val="48"/>
                              </w:rPr>
                            </w:pPr>
                          </w:p>
                          <w:p w14:paraId="7BA287BE" w14:textId="77777777" w:rsidR="00DD1610" w:rsidRDefault="00DD1610" w:rsidP="00BA27B0"/>
                          <w:p w14:paraId="253E7312" w14:textId="77777777" w:rsidR="00DD1610" w:rsidRPr="001663ED" w:rsidRDefault="00DD1610" w:rsidP="00BA27B0">
                            <w:pPr>
                              <w:pStyle w:val="Title"/>
                              <w:rPr>
                                <w:rFonts w:ascii="Gill Sans MT" w:hAnsi="Gill Sans MT"/>
                                <w:sz w:val="48"/>
                                <w:szCs w:val="48"/>
                              </w:rPr>
                            </w:pPr>
                          </w:p>
                          <w:p w14:paraId="67D13481" w14:textId="77777777" w:rsidR="00DD1610" w:rsidRDefault="00DD1610" w:rsidP="00BA27B0"/>
                          <w:p w14:paraId="5FD83731" w14:textId="77777777" w:rsidR="00DD1610" w:rsidRPr="001663ED" w:rsidRDefault="00DD1610" w:rsidP="00BA27B0">
                            <w:pPr>
                              <w:pStyle w:val="Title"/>
                              <w:rPr>
                                <w:rFonts w:ascii="Gill Sans MT" w:hAnsi="Gill Sans MT"/>
                                <w:sz w:val="48"/>
                                <w:szCs w:val="48"/>
                              </w:rPr>
                            </w:pPr>
                          </w:p>
                          <w:p w14:paraId="04CA3616" w14:textId="77777777" w:rsidR="00DD1610" w:rsidRDefault="00DD1610" w:rsidP="00BA27B0"/>
                          <w:p w14:paraId="5C8990F4" w14:textId="77777777" w:rsidR="00DD1610" w:rsidRPr="001663ED" w:rsidRDefault="00DD1610" w:rsidP="00BA27B0">
                            <w:pPr>
                              <w:pStyle w:val="Title"/>
                              <w:rPr>
                                <w:rFonts w:ascii="Gill Sans MT" w:hAnsi="Gill Sans MT"/>
                                <w:sz w:val="48"/>
                                <w:szCs w:val="48"/>
                              </w:rPr>
                            </w:pPr>
                          </w:p>
                          <w:p w14:paraId="248ACBDD" w14:textId="77777777" w:rsidR="00DD1610" w:rsidRDefault="00DD1610" w:rsidP="00BA27B0"/>
                          <w:p w14:paraId="7BBBB459" w14:textId="77777777" w:rsidR="00DD1610" w:rsidRPr="001663ED" w:rsidRDefault="00DD1610" w:rsidP="00BA27B0">
                            <w:pPr>
                              <w:pStyle w:val="Title"/>
                              <w:rPr>
                                <w:rFonts w:ascii="Gill Sans MT" w:hAnsi="Gill Sans MT"/>
                                <w:sz w:val="48"/>
                                <w:szCs w:val="48"/>
                              </w:rPr>
                            </w:pPr>
                          </w:p>
                          <w:p w14:paraId="6B02BD14" w14:textId="77777777" w:rsidR="00DD1610" w:rsidRDefault="00DD1610" w:rsidP="00BA27B0"/>
                          <w:p w14:paraId="631CA71E" w14:textId="77777777" w:rsidR="00DD1610" w:rsidRPr="001663ED" w:rsidRDefault="00DD1610" w:rsidP="00BA27B0">
                            <w:pPr>
                              <w:pStyle w:val="Title"/>
                              <w:rPr>
                                <w:rFonts w:ascii="Gill Sans MT" w:hAnsi="Gill Sans MT"/>
                                <w:sz w:val="48"/>
                                <w:szCs w:val="48"/>
                              </w:rPr>
                            </w:pPr>
                          </w:p>
                          <w:p w14:paraId="5D4417AB" w14:textId="77777777" w:rsidR="00DD1610" w:rsidRDefault="00DD1610" w:rsidP="00BA27B0"/>
                          <w:p w14:paraId="184CD8EF" w14:textId="77777777" w:rsidR="00DD1610" w:rsidRPr="001663ED" w:rsidRDefault="00DD1610" w:rsidP="00BA27B0">
                            <w:pPr>
                              <w:pStyle w:val="Title"/>
                              <w:rPr>
                                <w:rFonts w:ascii="Gill Sans MT" w:hAnsi="Gill Sans MT"/>
                                <w:sz w:val="48"/>
                                <w:szCs w:val="48"/>
                              </w:rPr>
                            </w:pPr>
                          </w:p>
                          <w:p w14:paraId="572B0C2F" w14:textId="77777777" w:rsidR="00DD1610" w:rsidRDefault="00DD1610" w:rsidP="00BA27B0"/>
                          <w:p w14:paraId="297F4C3B" w14:textId="77777777" w:rsidR="00DD1610" w:rsidRPr="001663ED" w:rsidRDefault="00DD1610" w:rsidP="00BA27B0">
                            <w:pPr>
                              <w:pStyle w:val="Title"/>
                              <w:rPr>
                                <w:rFonts w:ascii="Gill Sans MT" w:hAnsi="Gill Sans MT"/>
                                <w:sz w:val="48"/>
                                <w:szCs w:val="48"/>
                              </w:rPr>
                            </w:pPr>
                          </w:p>
                          <w:p w14:paraId="139C2F28" w14:textId="77777777" w:rsidR="00DD1610" w:rsidRDefault="00DD1610" w:rsidP="00BA27B0"/>
                          <w:p w14:paraId="69C9BC17" w14:textId="77777777" w:rsidR="00DD1610" w:rsidRPr="001663ED" w:rsidRDefault="00DD1610" w:rsidP="00BA27B0">
                            <w:pPr>
                              <w:pStyle w:val="Title"/>
                              <w:rPr>
                                <w:rFonts w:ascii="Gill Sans MT" w:hAnsi="Gill Sans MT"/>
                                <w:sz w:val="48"/>
                                <w:szCs w:val="48"/>
                              </w:rPr>
                            </w:pPr>
                          </w:p>
                          <w:p w14:paraId="7B419EC9" w14:textId="77777777" w:rsidR="00DD1610" w:rsidRDefault="00DD1610" w:rsidP="00BA27B0"/>
                          <w:p w14:paraId="1F757C75" w14:textId="77777777" w:rsidR="00DD1610" w:rsidRPr="001663ED" w:rsidRDefault="00DD1610" w:rsidP="00BA27B0">
                            <w:pPr>
                              <w:pStyle w:val="Title"/>
                              <w:rPr>
                                <w:rFonts w:ascii="Gill Sans MT" w:hAnsi="Gill Sans MT"/>
                                <w:sz w:val="48"/>
                                <w:szCs w:val="48"/>
                              </w:rPr>
                            </w:pPr>
                          </w:p>
                          <w:p w14:paraId="79345CA8" w14:textId="77777777" w:rsidR="00DD1610" w:rsidRDefault="00DD1610" w:rsidP="00BA27B0"/>
                          <w:p w14:paraId="68D39629" w14:textId="77777777" w:rsidR="00DD1610" w:rsidRPr="001663ED" w:rsidRDefault="00DD1610" w:rsidP="00BA27B0">
                            <w:pPr>
                              <w:pStyle w:val="Title"/>
                              <w:rPr>
                                <w:rFonts w:ascii="Gill Sans MT" w:hAnsi="Gill Sans MT"/>
                                <w:sz w:val="48"/>
                                <w:szCs w:val="48"/>
                              </w:rPr>
                            </w:pPr>
                          </w:p>
                          <w:p w14:paraId="183489EC" w14:textId="77777777" w:rsidR="00DD1610" w:rsidRDefault="00DD1610" w:rsidP="00BA27B0"/>
                          <w:p w14:paraId="329BF335" w14:textId="77777777" w:rsidR="00DD1610" w:rsidRPr="001663ED" w:rsidRDefault="00DD1610" w:rsidP="00BA27B0">
                            <w:pPr>
                              <w:pStyle w:val="Title"/>
                              <w:rPr>
                                <w:rFonts w:ascii="Gill Sans MT" w:hAnsi="Gill Sans MT"/>
                                <w:sz w:val="48"/>
                                <w:szCs w:val="48"/>
                              </w:rPr>
                            </w:pPr>
                          </w:p>
                          <w:p w14:paraId="23CE153E" w14:textId="77777777" w:rsidR="00DD1610" w:rsidRDefault="00DD1610" w:rsidP="00BA27B0"/>
                          <w:p w14:paraId="3411AEF6" w14:textId="77777777" w:rsidR="00DD1610" w:rsidRPr="001663ED" w:rsidRDefault="00DD1610" w:rsidP="00BA27B0">
                            <w:pPr>
                              <w:pStyle w:val="Title"/>
                              <w:rPr>
                                <w:rFonts w:ascii="Gill Sans MT" w:hAnsi="Gill Sans MT"/>
                                <w:sz w:val="48"/>
                                <w:szCs w:val="48"/>
                              </w:rPr>
                            </w:pPr>
                          </w:p>
                          <w:p w14:paraId="2571D921" w14:textId="77777777" w:rsidR="00DD1610" w:rsidRDefault="00DD1610" w:rsidP="00BA27B0"/>
                          <w:p w14:paraId="1BA37E96" w14:textId="77777777" w:rsidR="00DD1610" w:rsidRPr="001663ED" w:rsidRDefault="00DD1610" w:rsidP="00BA27B0">
                            <w:pPr>
                              <w:pStyle w:val="Title"/>
                              <w:rPr>
                                <w:rFonts w:ascii="Gill Sans MT" w:hAnsi="Gill Sans MT"/>
                                <w:sz w:val="48"/>
                                <w:szCs w:val="48"/>
                              </w:rPr>
                            </w:pPr>
                          </w:p>
                          <w:p w14:paraId="6A3C11CA" w14:textId="77777777" w:rsidR="00DD1610" w:rsidRDefault="00DD1610" w:rsidP="00BA27B0"/>
                          <w:p w14:paraId="1D834F4C" w14:textId="77777777" w:rsidR="00DD1610" w:rsidRPr="001663ED" w:rsidRDefault="00DD1610" w:rsidP="00BA27B0">
                            <w:pPr>
                              <w:pStyle w:val="Title"/>
                              <w:rPr>
                                <w:rFonts w:ascii="Gill Sans MT" w:hAnsi="Gill Sans MT"/>
                                <w:sz w:val="48"/>
                                <w:szCs w:val="48"/>
                              </w:rPr>
                            </w:pPr>
                          </w:p>
                          <w:p w14:paraId="5185D313" w14:textId="77777777" w:rsidR="00DD1610" w:rsidRDefault="00DD1610" w:rsidP="00BA27B0"/>
                          <w:p w14:paraId="15FF7026" w14:textId="77777777" w:rsidR="00DD1610" w:rsidRPr="001663ED" w:rsidRDefault="00DD1610" w:rsidP="00BA27B0">
                            <w:pPr>
                              <w:pStyle w:val="Title"/>
                              <w:rPr>
                                <w:rFonts w:ascii="Gill Sans MT" w:hAnsi="Gill Sans MT"/>
                                <w:sz w:val="48"/>
                                <w:szCs w:val="48"/>
                              </w:rPr>
                            </w:pPr>
                          </w:p>
                          <w:p w14:paraId="037E1908" w14:textId="77777777" w:rsidR="00DD1610" w:rsidRDefault="00DD1610" w:rsidP="00BA27B0"/>
                          <w:p w14:paraId="1792F65D" w14:textId="77777777" w:rsidR="00DD1610" w:rsidRPr="001663ED" w:rsidRDefault="00DD1610" w:rsidP="00BA27B0">
                            <w:pPr>
                              <w:pStyle w:val="Title"/>
                              <w:rPr>
                                <w:rFonts w:ascii="Gill Sans MT" w:hAnsi="Gill Sans MT"/>
                                <w:sz w:val="48"/>
                                <w:szCs w:val="48"/>
                              </w:rPr>
                            </w:pPr>
                          </w:p>
                          <w:p w14:paraId="7C0218EF" w14:textId="77777777" w:rsidR="00DD1610" w:rsidRDefault="00DD1610" w:rsidP="00BA27B0"/>
                          <w:p w14:paraId="77839024" w14:textId="77777777" w:rsidR="00DD1610" w:rsidRPr="001663ED" w:rsidRDefault="00DD1610" w:rsidP="00BA27B0">
                            <w:pPr>
                              <w:pStyle w:val="Title"/>
                              <w:rPr>
                                <w:rFonts w:ascii="Gill Sans MT" w:hAnsi="Gill Sans MT"/>
                                <w:sz w:val="48"/>
                                <w:szCs w:val="48"/>
                              </w:rPr>
                            </w:pPr>
                          </w:p>
                          <w:p w14:paraId="0D3DB715" w14:textId="77777777" w:rsidR="00DD1610" w:rsidRDefault="00DD1610" w:rsidP="00BA27B0"/>
                          <w:p w14:paraId="13A559CD" w14:textId="77777777" w:rsidR="00DD1610" w:rsidRPr="001663ED" w:rsidRDefault="00DD1610" w:rsidP="00BA27B0">
                            <w:pPr>
                              <w:pStyle w:val="Title"/>
                              <w:rPr>
                                <w:rFonts w:ascii="Gill Sans MT" w:hAnsi="Gill Sans MT"/>
                                <w:sz w:val="48"/>
                                <w:szCs w:val="48"/>
                              </w:rPr>
                            </w:pPr>
                          </w:p>
                          <w:p w14:paraId="4972D7A7" w14:textId="77777777" w:rsidR="00DD1610" w:rsidRDefault="00DD1610" w:rsidP="00BA27B0"/>
                          <w:p w14:paraId="55C7F4C3" w14:textId="77777777" w:rsidR="00DD1610" w:rsidRPr="001663ED" w:rsidRDefault="00DD1610" w:rsidP="00BA27B0">
                            <w:pPr>
                              <w:pStyle w:val="Title"/>
                              <w:rPr>
                                <w:rFonts w:ascii="Gill Sans MT" w:hAnsi="Gill Sans MT"/>
                                <w:sz w:val="48"/>
                                <w:szCs w:val="48"/>
                              </w:rPr>
                            </w:pPr>
                          </w:p>
                          <w:p w14:paraId="7305C789" w14:textId="77777777" w:rsidR="00DD1610" w:rsidRDefault="00DD1610" w:rsidP="00BA27B0"/>
                          <w:p w14:paraId="3FC4C5C9" w14:textId="77777777" w:rsidR="00DD1610" w:rsidRPr="001663ED" w:rsidRDefault="00DD1610" w:rsidP="00BA27B0">
                            <w:pPr>
                              <w:pStyle w:val="Title"/>
                              <w:rPr>
                                <w:rFonts w:ascii="Gill Sans MT" w:hAnsi="Gill Sans MT"/>
                                <w:sz w:val="48"/>
                                <w:szCs w:val="48"/>
                              </w:rPr>
                            </w:pPr>
                          </w:p>
                          <w:p w14:paraId="7AE482F6" w14:textId="77777777" w:rsidR="00DD1610" w:rsidRDefault="00DD1610" w:rsidP="00BA27B0"/>
                          <w:p w14:paraId="2B811A7E" w14:textId="77777777" w:rsidR="00DD1610" w:rsidRPr="001663ED" w:rsidRDefault="00DD1610" w:rsidP="00BA27B0">
                            <w:pPr>
                              <w:pStyle w:val="Title"/>
                              <w:rPr>
                                <w:rFonts w:ascii="Gill Sans MT" w:hAnsi="Gill Sans MT"/>
                                <w:sz w:val="48"/>
                                <w:szCs w:val="48"/>
                              </w:rPr>
                            </w:pPr>
                          </w:p>
                          <w:p w14:paraId="12E228D2" w14:textId="77777777" w:rsidR="00DD1610" w:rsidRDefault="00DD1610" w:rsidP="00BA27B0"/>
                          <w:p w14:paraId="0944B9FD" w14:textId="77777777" w:rsidR="00DD1610" w:rsidRPr="001663ED" w:rsidRDefault="00DD1610" w:rsidP="00BA27B0">
                            <w:pPr>
                              <w:pStyle w:val="Title"/>
                              <w:rPr>
                                <w:rFonts w:ascii="Gill Sans MT" w:hAnsi="Gill Sans MT"/>
                                <w:sz w:val="48"/>
                                <w:szCs w:val="48"/>
                              </w:rPr>
                            </w:pPr>
                          </w:p>
                          <w:p w14:paraId="2C9FCD24" w14:textId="77777777" w:rsidR="00DD1610" w:rsidRDefault="00DD1610" w:rsidP="00BA27B0"/>
                          <w:p w14:paraId="098DBAB1" w14:textId="77777777" w:rsidR="00DD1610" w:rsidRPr="001663ED" w:rsidRDefault="00DD1610" w:rsidP="00BA27B0">
                            <w:pPr>
                              <w:pStyle w:val="Title"/>
                              <w:rPr>
                                <w:rFonts w:ascii="Gill Sans MT" w:hAnsi="Gill Sans MT"/>
                                <w:sz w:val="48"/>
                                <w:szCs w:val="48"/>
                              </w:rPr>
                            </w:pPr>
                          </w:p>
                          <w:p w14:paraId="1D3FDF43" w14:textId="77777777" w:rsidR="00DD1610" w:rsidRDefault="00DD1610" w:rsidP="00BA27B0"/>
                          <w:p w14:paraId="3664C157" w14:textId="77777777" w:rsidR="00DD1610" w:rsidRPr="001663ED" w:rsidRDefault="00DD1610" w:rsidP="00BA27B0">
                            <w:pPr>
                              <w:pStyle w:val="Title"/>
                              <w:rPr>
                                <w:rFonts w:ascii="Gill Sans MT" w:hAnsi="Gill Sans MT"/>
                                <w:sz w:val="48"/>
                                <w:szCs w:val="48"/>
                              </w:rPr>
                            </w:pPr>
                          </w:p>
                          <w:p w14:paraId="525A02B1" w14:textId="77777777" w:rsidR="00DD1610" w:rsidRDefault="00DD1610" w:rsidP="00BA27B0"/>
                          <w:p w14:paraId="62262334" w14:textId="77777777" w:rsidR="00DD1610" w:rsidRPr="001663ED" w:rsidRDefault="00DD1610" w:rsidP="00BA27B0">
                            <w:pPr>
                              <w:pStyle w:val="Title"/>
                              <w:rPr>
                                <w:rFonts w:ascii="Gill Sans MT" w:hAnsi="Gill Sans MT"/>
                                <w:sz w:val="48"/>
                                <w:szCs w:val="48"/>
                              </w:rPr>
                            </w:pPr>
                          </w:p>
                          <w:p w14:paraId="6C217919" w14:textId="77777777" w:rsidR="00DD1610" w:rsidRDefault="00DD1610" w:rsidP="00BA27B0"/>
                          <w:p w14:paraId="5B2FB3E9" w14:textId="77777777" w:rsidR="00DD1610" w:rsidRPr="001663ED" w:rsidRDefault="00DD1610" w:rsidP="00BA27B0">
                            <w:pPr>
                              <w:pStyle w:val="Title"/>
                              <w:rPr>
                                <w:rFonts w:ascii="Gill Sans MT" w:hAnsi="Gill Sans MT"/>
                                <w:sz w:val="48"/>
                                <w:szCs w:val="48"/>
                              </w:rPr>
                            </w:pPr>
                          </w:p>
                          <w:p w14:paraId="5015C6FD" w14:textId="77777777" w:rsidR="00DD1610" w:rsidRDefault="00DD1610" w:rsidP="00BA27B0"/>
                          <w:p w14:paraId="6E7FAD7A" w14:textId="77777777" w:rsidR="00DD1610" w:rsidRPr="001663ED" w:rsidRDefault="00DD1610" w:rsidP="00BA27B0">
                            <w:pPr>
                              <w:pStyle w:val="Title"/>
                              <w:rPr>
                                <w:rFonts w:ascii="Gill Sans MT" w:hAnsi="Gill Sans MT"/>
                                <w:sz w:val="48"/>
                                <w:szCs w:val="48"/>
                              </w:rPr>
                            </w:pPr>
                          </w:p>
                          <w:p w14:paraId="332F0BCB" w14:textId="77777777" w:rsidR="00DD1610" w:rsidRDefault="00DD1610" w:rsidP="00BA27B0"/>
                          <w:p w14:paraId="2EE448EF" w14:textId="77777777" w:rsidR="00DD1610" w:rsidRPr="001663ED" w:rsidRDefault="00DD1610" w:rsidP="00BA27B0">
                            <w:pPr>
                              <w:pStyle w:val="Title"/>
                              <w:rPr>
                                <w:rFonts w:ascii="Gill Sans MT" w:hAnsi="Gill Sans MT"/>
                                <w:sz w:val="48"/>
                                <w:szCs w:val="48"/>
                              </w:rPr>
                            </w:pPr>
                          </w:p>
                          <w:p w14:paraId="06CEB8AB" w14:textId="77777777" w:rsidR="00DD1610" w:rsidRDefault="00DD1610" w:rsidP="00BA27B0"/>
                          <w:p w14:paraId="438F224E" w14:textId="77777777" w:rsidR="00DD1610" w:rsidRPr="001663ED" w:rsidRDefault="00DD1610" w:rsidP="00BA27B0">
                            <w:pPr>
                              <w:pStyle w:val="Title"/>
                              <w:rPr>
                                <w:rFonts w:ascii="Gill Sans MT" w:hAnsi="Gill Sans MT"/>
                                <w:sz w:val="48"/>
                                <w:szCs w:val="48"/>
                              </w:rPr>
                            </w:pPr>
                          </w:p>
                          <w:p w14:paraId="6523EE4A" w14:textId="77777777" w:rsidR="00DD1610" w:rsidRDefault="00DD1610" w:rsidP="00BA27B0"/>
                          <w:p w14:paraId="2E797290" w14:textId="77777777" w:rsidR="00DD1610" w:rsidRPr="001663ED" w:rsidRDefault="00DD1610" w:rsidP="00BA27B0">
                            <w:pPr>
                              <w:pStyle w:val="Title"/>
                              <w:rPr>
                                <w:rFonts w:ascii="Gill Sans MT" w:hAnsi="Gill Sans MT"/>
                                <w:sz w:val="48"/>
                                <w:szCs w:val="48"/>
                              </w:rPr>
                            </w:pPr>
                          </w:p>
                          <w:p w14:paraId="042CC473" w14:textId="77777777" w:rsidR="00DD1610" w:rsidRDefault="00DD1610" w:rsidP="00BA27B0"/>
                          <w:p w14:paraId="447923DA" w14:textId="77777777" w:rsidR="00DD1610" w:rsidRPr="001663ED" w:rsidRDefault="00DD1610" w:rsidP="00BA27B0">
                            <w:pPr>
                              <w:pStyle w:val="Title"/>
                              <w:rPr>
                                <w:rFonts w:ascii="Gill Sans MT" w:hAnsi="Gill Sans MT"/>
                                <w:sz w:val="48"/>
                                <w:szCs w:val="48"/>
                              </w:rPr>
                            </w:pPr>
                          </w:p>
                          <w:p w14:paraId="7661453F" w14:textId="77777777" w:rsidR="00DD1610" w:rsidRDefault="00DD1610" w:rsidP="00BA27B0"/>
                          <w:p w14:paraId="0CAA870A" w14:textId="77777777" w:rsidR="00DD1610" w:rsidRPr="001663ED" w:rsidRDefault="00DD1610" w:rsidP="00BA27B0">
                            <w:pPr>
                              <w:pStyle w:val="Title"/>
                              <w:rPr>
                                <w:rFonts w:ascii="Gill Sans MT" w:hAnsi="Gill Sans MT"/>
                                <w:sz w:val="48"/>
                                <w:szCs w:val="48"/>
                              </w:rPr>
                            </w:pPr>
                          </w:p>
                          <w:p w14:paraId="050B3592" w14:textId="77777777" w:rsidR="00DD1610" w:rsidRDefault="00DD1610" w:rsidP="00BA27B0"/>
                          <w:p w14:paraId="1A12D897" w14:textId="77777777" w:rsidR="00DD1610" w:rsidRPr="001663ED" w:rsidRDefault="00DD1610" w:rsidP="00BA27B0">
                            <w:pPr>
                              <w:pStyle w:val="Title"/>
                              <w:rPr>
                                <w:rFonts w:ascii="Gill Sans MT" w:hAnsi="Gill Sans MT"/>
                                <w:sz w:val="48"/>
                                <w:szCs w:val="48"/>
                              </w:rPr>
                            </w:pPr>
                          </w:p>
                          <w:p w14:paraId="600BD552" w14:textId="77777777" w:rsidR="00DD1610" w:rsidRDefault="00DD1610" w:rsidP="00BA27B0"/>
                          <w:p w14:paraId="41039B08" w14:textId="77777777" w:rsidR="00DD1610" w:rsidRPr="001663ED" w:rsidRDefault="00DD1610" w:rsidP="00BA27B0">
                            <w:pPr>
                              <w:pStyle w:val="Title"/>
                              <w:rPr>
                                <w:rFonts w:ascii="Gill Sans MT" w:hAnsi="Gill Sans MT"/>
                                <w:sz w:val="48"/>
                                <w:szCs w:val="48"/>
                              </w:rPr>
                            </w:pPr>
                          </w:p>
                          <w:p w14:paraId="425F5F7E" w14:textId="77777777" w:rsidR="00DD1610" w:rsidRDefault="00DD1610" w:rsidP="00BA27B0"/>
                          <w:p w14:paraId="5FDF3997" w14:textId="77777777" w:rsidR="00DD1610" w:rsidRPr="001663ED" w:rsidRDefault="00DD1610" w:rsidP="00BA27B0">
                            <w:pPr>
                              <w:pStyle w:val="Title"/>
                              <w:rPr>
                                <w:rFonts w:ascii="Gill Sans MT" w:hAnsi="Gill Sans MT"/>
                                <w:sz w:val="48"/>
                                <w:szCs w:val="48"/>
                              </w:rPr>
                            </w:pPr>
                          </w:p>
                          <w:p w14:paraId="11B14760" w14:textId="77777777" w:rsidR="00DD1610" w:rsidRDefault="00DD1610" w:rsidP="00BA27B0"/>
                          <w:p w14:paraId="590BE878" w14:textId="77777777" w:rsidR="00DD1610" w:rsidRPr="001663ED" w:rsidRDefault="00DD1610" w:rsidP="00BA27B0">
                            <w:pPr>
                              <w:pStyle w:val="Title"/>
                              <w:rPr>
                                <w:rFonts w:ascii="Gill Sans MT" w:hAnsi="Gill Sans MT"/>
                                <w:sz w:val="48"/>
                                <w:szCs w:val="48"/>
                              </w:rPr>
                            </w:pPr>
                          </w:p>
                          <w:p w14:paraId="38E21F15" w14:textId="77777777" w:rsidR="00DD1610" w:rsidRDefault="00DD1610" w:rsidP="00BA27B0"/>
                          <w:p w14:paraId="55CF3A26" w14:textId="77777777" w:rsidR="00DD1610" w:rsidRPr="001663ED" w:rsidRDefault="00DD1610" w:rsidP="00BA27B0">
                            <w:pPr>
                              <w:pStyle w:val="Title"/>
                              <w:rPr>
                                <w:rFonts w:ascii="Gill Sans MT" w:hAnsi="Gill Sans MT"/>
                                <w:sz w:val="48"/>
                                <w:szCs w:val="48"/>
                              </w:rPr>
                            </w:pPr>
                          </w:p>
                          <w:p w14:paraId="09F6B5A0" w14:textId="77777777" w:rsidR="00DD1610" w:rsidRDefault="00DD1610" w:rsidP="00BA27B0"/>
                          <w:p w14:paraId="58A26B3A" w14:textId="77777777" w:rsidR="00DD1610" w:rsidRPr="001663ED" w:rsidRDefault="00DD1610" w:rsidP="00BA27B0">
                            <w:pPr>
                              <w:pStyle w:val="Title"/>
                              <w:rPr>
                                <w:rFonts w:ascii="Gill Sans MT" w:hAnsi="Gill Sans MT"/>
                                <w:sz w:val="48"/>
                                <w:szCs w:val="48"/>
                              </w:rPr>
                            </w:pPr>
                          </w:p>
                          <w:p w14:paraId="69F8816F" w14:textId="77777777" w:rsidR="00DD1610" w:rsidRDefault="00DD1610" w:rsidP="00BA27B0"/>
                          <w:p w14:paraId="7D8A78B4" w14:textId="77777777" w:rsidR="00DD1610" w:rsidRPr="001663ED" w:rsidRDefault="00DD1610" w:rsidP="00BA27B0">
                            <w:pPr>
                              <w:pStyle w:val="Title"/>
                              <w:rPr>
                                <w:rFonts w:ascii="Gill Sans MT" w:hAnsi="Gill Sans MT"/>
                                <w:sz w:val="48"/>
                                <w:szCs w:val="48"/>
                              </w:rPr>
                            </w:pPr>
                          </w:p>
                          <w:p w14:paraId="44459B7C" w14:textId="77777777" w:rsidR="00DD1610" w:rsidRDefault="00DD1610" w:rsidP="00BA27B0"/>
                          <w:p w14:paraId="3D6AB4E5" w14:textId="77777777" w:rsidR="00DD1610" w:rsidRPr="001663ED" w:rsidRDefault="00DD1610" w:rsidP="00BA27B0">
                            <w:pPr>
                              <w:pStyle w:val="Title"/>
                              <w:rPr>
                                <w:rFonts w:ascii="Gill Sans MT" w:hAnsi="Gill Sans MT"/>
                                <w:sz w:val="48"/>
                                <w:szCs w:val="48"/>
                              </w:rPr>
                            </w:pPr>
                          </w:p>
                          <w:p w14:paraId="41AA8EA8" w14:textId="77777777" w:rsidR="00DD1610" w:rsidRDefault="00DD1610" w:rsidP="00BA27B0"/>
                          <w:p w14:paraId="472F9839" w14:textId="77777777" w:rsidR="00DD1610" w:rsidRPr="001663ED" w:rsidRDefault="00DD1610" w:rsidP="00BA27B0">
                            <w:pPr>
                              <w:pStyle w:val="Title"/>
                              <w:rPr>
                                <w:rFonts w:ascii="Gill Sans MT" w:hAnsi="Gill Sans MT"/>
                                <w:sz w:val="48"/>
                                <w:szCs w:val="48"/>
                              </w:rPr>
                            </w:pPr>
                          </w:p>
                          <w:p w14:paraId="07EFB0B5" w14:textId="77777777" w:rsidR="00DD1610" w:rsidRDefault="00DD1610" w:rsidP="00BA27B0"/>
                          <w:p w14:paraId="115AB5BF" w14:textId="77777777" w:rsidR="00DD1610" w:rsidRPr="001663ED" w:rsidRDefault="00DD1610" w:rsidP="00BA27B0">
                            <w:pPr>
                              <w:pStyle w:val="Title"/>
                              <w:rPr>
                                <w:rFonts w:ascii="Gill Sans MT" w:hAnsi="Gill Sans MT"/>
                                <w:sz w:val="48"/>
                                <w:szCs w:val="48"/>
                              </w:rPr>
                            </w:pPr>
                          </w:p>
                          <w:p w14:paraId="5FFB1762" w14:textId="77777777" w:rsidR="00DD1610" w:rsidRDefault="00DD1610" w:rsidP="00BA27B0"/>
                          <w:p w14:paraId="3EBCF0E1" w14:textId="77777777" w:rsidR="00DD1610" w:rsidRPr="001663ED" w:rsidRDefault="00DD1610" w:rsidP="00BA27B0">
                            <w:pPr>
                              <w:pStyle w:val="Title"/>
                              <w:rPr>
                                <w:rFonts w:ascii="Gill Sans MT" w:hAnsi="Gill Sans MT"/>
                                <w:sz w:val="48"/>
                                <w:szCs w:val="48"/>
                              </w:rPr>
                            </w:pPr>
                          </w:p>
                          <w:p w14:paraId="7171BF40" w14:textId="77777777" w:rsidR="00DD1610" w:rsidRDefault="00DD1610" w:rsidP="00BA27B0"/>
                          <w:p w14:paraId="33C30073" w14:textId="77777777" w:rsidR="00DD1610" w:rsidRPr="001663ED" w:rsidRDefault="00DD1610" w:rsidP="00BA27B0">
                            <w:pPr>
                              <w:pStyle w:val="Title"/>
                              <w:rPr>
                                <w:rFonts w:ascii="Gill Sans MT" w:hAnsi="Gill Sans MT"/>
                                <w:sz w:val="48"/>
                                <w:szCs w:val="48"/>
                              </w:rPr>
                            </w:pPr>
                          </w:p>
                          <w:p w14:paraId="5AF4FB8A" w14:textId="77777777" w:rsidR="00DD1610" w:rsidRDefault="00DD1610" w:rsidP="00BA27B0"/>
                          <w:p w14:paraId="0362CD14" w14:textId="77777777" w:rsidR="00DD1610" w:rsidRPr="001663ED" w:rsidRDefault="00DD1610" w:rsidP="00BA27B0">
                            <w:pPr>
                              <w:pStyle w:val="Title"/>
                              <w:rPr>
                                <w:rFonts w:ascii="Gill Sans MT" w:hAnsi="Gill Sans MT"/>
                                <w:sz w:val="48"/>
                                <w:szCs w:val="48"/>
                              </w:rPr>
                            </w:pPr>
                          </w:p>
                          <w:p w14:paraId="006239FB" w14:textId="77777777" w:rsidR="00DD1610" w:rsidRDefault="00DD1610" w:rsidP="00BA27B0"/>
                          <w:p w14:paraId="5357111F" w14:textId="77777777" w:rsidR="00DD1610" w:rsidRPr="001663ED" w:rsidRDefault="00DD1610" w:rsidP="00BA27B0">
                            <w:pPr>
                              <w:pStyle w:val="Title"/>
                              <w:rPr>
                                <w:rFonts w:ascii="Gill Sans MT" w:hAnsi="Gill Sans MT"/>
                                <w:sz w:val="48"/>
                                <w:szCs w:val="48"/>
                              </w:rPr>
                            </w:pPr>
                          </w:p>
                          <w:p w14:paraId="4E38C248" w14:textId="77777777" w:rsidR="00DD1610" w:rsidRDefault="00DD1610" w:rsidP="00BA27B0"/>
                          <w:p w14:paraId="72821B38" w14:textId="77777777" w:rsidR="00DD1610" w:rsidRPr="001663ED" w:rsidRDefault="00DD1610" w:rsidP="00BA27B0">
                            <w:pPr>
                              <w:pStyle w:val="Title"/>
                              <w:rPr>
                                <w:rFonts w:ascii="Gill Sans MT" w:hAnsi="Gill Sans MT"/>
                                <w:sz w:val="48"/>
                                <w:szCs w:val="48"/>
                              </w:rPr>
                            </w:pPr>
                          </w:p>
                          <w:p w14:paraId="045B3619" w14:textId="77777777" w:rsidR="00DD1610" w:rsidRDefault="00DD1610" w:rsidP="00BA27B0"/>
                          <w:p w14:paraId="3A370F36" w14:textId="77777777" w:rsidR="00DD1610" w:rsidRPr="001663ED" w:rsidRDefault="00DD1610" w:rsidP="00BA27B0">
                            <w:pPr>
                              <w:pStyle w:val="Title"/>
                              <w:rPr>
                                <w:rFonts w:ascii="Gill Sans MT" w:hAnsi="Gill Sans MT"/>
                                <w:sz w:val="48"/>
                                <w:szCs w:val="48"/>
                              </w:rPr>
                            </w:pPr>
                          </w:p>
                          <w:p w14:paraId="6D4F51F2" w14:textId="77777777" w:rsidR="00DD1610" w:rsidRDefault="00DD1610" w:rsidP="00BA27B0"/>
                          <w:p w14:paraId="1707AE1F" w14:textId="77777777" w:rsidR="00DD1610" w:rsidRPr="001663ED" w:rsidRDefault="00DD1610" w:rsidP="00BA27B0">
                            <w:pPr>
                              <w:pStyle w:val="Title"/>
                              <w:rPr>
                                <w:rFonts w:ascii="Gill Sans MT" w:hAnsi="Gill Sans MT"/>
                                <w:sz w:val="48"/>
                                <w:szCs w:val="48"/>
                              </w:rPr>
                            </w:pPr>
                          </w:p>
                          <w:p w14:paraId="1CAFA2D2" w14:textId="77777777" w:rsidR="00DD1610" w:rsidRDefault="00DD1610" w:rsidP="00BA27B0"/>
                          <w:p w14:paraId="190617AD" w14:textId="77777777" w:rsidR="00DD1610" w:rsidRPr="001663ED" w:rsidRDefault="00DD1610" w:rsidP="00BA27B0">
                            <w:pPr>
                              <w:pStyle w:val="Title"/>
                              <w:rPr>
                                <w:rFonts w:ascii="Gill Sans MT" w:hAnsi="Gill Sans MT"/>
                                <w:sz w:val="48"/>
                                <w:szCs w:val="48"/>
                              </w:rPr>
                            </w:pPr>
                          </w:p>
                          <w:p w14:paraId="19C702F8" w14:textId="77777777" w:rsidR="00DD1610" w:rsidRDefault="00DD1610" w:rsidP="00BA27B0"/>
                          <w:p w14:paraId="02C9A3A3" w14:textId="77777777" w:rsidR="00DD1610" w:rsidRPr="001663ED" w:rsidRDefault="00DD1610" w:rsidP="00BA27B0">
                            <w:pPr>
                              <w:pStyle w:val="Title"/>
                              <w:rPr>
                                <w:rFonts w:ascii="Gill Sans MT" w:hAnsi="Gill Sans MT"/>
                                <w:sz w:val="48"/>
                                <w:szCs w:val="48"/>
                              </w:rPr>
                            </w:pPr>
                          </w:p>
                          <w:p w14:paraId="0C9758E5" w14:textId="77777777" w:rsidR="00DD1610" w:rsidRDefault="00DD1610" w:rsidP="00BA27B0"/>
                          <w:p w14:paraId="2539F0E8" w14:textId="77777777" w:rsidR="00DD1610" w:rsidRPr="001663ED" w:rsidRDefault="00DD1610" w:rsidP="00BA27B0">
                            <w:pPr>
                              <w:pStyle w:val="Title"/>
                              <w:rPr>
                                <w:rFonts w:ascii="Gill Sans MT" w:hAnsi="Gill Sans MT"/>
                                <w:sz w:val="48"/>
                                <w:szCs w:val="48"/>
                              </w:rPr>
                            </w:pPr>
                          </w:p>
                          <w:p w14:paraId="3ADBC917" w14:textId="77777777" w:rsidR="00DD1610" w:rsidRDefault="00DD1610" w:rsidP="00BA27B0"/>
                          <w:p w14:paraId="1CBE59A0" w14:textId="77777777" w:rsidR="00DD1610" w:rsidRPr="001663ED" w:rsidRDefault="00DD1610" w:rsidP="00BA27B0">
                            <w:pPr>
                              <w:pStyle w:val="Title"/>
                              <w:rPr>
                                <w:rFonts w:ascii="Gill Sans MT" w:hAnsi="Gill Sans MT"/>
                                <w:sz w:val="48"/>
                                <w:szCs w:val="48"/>
                              </w:rPr>
                            </w:pPr>
                          </w:p>
                          <w:p w14:paraId="4D811E40" w14:textId="77777777" w:rsidR="00DD1610" w:rsidRDefault="00DD1610" w:rsidP="00BA27B0"/>
                          <w:p w14:paraId="6D724FE5" w14:textId="77777777" w:rsidR="00DD1610" w:rsidRPr="001663ED" w:rsidRDefault="00DD1610" w:rsidP="00BA27B0">
                            <w:pPr>
                              <w:pStyle w:val="Title"/>
                              <w:rPr>
                                <w:rFonts w:ascii="Gill Sans MT" w:hAnsi="Gill Sans MT"/>
                                <w:sz w:val="48"/>
                                <w:szCs w:val="48"/>
                              </w:rPr>
                            </w:pPr>
                          </w:p>
                          <w:p w14:paraId="556FEB71" w14:textId="77777777" w:rsidR="00DD1610" w:rsidRDefault="00DD1610" w:rsidP="00BA27B0"/>
                          <w:p w14:paraId="41A83394" w14:textId="77777777" w:rsidR="00DD1610" w:rsidRPr="001663ED" w:rsidRDefault="00DD1610" w:rsidP="00BA27B0">
                            <w:pPr>
                              <w:pStyle w:val="Title"/>
                              <w:rPr>
                                <w:rFonts w:ascii="Gill Sans MT" w:hAnsi="Gill Sans MT"/>
                                <w:sz w:val="48"/>
                                <w:szCs w:val="48"/>
                              </w:rPr>
                            </w:pPr>
                          </w:p>
                          <w:p w14:paraId="6CCF9353" w14:textId="77777777" w:rsidR="00DD1610" w:rsidRDefault="00DD1610" w:rsidP="00BA27B0"/>
                          <w:p w14:paraId="7253B9D5" w14:textId="77777777" w:rsidR="00DD1610" w:rsidRPr="001663ED" w:rsidRDefault="00DD1610" w:rsidP="00BA27B0">
                            <w:pPr>
                              <w:pStyle w:val="Title"/>
                              <w:rPr>
                                <w:rFonts w:ascii="Gill Sans MT" w:hAnsi="Gill Sans MT"/>
                                <w:sz w:val="48"/>
                                <w:szCs w:val="48"/>
                              </w:rPr>
                            </w:pPr>
                          </w:p>
                          <w:p w14:paraId="110D02C3" w14:textId="77777777" w:rsidR="00DD1610" w:rsidRDefault="00DD1610" w:rsidP="00BA27B0"/>
                          <w:p w14:paraId="3B2FB959" w14:textId="77777777" w:rsidR="00DD1610" w:rsidRPr="001663ED" w:rsidRDefault="00DD1610" w:rsidP="00BA27B0">
                            <w:pPr>
                              <w:pStyle w:val="Title"/>
                              <w:rPr>
                                <w:rFonts w:ascii="Gill Sans MT" w:hAnsi="Gill Sans MT"/>
                                <w:sz w:val="48"/>
                                <w:szCs w:val="48"/>
                              </w:rPr>
                            </w:pPr>
                          </w:p>
                          <w:p w14:paraId="30E66240" w14:textId="77777777" w:rsidR="00DD1610" w:rsidRDefault="00DD1610" w:rsidP="00BA27B0"/>
                          <w:p w14:paraId="1153FFB4" w14:textId="77777777" w:rsidR="00DD1610" w:rsidRPr="001663ED" w:rsidRDefault="00DD1610" w:rsidP="00BA27B0">
                            <w:pPr>
                              <w:pStyle w:val="Title"/>
                              <w:rPr>
                                <w:rFonts w:ascii="Gill Sans MT" w:hAnsi="Gill Sans MT"/>
                                <w:sz w:val="48"/>
                                <w:szCs w:val="48"/>
                              </w:rPr>
                            </w:pPr>
                          </w:p>
                          <w:p w14:paraId="5E8556AF" w14:textId="77777777" w:rsidR="00DD1610" w:rsidRDefault="00DD1610" w:rsidP="00BA27B0"/>
                          <w:p w14:paraId="3C5B5D8D" w14:textId="77777777" w:rsidR="00DD1610" w:rsidRPr="001663ED" w:rsidRDefault="00DD1610" w:rsidP="00BA27B0">
                            <w:pPr>
                              <w:pStyle w:val="Title"/>
                              <w:rPr>
                                <w:rFonts w:ascii="Gill Sans MT" w:hAnsi="Gill Sans MT"/>
                                <w:sz w:val="48"/>
                                <w:szCs w:val="48"/>
                              </w:rPr>
                            </w:pPr>
                          </w:p>
                          <w:p w14:paraId="1820CC3B" w14:textId="77777777" w:rsidR="00DD1610" w:rsidRDefault="00DD1610" w:rsidP="00BA27B0"/>
                          <w:p w14:paraId="3D47BD63" w14:textId="77777777" w:rsidR="00DD1610" w:rsidRPr="001663ED" w:rsidRDefault="00DD1610" w:rsidP="00BA27B0">
                            <w:pPr>
                              <w:pStyle w:val="Title"/>
                              <w:rPr>
                                <w:rFonts w:ascii="Gill Sans MT" w:hAnsi="Gill Sans MT"/>
                                <w:sz w:val="48"/>
                                <w:szCs w:val="48"/>
                              </w:rPr>
                            </w:pPr>
                          </w:p>
                          <w:p w14:paraId="04396386" w14:textId="77777777" w:rsidR="00DD1610" w:rsidRDefault="00DD1610" w:rsidP="00BA27B0"/>
                          <w:p w14:paraId="28ABB604" w14:textId="77777777" w:rsidR="00DD1610" w:rsidRPr="001663ED" w:rsidRDefault="00DD1610" w:rsidP="00BA27B0">
                            <w:pPr>
                              <w:pStyle w:val="Title"/>
                              <w:rPr>
                                <w:rFonts w:ascii="Gill Sans MT" w:hAnsi="Gill Sans MT"/>
                                <w:sz w:val="48"/>
                                <w:szCs w:val="48"/>
                              </w:rPr>
                            </w:pPr>
                          </w:p>
                          <w:p w14:paraId="5E7282FB" w14:textId="77777777" w:rsidR="00DD1610" w:rsidRDefault="00DD1610" w:rsidP="00BA27B0"/>
                          <w:p w14:paraId="6A17B49E" w14:textId="77777777" w:rsidR="00DD1610" w:rsidRPr="001663ED" w:rsidRDefault="00DD1610" w:rsidP="00BA27B0">
                            <w:pPr>
                              <w:pStyle w:val="Title"/>
                              <w:rPr>
                                <w:rFonts w:ascii="Gill Sans MT" w:hAnsi="Gill Sans MT"/>
                                <w:sz w:val="48"/>
                                <w:szCs w:val="48"/>
                              </w:rPr>
                            </w:pPr>
                          </w:p>
                          <w:p w14:paraId="2A78FEA5" w14:textId="77777777" w:rsidR="00DD1610" w:rsidRDefault="00DD1610" w:rsidP="00BA27B0"/>
                          <w:p w14:paraId="7ECDD355" w14:textId="77777777" w:rsidR="00DD1610" w:rsidRPr="001663ED" w:rsidRDefault="00DD1610" w:rsidP="00BA27B0">
                            <w:pPr>
                              <w:pStyle w:val="Title"/>
                              <w:rPr>
                                <w:rFonts w:ascii="Gill Sans MT" w:hAnsi="Gill Sans MT"/>
                                <w:sz w:val="48"/>
                                <w:szCs w:val="48"/>
                              </w:rPr>
                            </w:pPr>
                          </w:p>
                          <w:p w14:paraId="39316A73" w14:textId="77777777" w:rsidR="00DD1610" w:rsidRDefault="00DD1610" w:rsidP="00BA27B0"/>
                          <w:p w14:paraId="37CDA04F" w14:textId="77777777" w:rsidR="00DD1610" w:rsidRPr="001663ED" w:rsidRDefault="00DD1610" w:rsidP="00BA27B0">
                            <w:pPr>
                              <w:pStyle w:val="Title"/>
                              <w:rPr>
                                <w:rFonts w:ascii="Gill Sans MT" w:hAnsi="Gill Sans MT"/>
                                <w:sz w:val="48"/>
                                <w:szCs w:val="48"/>
                              </w:rPr>
                            </w:pPr>
                          </w:p>
                          <w:p w14:paraId="668BCB11" w14:textId="77777777" w:rsidR="00DD1610" w:rsidRDefault="00DD1610" w:rsidP="00BA27B0"/>
                          <w:p w14:paraId="1BFA393F" w14:textId="77777777" w:rsidR="00DD1610" w:rsidRPr="001663ED" w:rsidRDefault="00DD1610" w:rsidP="00BA27B0">
                            <w:pPr>
                              <w:pStyle w:val="Title"/>
                              <w:rPr>
                                <w:rFonts w:ascii="Gill Sans MT" w:hAnsi="Gill Sans MT"/>
                                <w:sz w:val="48"/>
                                <w:szCs w:val="48"/>
                              </w:rPr>
                            </w:pPr>
                          </w:p>
                          <w:p w14:paraId="6972F934" w14:textId="77777777" w:rsidR="00DD1610" w:rsidRDefault="00DD1610" w:rsidP="00BA27B0"/>
                          <w:p w14:paraId="7ACF3F7E" w14:textId="77777777" w:rsidR="00DD1610" w:rsidRPr="001663ED" w:rsidRDefault="00DD1610" w:rsidP="00BA27B0">
                            <w:pPr>
                              <w:pStyle w:val="Title"/>
                              <w:rPr>
                                <w:rFonts w:ascii="Gill Sans MT" w:hAnsi="Gill Sans MT"/>
                                <w:sz w:val="48"/>
                                <w:szCs w:val="48"/>
                              </w:rPr>
                            </w:pPr>
                          </w:p>
                          <w:p w14:paraId="7BC3AB6C" w14:textId="77777777" w:rsidR="00DD1610" w:rsidRDefault="00DD1610" w:rsidP="00BA27B0"/>
                          <w:p w14:paraId="1C9448BF" w14:textId="77777777" w:rsidR="00DD1610" w:rsidRPr="001663ED" w:rsidRDefault="00DD1610" w:rsidP="00BA27B0">
                            <w:pPr>
                              <w:pStyle w:val="Title"/>
                              <w:rPr>
                                <w:rFonts w:ascii="Gill Sans MT" w:hAnsi="Gill Sans MT"/>
                                <w:sz w:val="48"/>
                                <w:szCs w:val="48"/>
                              </w:rPr>
                            </w:pPr>
                          </w:p>
                          <w:p w14:paraId="7FB77A42" w14:textId="77777777" w:rsidR="00DD1610" w:rsidRDefault="00DD1610" w:rsidP="00BA27B0"/>
                          <w:p w14:paraId="3CDA42FE" w14:textId="77777777" w:rsidR="00DD1610" w:rsidRPr="001663ED" w:rsidRDefault="00DD1610" w:rsidP="00BA27B0">
                            <w:pPr>
                              <w:pStyle w:val="Title"/>
                              <w:rPr>
                                <w:rFonts w:ascii="Gill Sans MT" w:hAnsi="Gill Sans MT"/>
                                <w:sz w:val="48"/>
                                <w:szCs w:val="48"/>
                              </w:rPr>
                            </w:pPr>
                          </w:p>
                          <w:p w14:paraId="1C48DE6C" w14:textId="77777777" w:rsidR="00DD1610" w:rsidRDefault="00DD1610" w:rsidP="00BA27B0"/>
                          <w:p w14:paraId="32898809" w14:textId="77777777" w:rsidR="00DD1610" w:rsidRPr="001663ED" w:rsidRDefault="00DD1610" w:rsidP="00BA27B0">
                            <w:pPr>
                              <w:pStyle w:val="Title"/>
                              <w:rPr>
                                <w:rFonts w:ascii="Gill Sans MT" w:hAnsi="Gill Sans MT"/>
                                <w:sz w:val="48"/>
                                <w:szCs w:val="48"/>
                              </w:rPr>
                            </w:pPr>
                          </w:p>
                          <w:p w14:paraId="6134A0F4" w14:textId="77777777" w:rsidR="00DD1610" w:rsidRDefault="00DD1610" w:rsidP="00BA27B0"/>
                          <w:p w14:paraId="3B0F88C2" w14:textId="77777777" w:rsidR="00DD1610" w:rsidRPr="001663ED" w:rsidRDefault="00DD1610" w:rsidP="00BA27B0">
                            <w:pPr>
                              <w:pStyle w:val="Title"/>
                              <w:rPr>
                                <w:rFonts w:ascii="Gill Sans MT" w:hAnsi="Gill Sans MT"/>
                                <w:sz w:val="48"/>
                                <w:szCs w:val="48"/>
                              </w:rPr>
                            </w:pPr>
                          </w:p>
                          <w:p w14:paraId="5DFE4554" w14:textId="77777777" w:rsidR="00DD1610" w:rsidRDefault="00DD1610" w:rsidP="00BA27B0"/>
                          <w:p w14:paraId="7EB692F6" w14:textId="77777777" w:rsidR="00DD1610" w:rsidRPr="001663ED" w:rsidRDefault="00DD1610" w:rsidP="00BA27B0">
                            <w:pPr>
                              <w:pStyle w:val="Title"/>
                              <w:rPr>
                                <w:rFonts w:ascii="Gill Sans MT" w:hAnsi="Gill Sans MT"/>
                                <w:sz w:val="48"/>
                                <w:szCs w:val="48"/>
                              </w:rPr>
                            </w:pPr>
                          </w:p>
                          <w:p w14:paraId="3D30D357" w14:textId="77777777" w:rsidR="00DD1610" w:rsidRDefault="00DD1610" w:rsidP="00BA27B0"/>
                          <w:p w14:paraId="152880B5" w14:textId="77777777" w:rsidR="00DD1610" w:rsidRPr="001663ED" w:rsidRDefault="00DD1610" w:rsidP="00BA27B0">
                            <w:pPr>
                              <w:pStyle w:val="Title"/>
                              <w:rPr>
                                <w:rFonts w:ascii="Gill Sans MT" w:hAnsi="Gill Sans MT"/>
                                <w:sz w:val="48"/>
                                <w:szCs w:val="48"/>
                              </w:rPr>
                            </w:pPr>
                          </w:p>
                          <w:p w14:paraId="4DDE59E6" w14:textId="77777777" w:rsidR="00DD1610" w:rsidRDefault="00DD1610" w:rsidP="00BA27B0"/>
                          <w:p w14:paraId="662BA498" w14:textId="77777777" w:rsidR="00DD1610" w:rsidRPr="001663ED" w:rsidRDefault="00DD1610" w:rsidP="00BA27B0">
                            <w:pPr>
                              <w:pStyle w:val="Title"/>
                              <w:rPr>
                                <w:rFonts w:ascii="Gill Sans MT" w:hAnsi="Gill Sans MT"/>
                                <w:sz w:val="48"/>
                                <w:szCs w:val="48"/>
                              </w:rPr>
                            </w:pPr>
                          </w:p>
                          <w:p w14:paraId="33564578" w14:textId="77777777" w:rsidR="00DD1610" w:rsidRDefault="00DD1610" w:rsidP="00BA27B0"/>
                          <w:p w14:paraId="0FB3D5CD" w14:textId="77777777" w:rsidR="00DD1610" w:rsidRPr="001663ED" w:rsidRDefault="00DD1610" w:rsidP="00BA27B0">
                            <w:pPr>
                              <w:pStyle w:val="Title"/>
                              <w:rPr>
                                <w:rFonts w:ascii="Gill Sans MT" w:hAnsi="Gill Sans MT"/>
                                <w:sz w:val="48"/>
                                <w:szCs w:val="48"/>
                              </w:rPr>
                            </w:pPr>
                          </w:p>
                          <w:p w14:paraId="011DDEB6" w14:textId="77777777" w:rsidR="00DD1610" w:rsidRDefault="00DD1610" w:rsidP="00BA27B0"/>
                          <w:p w14:paraId="71F5994C" w14:textId="77777777" w:rsidR="00DD1610" w:rsidRPr="001663ED" w:rsidRDefault="00DD1610" w:rsidP="00BA27B0">
                            <w:pPr>
                              <w:pStyle w:val="Title"/>
                              <w:rPr>
                                <w:rFonts w:ascii="Gill Sans MT" w:hAnsi="Gill Sans MT"/>
                                <w:sz w:val="48"/>
                                <w:szCs w:val="48"/>
                              </w:rPr>
                            </w:pPr>
                          </w:p>
                          <w:p w14:paraId="7606E6C1" w14:textId="77777777" w:rsidR="00DD1610" w:rsidRDefault="00DD1610" w:rsidP="00BA27B0"/>
                          <w:p w14:paraId="01CF5FF2" w14:textId="77777777" w:rsidR="00DD1610" w:rsidRPr="001663ED" w:rsidRDefault="00DD1610" w:rsidP="00BA27B0">
                            <w:pPr>
                              <w:pStyle w:val="Title"/>
                              <w:rPr>
                                <w:rFonts w:ascii="Gill Sans MT" w:hAnsi="Gill Sans MT"/>
                                <w:sz w:val="48"/>
                                <w:szCs w:val="48"/>
                              </w:rPr>
                            </w:pPr>
                          </w:p>
                          <w:p w14:paraId="0BA074B3" w14:textId="77777777" w:rsidR="00DD1610" w:rsidRDefault="00DD1610" w:rsidP="00BA27B0"/>
                          <w:p w14:paraId="25A9A9D5" w14:textId="77777777" w:rsidR="00DD1610" w:rsidRPr="001663ED" w:rsidRDefault="00DD1610" w:rsidP="00BA27B0">
                            <w:pPr>
                              <w:pStyle w:val="Title"/>
                              <w:rPr>
                                <w:rFonts w:ascii="Gill Sans MT" w:hAnsi="Gill Sans MT"/>
                                <w:sz w:val="48"/>
                                <w:szCs w:val="48"/>
                              </w:rPr>
                            </w:pPr>
                          </w:p>
                          <w:p w14:paraId="78E520B1" w14:textId="77777777" w:rsidR="00DD1610" w:rsidRDefault="00DD1610" w:rsidP="00BA27B0"/>
                          <w:p w14:paraId="09240C78" w14:textId="77777777" w:rsidR="00DD1610" w:rsidRPr="001663ED" w:rsidRDefault="00DD1610" w:rsidP="00BA27B0">
                            <w:pPr>
                              <w:pStyle w:val="Title"/>
                              <w:rPr>
                                <w:rFonts w:ascii="Gill Sans MT" w:hAnsi="Gill Sans MT"/>
                                <w:sz w:val="48"/>
                                <w:szCs w:val="48"/>
                              </w:rPr>
                            </w:pPr>
                          </w:p>
                          <w:p w14:paraId="46FF1183" w14:textId="77777777" w:rsidR="00DD1610" w:rsidRDefault="00DD1610" w:rsidP="00BA27B0"/>
                          <w:p w14:paraId="424FB817" w14:textId="77777777" w:rsidR="00DD1610" w:rsidRPr="001663ED" w:rsidRDefault="00DD1610" w:rsidP="00BA27B0">
                            <w:pPr>
                              <w:pStyle w:val="Title"/>
                              <w:rPr>
                                <w:rFonts w:ascii="Gill Sans MT" w:hAnsi="Gill Sans MT"/>
                                <w:sz w:val="48"/>
                                <w:szCs w:val="48"/>
                              </w:rPr>
                            </w:pPr>
                          </w:p>
                          <w:p w14:paraId="07561A9C" w14:textId="77777777" w:rsidR="00DD1610" w:rsidRDefault="00DD1610" w:rsidP="00BA27B0"/>
                          <w:p w14:paraId="0D477465" w14:textId="77777777" w:rsidR="00DD1610" w:rsidRPr="001663ED" w:rsidRDefault="00DD1610" w:rsidP="00BA27B0">
                            <w:pPr>
                              <w:pStyle w:val="Title"/>
                              <w:rPr>
                                <w:rFonts w:ascii="Gill Sans MT" w:hAnsi="Gill Sans MT"/>
                                <w:sz w:val="48"/>
                                <w:szCs w:val="48"/>
                              </w:rPr>
                            </w:pPr>
                          </w:p>
                          <w:p w14:paraId="0948F021" w14:textId="77777777" w:rsidR="00DD1610" w:rsidRDefault="00DD1610" w:rsidP="00BA27B0"/>
                          <w:p w14:paraId="4E30E69F" w14:textId="77777777" w:rsidR="00DD1610" w:rsidRPr="001663ED" w:rsidRDefault="00DD1610" w:rsidP="00BA27B0">
                            <w:pPr>
                              <w:pStyle w:val="Title"/>
                              <w:rPr>
                                <w:rFonts w:ascii="Gill Sans MT" w:hAnsi="Gill Sans MT"/>
                                <w:sz w:val="48"/>
                                <w:szCs w:val="48"/>
                              </w:rPr>
                            </w:pPr>
                          </w:p>
                          <w:p w14:paraId="450C4A49" w14:textId="77777777" w:rsidR="00DD1610" w:rsidRDefault="00DD1610" w:rsidP="00BA27B0"/>
                          <w:p w14:paraId="038ABB46" w14:textId="77777777" w:rsidR="00DD1610" w:rsidRPr="001663ED" w:rsidRDefault="00DD1610" w:rsidP="00BA27B0">
                            <w:pPr>
                              <w:pStyle w:val="Title"/>
                              <w:rPr>
                                <w:rFonts w:ascii="Gill Sans MT" w:hAnsi="Gill Sans MT"/>
                                <w:sz w:val="48"/>
                                <w:szCs w:val="48"/>
                              </w:rPr>
                            </w:pPr>
                          </w:p>
                          <w:p w14:paraId="7C3F1D5B" w14:textId="77777777" w:rsidR="00DD1610" w:rsidRDefault="00DD1610" w:rsidP="00BA27B0"/>
                          <w:p w14:paraId="1C561D5A" w14:textId="77777777" w:rsidR="00DD1610" w:rsidRPr="001663ED" w:rsidRDefault="00DD1610" w:rsidP="00BA27B0">
                            <w:pPr>
                              <w:pStyle w:val="Title"/>
                              <w:rPr>
                                <w:rFonts w:ascii="Gill Sans MT" w:hAnsi="Gill Sans MT"/>
                                <w:sz w:val="48"/>
                                <w:szCs w:val="48"/>
                              </w:rPr>
                            </w:pPr>
                          </w:p>
                          <w:p w14:paraId="2EB0D1C0" w14:textId="77777777" w:rsidR="00DD1610" w:rsidRDefault="00DD1610" w:rsidP="00BA27B0"/>
                          <w:p w14:paraId="506B743D" w14:textId="77777777" w:rsidR="00DD1610" w:rsidRPr="001663ED" w:rsidRDefault="00DD1610" w:rsidP="00BA27B0">
                            <w:pPr>
                              <w:pStyle w:val="Title"/>
                              <w:rPr>
                                <w:rFonts w:ascii="Gill Sans MT" w:hAnsi="Gill Sans MT"/>
                                <w:sz w:val="48"/>
                                <w:szCs w:val="48"/>
                              </w:rPr>
                            </w:pPr>
                          </w:p>
                          <w:p w14:paraId="4557188F" w14:textId="77777777" w:rsidR="00DD1610" w:rsidRDefault="00DD1610" w:rsidP="00BA27B0"/>
                          <w:p w14:paraId="3955FBF8" w14:textId="77777777" w:rsidR="00DD1610" w:rsidRPr="001663ED" w:rsidRDefault="00DD1610" w:rsidP="00BA27B0">
                            <w:pPr>
                              <w:pStyle w:val="Title"/>
                              <w:rPr>
                                <w:rFonts w:ascii="Gill Sans MT" w:hAnsi="Gill Sans MT"/>
                                <w:sz w:val="48"/>
                                <w:szCs w:val="48"/>
                              </w:rPr>
                            </w:pPr>
                          </w:p>
                          <w:p w14:paraId="32B020A7" w14:textId="77777777" w:rsidR="00DD1610" w:rsidRDefault="00DD1610" w:rsidP="00BA27B0"/>
                          <w:p w14:paraId="29E16C0E" w14:textId="77777777" w:rsidR="00DD1610" w:rsidRPr="001663ED" w:rsidRDefault="00DD1610" w:rsidP="00BA27B0">
                            <w:pPr>
                              <w:pStyle w:val="Title"/>
                              <w:rPr>
                                <w:rFonts w:ascii="Gill Sans MT" w:hAnsi="Gill Sans MT"/>
                                <w:sz w:val="48"/>
                                <w:szCs w:val="48"/>
                              </w:rPr>
                            </w:pPr>
                          </w:p>
                          <w:p w14:paraId="47FB1034" w14:textId="77777777" w:rsidR="00DD1610" w:rsidRDefault="00DD1610" w:rsidP="00BA27B0"/>
                          <w:p w14:paraId="05A980CC" w14:textId="77777777" w:rsidR="00DD1610" w:rsidRPr="001663ED" w:rsidRDefault="00DD1610" w:rsidP="00BA27B0">
                            <w:pPr>
                              <w:pStyle w:val="Title"/>
                              <w:rPr>
                                <w:rFonts w:ascii="Gill Sans MT" w:hAnsi="Gill Sans MT"/>
                                <w:sz w:val="48"/>
                                <w:szCs w:val="48"/>
                              </w:rPr>
                            </w:pPr>
                          </w:p>
                          <w:p w14:paraId="52BEC6C8" w14:textId="77777777" w:rsidR="00DD1610" w:rsidRDefault="00DD1610" w:rsidP="00BA27B0"/>
                          <w:p w14:paraId="7BDCDB17" w14:textId="77777777" w:rsidR="00DD1610" w:rsidRPr="001663ED" w:rsidRDefault="00DD1610" w:rsidP="00BA27B0">
                            <w:pPr>
                              <w:pStyle w:val="Title"/>
                              <w:rPr>
                                <w:rFonts w:ascii="Gill Sans MT" w:hAnsi="Gill Sans MT"/>
                                <w:sz w:val="48"/>
                                <w:szCs w:val="48"/>
                              </w:rPr>
                            </w:pPr>
                          </w:p>
                          <w:p w14:paraId="62CE0BE5" w14:textId="77777777" w:rsidR="00DD1610" w:rsidRDefault="00DD1610" w:rsidP="00BA27B0"/>
                          <w:p w14:paraId="15AB4ADA" w14:textId="77777777" w:rsidR="00DD1610" w:rsidRPr="001663ED" w:rsidRDefault="00DD1610" w:rsidP="00BA27B0">
                            <w:pPr>
                              <w:pStyle w:val="Title"/>
                              <w:rPr>
                                <w:rFonts w:ascii="Gill Sans MT" w:hAnsi="Gill Sans MT"/>
                                <w:sz w:val="48"/>
                                <w:szCs w:val="48"/>
                              </w:rPr>
                            </w:pPr>
                          </w:p>
                          <w:p w14:paraId="67634DEE" w14:textId="77777777" w:rsidR="00DD1610" w:rsidRDefault="00DD1610" w:rsidP="00BA27B0"/>
                          <w:p w14:paraId="67B1A143" w14:textId="77777777" w:rsidR="00DD1610" w:rsidRPr="001663ED" w:rsidRDefault="00DD1610" w:rsidP="00BA27B0">
                            <w:pPr>
                              <w:pStyle w:val="Title"/>
                              <w:rPr>
                                <w:rFonts w:ascii="Gill Sans MT" w:hAnsi="Gill Sans MT"/>
                                <w:sz w:val="48"/>
                                <w:szCs w:val="48"/>
                              </w:rPr>
                            </w:pPr>
                          </w:p>
                          <w:p w14:paraId="24848692" w14:textId="77777777" w:rsidR="00DD1610" w:rsidRDefault="00DD1610" w:rsidP="00BA27B0"/>
                          <w:p w14:paraId="0B2B52DA" w14:textId="77777777" w:rsidR="00DD1610" w:rsidRPr="001663ED" w:rsidRDefault="00DD1610" w:rsidP="00BA27B0">
                            <w:pPr>
                              <w:pStyle w:val="Title"/>
                              <w:rPr>
                                <w:rFonts w:ascii="Gill Sans MT" w:hAnsi="Gill Sans MT"/>
                                <w:sz w:val="48"/>
                                <w:szCs w:val="48"/>
                              </w:rPr>
                            </w:pPr>
                          </w:p>
                          <w:p w14:paraId="1816376F" w14:textId="77777777" w:rsidR="00DD1610" w:rsidRDefault="00DD1610" w:rsidP="00BA27B0"/>
                          <w:p w14:paraId="275966AE" w14:textId="77777777" w:rsidR="00DD1610" w:rsidRPr="001663ED" w:rsidRDefault="00DD1610" w:rsidP="00BA27B0">
                            <w:pPr>
                              <w:pStyle w:val="Title"/>
                              <w:rPr>
                                <w:rFonts w:ascii="Gill Sans MT" w:hAnsi="Gill Sans MT"/>
                                <w:sz w:val="48"/>
                                <w:szCs w:val="48"/>
                              </w:rPr>
                            </w:pPr>
                          </w:p>
                          <w:p w14:paraId="2BC4F462" w14:textId="77777777" w:rsidR="00DD1610" w:rsidRDefault="00DD1610" w:rsidP="00BA27B0"/>
                          <w:p w14:paraId="3DE01EE8" w14:textId="77777777" w:rsidR="00DD1610" w:rsidRPr="001663ED" w:rsidRDefault="00DD1610" w:rsidP="00BA27B0">
                            <w:pPr>
                              <w:pStyle w:val="Title"/>
                              <w:rPr>
                                <w:rFonts w:ascii="Gill Sans MT" w:hAnsi="Gill Sans MT"/>
                                <w:sz w:val="48"/>
                                <w:szCs w:val="48"/>
                              </w:rPr>
                            </w:pPr>
                          </w:p>
                          <w:p w14:paraId="5A0E72D0" w14:textId="77777777" w:rsidR="00DD1610" w:rsidRDefault="00DD1610" w:rsidP="00BA27B0"/>
                          <w:p w14:paraId="775768CE" w14:textId="77777777" w:rsidR="00DD1610" w:rsidRPr="001663ED" w:rsidRDefault="00DD1610" w:rsidP="00BA27B0">
                            <w:pPr>
                              <w:pStyle w:val="Title"/>
                              <w:rPr>
                                <w:rFonts w:ascii="Gill Sans MT" w:hAnsi="Gill Sans MT"/>
                                <w:sz w:val="48"/>
                                <w:szCs w:val="48"/>
                              </w:rPr>
                            </w:pPr>
                          </w:p>
                          <w:p w14:paraId="6F5C9F78" w14:textId="77777777" w:rsidR="00DD1610" w:rsidRDefault="00DD1610" w:rsidP="00BA27B0"/>
                          <w:p w14:paraId="4F5EA984" w14:textId="77777777" w:rsidR="00DD1610" w:rsidRPr="001663ED" w:rsidRDefault="00DD1610" w:rsidP="00BA27B0">
                            <w:pPr>
                              <w:pStyle w:val="Title"/>
                              <w:rPr>
                                <w:rFonts w:ascii="Gill Sans MT" w:hAnsi="Gill Sans MT"/>
                                <w:sz w:val="48"/>
                                <w:szCs w:val="48"/>
                              </w:rPr>
                            </w:pPr>
                          </w:p>
                          <w:p w14:paraId="7D9A0E95" w14:textId="77777777" w:rsidR="00DD1610" w:rsidRDefault="00DD1610" w:rsidP="00BA27B0"/>
                          <w:p w14:paraId="1A2E5DF8" w14:textId="77777777" w:rsidR="00DD1610" w:rsidRPr="001663ED" w:rsidRDefault="00DD1610" w:rsidP="00BA27B0">
                            <w:pPr>
                              <w:pStyle w:val="Title"/>
                              <w:rPr>
                                <w:rFonts w:ascii="Gill Sans MT" w:hAnsi="Gill Sans MT"/>
                                <w:sz w:val="48"/>
                                <w:szCs w:val="48"/>
                              </w:rPr>
                            </w:pPr>
                          </w:p>
                          <w:p w14:paraId="7FD7C609" w14:textId="77777777" w:rsidR="00DD1610" w:rsidRDefault="00DD1610" w:rsidP="00BA27B0"/>
                          <w:p w14:paraId="13D54A66" w14:textId="77777777" w:rsidR="00DD1610" w:rsidRPr="001663ED" w:rsidRDefault="00DD1610" w:rsidP="00BA27B0">
                            <w:pPr>
                              <w:pStyle w:val="Title"/>
                              <w:rPr>
                                <w:rFonts w:ascii="Gill Sans MT" w:hAnsi="Gill Sans MT"/>
                                <w:sz w:val="48"/>
                                <w:szCs w:val="48"/>
                              </w:rPr>
                            </w:pPr>
                          </w:p>
                          <w:p w14:paraId="7893D9BB" w14:textId="77777777" w:rsidR="00DD1610" w:rsidRDefault="00DD1610" w:rsidP="00BA27B0"/>
                          <w:p w14:paraId="5B14E15B" w14:textId="77777777" w:rsidR="00DD1610" w:rsidRPr="001663ED" w:rsidRDefault="00DD1610" w:rsidP="00BA27B0">
                            <w:pPr>
                              <w:pStyle w:val="Title"/>
                              <w:rPr>
                                <w:rFonts w:ascii="Gill Sans MT" w:hAnsi="Gill Sans MT"/>
                                <w:sz w:val="48"/>
                                <w:szCs w:val="48"/>
                              </w:rPr>
                            </w:pPr>
                          </w:p>
                          <w:p w14:paraId="4B1634CD" w14:textId="77777777" w:rsidR="00DD1610" w:rsidRDefault="00DD1610" w:rsidP="00BA27B0"/>
                          <w:p w14:paraId="2DF48706" w14:textId="77777777" w:rsidR="00DD1610" w:rsidRPr="001663ED" w:rsidRDefault="00DD1610" w:rsidP="00BA27B0">
                            <w:pPr>
                              <w:pStyle w:val="Title"/>
                              <w:rPr>
                                <w:rFonts w:ascii="Gill Sans MT" w:hAnsi="Gill Sans MT"/>
                                <w:sz w:val="48"/>
                                <w:szCs w:val="48"/>
                              </w:rPr>
                            </w:pPr>
                          </w:p>
                          <w:p w14:paraId="18ECAFE6" w14:textId="77777777" w:rsidR="00DD1610" w:rsidRDefault="00DD1610" w:rsidP="00BA27B0"/>
                          <w:p w14:paraId="4B24BF4E" w14:textId="77777777" w:rsidR="00DD1610" w:rsidRPr="001663ED" w:rsidRDefault="00DD1610" w:rsidP="00BA27B0">
                            <w:pPr>
                              <w:pStyle w:val="Title"/>
                              <w:rPr>
                                <w:rFonts w:ascii="Gill Sans MT" w:hAnsi="Gill Sans MT"/>
                                <w:sz w:val="48"/>
                                <w:szCs w:val="48"/>
                              </w:rPr>
                            </w:pPr>
                          </w:p>
                          <w:p w14:paraId="5BCBE861" w14:textId="77777777" w:rsidR="00DD1610" w:rsidRDefault="00DD1610" w:rsidP="00BA27B0"/>
                          <w:p w14:paraId="389EB14C" w14:textId="77777777" w:rsidR="00DD1610" w:rsidRPr="001663ED" w:rsidRDefault="00DD1610" w:rsidP="00BA27B0">
                            <w:pPr>
                              <w:pStyle w:val="Title"/>
                              <w:rPr>
                                <w:rFonts w:ascii="Gill Sans MT" w:hAnsi="Gill Sans MT"/>
                                <w:sz w:val="48"/>
                                <w:szCs w:val="48"/>
                              </w:rPr>
                            </w:pPr>
                          </w:p>
                          <w:p w14:paraId="3B048534" w14:textId="77777777" w:rsidR="00DD1610" w:rsidRDefault="00DD1610" w:rsidP="00BA27B0"/>
                          <w:p w14:paraId="3776F881" w14:textId="77777777" w:rsidR="00DD1610" w:rsidRPr="001663ED" w:rsidRDefault="00DD1610" w:rsidP="00BA27B0">
                            <w:pPr>
                              <w:pStyle w:val="Title"/>
                              <w:rPr>
                                <w:rFonts w:ascii="Gill Sans MT" w:hAnsi="Gill Sans MT"/>
                                <w:sz w:val="48"/>
                                <w:szCs w:val="48"/>
                              </w:rPr>
                            </w:pPr>
                          </w:p>
                          <w:p w14:paraId="6A2833D1" w14:textId="77777777" w:rsidR="00DD1610" w:rsidRDefault="00DD1610" w:rsidP="00BA27B0"/>
                          <w:p w14:paraId="2358D9A8" w14:textId="77777777" w:rsidR="00DD1610" w:rsidRPr="001663ED" w:rsidRDefault="00DD1610" w:rsidP="00BA27B0">
                            <w:pPr>
                              <w:pStyle w:val="Title"/>
                              <w:rPr>
                                <w:rFonts w:ascii="Gill Sans MT" w:hAnsi="Gill Sans MT"/>
                                <w:sz w:val="48"/>
                                <w:szCs w:val="48"/>
                              </w:rPr>
                            </w:pPr>
                          </w:p>
                          <w:p w14:paraId="22A2B7C2" w14:textId="77777777" w:rsidR="00DD1610" w:rsidRDefault="00DD1610" w:rsidP="00BA27B0"/>
                          <w:p w14:paraId="57704A04" w14:textId="77777777" w:rsidR="00DD1610" w:rsidRPr="001663ED" w:rsidRDefault="00DD1610" w:rsidP="00BA27B0">
                            <w:pPr>
                              <w:pStyle w:val="Title"/>
                              <w:rPr>
                                <w:rFonts w:ascii="Gill Sans MT" w:hAnsi="Gill Sans MT"/>
                                <w:sz w:val="48"/>
                                <w:szCs w:val="48"/>
                              </w:rPr>
                            </w:pPr>
                          </w:p>
                          <w:p w14:paraId="09D472AB" w14:textId="77777777" w:rsidR="00DD1610" w:rsidRDefault="00DD1610" w:rsidP="00BA27B0"/>
                          <w:p w14:paraId="363FBD39" w14:textId="77777777" w:rsidR="00DD1610" w:rsidRPr="001663ED" w:rsidRDefault="00DD1610" w:rsidP="00BA27B0">
                            <w:pPr>
                              <w:pStyle w:val="Title"/>
                              <w:rPr>
                                <w:rFonts w:ascii="Gill Sans MT" w:hAnsi="Gill Sans MT"/>
                                <w:sz w:val="48"/>
                                <w:szCs w:val="48"/>
                              </w:rPr>
                            </w:pPr>
                          </w:p>
                          <w:p w14:paraId="464B08E7" w14:textId="77777777" w:rsidR="00DD1610" w:rsidRDefault="00DD1610" w:rsidP="00BA27B0"/>
                          <w:p w14:paraId="47A14D8D" w14:textId="77777777" w:rsidR="00DD1610" w:rsidRPr="001663ED" w:rsidRDefault="00DD1610" w:rsidP="00BA27B0">
                            <w:pPr>
                              <w:pStyle w:val="Title"/>
                              <w:rPr>
                                <w:rFonts w:ascii="Gill Sans MT" w:hAnsi="Gill Sans MT"/>
                                <w:sz w:val="48"/>
                                <w:szCs w:val="48"/>
                              </w:rPr>
                            </w:pPr>
                          </w:p>
                          <w:p w14:paraId="1228E694" w14:textId="77777777" w:rsidR="00DD1610" w:rsidRDefault="00DD1610" w:rsidP="00BA27B0"/>
                          <w:p w14:paraId="462272C3" w14:textId="77777777" w:rsidR="00DD1610" w:rsidRPr="001663ED" w:rsidRDefault="00DD1610" w:rsidP="00BA27B0">
                            <w:pPr>
                              <w:pStyle w:val="Title"/>
                              <w:rPr>
                                <w:rFonts w:ascii="Gill Sans MT" w:hAnsi="Gill Sans MT"/>
                                <w:sz w:val="48"/>
                                <w:szCs w:val="48"/>
                              </w:rPr>
                            </w:pPr>
                          </w:p>
                          <w:p w14:paraId="3299891E" w14:textId="77777777" w:rsidR="00DD1610" w:rsidRDefault="00DD1610" w:rsidP="00BA27B0"/>
                          <w:p w14:paraId="472E1B6A" w14:textId="77777777" w:rsidR="00DD1610" w:rsidRPr="001663ED" w:rsidRDefault="00DD1610" w:rsidP="00BA27B0">
                            <w:pPr>
                              <w:pStyle w:val="Title"/>
                              <w:rPr>
                                <w:rFonts w:ascii="Gill Sans MT" w:hAnsi="Gill Sans MT"/>
                                <w:sz w:val="48"/>
                                <w:szCs w:val="48"/>
                              </w:rPr>
                            </w:pPr>
                          </w:p>
                          <w:p w14:paraId="4EDE9157" w14:textId="77777777" w:rsidR="00DD1610" w:rsidRDefault="00DD1610" w:rsidP="00BA27B0"/>
                          <w:p w14:paraId="4B7A9CA8" w14:textId="77777777" w:rsidR="00DD1610" w:rsidRPr="001663ED" w:rsidRDefault="00DD1610" w:rsidP="00BA27B0">
                            <w:pPr>
                              <w:pStyle w:val="Title"/>
                              <w:rPr>
                                <w:rFonts w:ascii="Gill Sans MT" w:hAnsi="Gill Sans MT"/>
                                <w:sz w:val="48"/>
                                <w:szCs w:val="48"/>
                              </w:rPr>
                            </w:pPr>
                          </w:p>
                          <w:p w14:paraId="39D8C202" w14:textId="77777777" w:rsidR="00DD1610" w:rsidRDefault="00DD1610" w:rsidP="00BA27B0"/>
                          <w:p w14:paraId="4B978C8F" w14:textId="77777777" w:rsidR="00DD1610" w:rsidRPr="001663ED" w:rsidRDefault="00DD1610" w:rsidP="00BA27B0">
                            <w:pPr>
                              <w:pStyle w:val="Title"/>
                              <w:rPr>
                                <w:rFonts w:ascii="Gill Sans MT" w:hAnsi="Gill Sans MT"/>
                                <w:sz w:val="48"/>
                                <w:szCs w:val="48"/>
                              </w:rPr>
                            </w:pPr>
                          </w:p>
                          <w:p w14:paraId="0FF82EE2" w14:textId="77777777" w:rsidR="00DD1610" w:rsidRDefault="00DD1610" w:rsidP="00BA27B0"/>
                          <w:p w14:paraId="3F2B3AEA" w14:textId="77777777" w:rsidR="00DD1610" w:rsidRPr="001663ED" w:rsidRDefault="00DD1610" w:rsidP="00BA27B0">
                            <w:pPr>
                              <w:pStyle w:val="Title"/>
                              <w:rPr>
                                <w:rFonts w:ascii="Gill Sans MT" w:hAnsi="Gill Sans MT"/>
                                <w:sz w:val="48"/>
                                <w:szCs w:val="48"/>
                              </w:rPr>
                            </w:pPr>
                          </w:p>
                          <w:p w14:paraId="7880004A" w14:textId="77777777" w:rsidR="00DD1610" w:rsidRDefault="00DD1610" w:rsidP="00BA27B0"/>
                          <w:p w14:paraId="61981C8E" w14:textId="77777777" w:rsidR="00DD1610" w:rsidRPr="001663ED" w:rsidRDefault="00DD1610" w:rsidP="00BA27B0">
                            <w:pPr>
                              <w:pStyle w:val="Title"/>
                              <w:rPr>
                                <w:rFonts w:ascii="Gill Sans MT" w:hAnsi="Gill Sans MT"/>
                                <w:sz w:val="48"/>
                                <w:szCs w:val="48"/>
                              </w:rPr>
                            </w:pPr>
                          </w:p>
                          <w:p w14:paraId="238C4F3A" w14:textId="77777777" w:rsidR="00DD1610" w:rsidRDefault="00DD1610" w:rsidP="00BA27B0"/>
                          <w:p w14:paraId="58C81D2A" w14:textId="77777777" w:rsidR="00DD1610" w:rsidRPr="001663ED" w:rsidRDefault="00DD1610" w:rsidP="00BA27B0">
                            <w:pPr>
                              <w:pStyle w:val="Title"/>
                              <w:rPr>
                                <w:rFonts w:ascii="Gill Sans MT" w:hAnsi="Gill Sans MT"/>
                                <w:sz w:val="48"/>
                                <w:szCs w:val="48"/>
                              </w:rPr>
                            </w:pPr>
                          </w:p>
                          <w:p w14:paraId="1013BDD6" w14:textId="77777777" w:rsidR="00DD1610" w:rsidRDefault="00DD1610" w:rsidP="00BA27B0"/>
                          <w:p w14:paraId="60666B98" w14:textId="77777777" w:rsidR="00DD1610" w:rsidRPr="001663ED" w:rsidRDefault="00DD1610" w:rsidP="00BA27B0">
                            <w:pPr>
                              <w:pStyle w:val="Title"/>
                              <w:rPr>
                                <w:rFonts w:ascii="Gill Sans MT" w:hAnsi="Gill Sans MT"/>
                                <w:sz w:val="48"/>
                                <w:szCs w:val="48"/>
                              </w:rPr>
                            </w:pPr>
                          </w:p>
                          <w:p w14:paraId="543A908B" w14:textId="77777777" w:rsidR="00DD1610" w:rsidRDefault="00DD1610" w:rsidP="00BA27B0"/>
                          <w:p w14:paraId="65C7F4AB" w14:textId="77777777" w:rsidR="00DD1610" w:rsidRPr="001663ED" w:rsidRDefault="00DD1610" w:rsidP="00BA27B0">
                            <w:pPr>
                              <w:pStyle w:val="Title"/>
                              <w:rPr>
                                <w:rFonts w:ascii="Gill Sans MT" w:hAnsi="Gill Sans MT"/>
                                <w:sz w:val="48"/>
                                <w:szCs w:val="48"/>
                              </w:rPr>
                            </w:pPr>
                          </w:p>
                          <w:p w14:paraId="43022B99" w14:textId="77777777" w:rsidR="00DD1610" w:rsidRDefault="00DD1610" w:rsidP="00BA27B0"/>
                          <w:p w14:paraId="454F6080" w14:textId="77777777" w:rsidR="00DD1610" w:rsidRPr="001663ED" w:rsidRDefault="00DD1610" w:rsidP="00BA27B0">
                            <w:pPr>
                              <w:pStyle w:val="Title"/>
                              <w:rPr>
                                <w:rFonts w:ascii="Gill Sans MT" w:hAnsi="Gill Sans MT"/>
                                <w:sz w:val="48"/>
                                <w:szCs w:val="48"/>
                              </w:rPr>
                            </w:pPr>
                          </w:p>
                          <w:p w14:paraId="1135F920" w14:textId="77777777" w:rsidR="00DD1610" w:rsidRDefault="00DD1610" w:rsidP="00BA27B0"/>
                          <w:p w14:paraId="5EA3064F" w14:textId="77777777" w:rsidR="00DD1610" w:rsidRPr="001663ED" w:rsidRDefault="00DD1610" w:rsidP="00BA27B0">
                            <w:pPr>
                              <w:pStyle w:val="Title"/>
                              <w:rPr>
                                <w:rFonts w:ascii="Gill Sans MT" w:hAnsi="Gill Sans MT"/>
                                <w:sz w:val="48"/>
                                <w:szCs w:val="48"/>
                              </w:rPr>
                            </w:pPr>
                          </w:p>
                          <w:p w14:paraId="2F35DBB1" w14:textId="77777777" w:rsidR="00DD1610" w:rsidRDefault="00DD1610" w:rsidP="00BA27B0"/>
                          <w:p w14:paraId="4039EAB8" w14:textId="77777777" w:rsidR="00DD1610" w:rsidRPr="001663ED" w:rsidRDefault="00DD1610" w:rsidP="00BA27B0">
                            <w:pPr>
                              <w:pStyle w:val="Title"/>
                              <w:rPr>
                                <w:rFonts w:ascii="Gill Sans MT" w:hAnsi="Gill Sans MT"/>
                                <w:sz w:val="48"/>
                                <w:szCs w:val="48"/>
                              </w:rPr>
                            </w:pPr>
                          </w:p>
                          <w:p w14:paraId="08EE7162" w14:textId="77777777" w:rsidR="00DD1610" w:rsidRDefault="00DD1610" w:rsidP="00BA27B0"/>
                          <w:p w14:paraId="3E807C97" w14:textId="77777777" w:rsidR="00DD1610" w:rsidRPr="001663ED" w:rsidRDefault="00DD1610" w:rsidP="00BA27B0">
                            <w:pPr>
                              <w:pStyle w:val="Title"/>
                              <w:rPr>
                                <w:rFonts w:ascii="Gill Sans MT" w:hAnsi="Gill Sans MT"/>
                                <w:sz w:val="48"/>
                                <w:szCs w:val="48"/>
                              </w:rPr>
                            </w:pPr>
                          </w:p>
                          <w:p w14:paraId="62388B57" w14:textId="77777777" w:rsidR="00DD1610" w:rsidRDefault="00DD1610" w:rsidP="00BA27B0"/>
                          <w:p w14:paraId="2E466452" w14:textId="77777777" w:rsidR="00DD1610" w:rsidRPr="001663ED" w:rsidRDefault="00DD1610" w:rsidP="00BA27B0">
                            <w:pPr>
                              <w:pStyle w:val="Title"/>
                              <w:rPr>
                                <w:rFonts w:ascii="Gill Sans MT" w:hAnsi="Gill Sans MT"/>
                                <w:sz w:val="48"/>
                                <w:szCs w:val="48"/>
                              </w:rPr>
                            </w:pPr>
                          </w:p>
                          <w:p w14:paraId="5D835DDA" w14:textId="77777777" w:rsidR="00DD1610" w:rsidRDefault="00DD1610" w:rsidP="00BA27B0"/>
                          <w:p w14:paraId="13B459A7" w14:textId="77777777" w:rsidR="00DD1610" w:rsidRPr="001663ED" w:rsidRDefault="00DD1610" w:rsidP="00BA27B0">
                            <w:pPr>
                              <w:pStyle w:val="Title"/>
                              <w:rPr>
                                <w:rFonts w:ascii="Gill Sans MT" w:hAnsi="Gill Sans MT"/>
                                <w:sz w:val="48"/>
                                <w:szCs w:val="48"/>
                              </w:rPr>
                            </w:pPr>
                          </w:p>
                          <w:p w14:paraId="08E00CE6" w14:textId="77777777" w:rsidR="00DD1610" w:rsidRDefault="00DD1610" w:rsidP="00BA27B0"/>
                          <w:p w14:paraId="165B93FF" w14:textId="77777777" w:rsidR="00DD1610" w:rsidRPr="001663ED" w:rsidRDefault="00DD1610" w:rsidP="00BA27B0">
                            <w:pPr>
                              <w:pStyle w:val="Title"/>
                              <w:rPr>
                                <w:rFonts w:ascii="Gill Sans MT" w:hAnsi="Gill Sans MT"/>
                                <w:sz w:val="48"/>
                                <w:szCs w:val="48"/>
                              </w:rPr>
                            </w:pPr>
                          </w:p>
                          <w:p w14:paraId="52495934" w14:textId="77777777" w:rsidR="00DD1610" w:rsidRDefault="00DD1610" w:rsidP="00BA27B0"/>
                          <w:p w14:paraId="62F0093D" w14:textId="77777777" w:rsidR="00DD1610" w:rsidRPr="001663ED" w:rsidRDefault="00DD1610" w:rsidP="00BA27B0">
                            <w:pPr>
                              <w:pStyle w:val="Title"/>
                              <w:rPr>
                                <w:rFonts w:ascii="Gill Sans MT" w:hAnsi="Gill Sans MT"/>
                                <w:sz w:val="48"/>
                                <w:szCs w:val="48"/>
                              </w:rPr>
                            </w:pPr>
                          </w:p>
                          <w:p w14:paraId="2D9F51D6" w14:textId="77777777" w:rsidR="00DD1610" w:rsidRDefault="00DD1610" w:rsidP="00BA27B0"/>
                          <w:p w14:paraId="54134F10" w14:textId="77777777" w:rsidR="00DD1610" w:rsidRPr="001663ED" w:rsidRDefault="00DD1610" w:rsidP="00BA27B0">
                            <w:pPr>
                              <w:pStyle w:val="Title"/>
                              <w:rPr>
                                <w:rFonts w:ascii="Gill Sans MT" w:hAnsi="Gill Sans MT"/>
                                <w:sz w:val="48"/>
                                <w:szCs w:val="48"/>
                              </w:rPr>
                            </w:pPr>
                          </w:p>
                          <w:p w14:paraId="03CD0E3B" w14:textId="77777777" w:rsidR="00DD1610" w:rsidRDefault="00DD1610" w:rsidP="00BA27B0"/>
                          <w:p w14:paraId="6CA792BF" w14:textId="77777777" w:rsidR="00DD1610" w:rsidRPr="001663ED" w:rsidRDefault="00DD1610" w:rsidP="00BA27B0">
                            <w:pPr>
                              <w:pStyle w:val="Title"/>
                              <w:rPr>
                                <w:rFonts w:ascii="Gill Sans MT" w:hAnsi="Gill Sans MT"/>
                                <w:sz w:val="48"/>
                                <w:szCs w:val="48"/>
                              </w:rPr>
                            </w:pPr>
                          </w:p>
                          <w:p w14:paraId="73B594C2" w14:textId="77777777" w:rsidR="00DD1610" w:rsidRDefault="00DD1610" w:rsidP="00BA27B0"/>
                          <w:p w14:paraId="1818BB8F" w14:textId="77777777" w:rsidR="00DD1610" w:rsidRPr="001663ED" w:rsidRDefault="00DD1610" w:rsidP="00BA27B0">
                            <w:pPr>
                              <w:pStyle w:val="Title"/>
                              <w:rPr>
                                <w:rFonts w:ascii="Gill Sans MT" w:hAnsi="Gill Sans MT"/>
                                <w:sz w:val="48"/>
                                <w:szCs w:val="48"/>
                              </w:rPr>
                            </w:pPr>
                          </w:p>
                          <w:p w14:paraId="07E011C7" w14:textId="77777777" w:rsidR="00DD1610" w:rsidRDefault="00DD1610" w:rsidP="00BA27B0"/>
                          <w:p w14:paraId="3A16B4F1" w14:textId="77777777" w:rsidR="00DD1610" w:rsidRPr="001663ED" w:rsidRDefault="00DD1610" w:rsidP="00BA27B0">
                            <w:pPr>
                              <w:pStyle w:val="Title"/>
                              <w:rPr>
                                <w:rFonts w:ascii="Gill Sans MT" w:hAnsi="Gill Sans MT"/>
                                <w:sz w:val="48"/>
                                <w:szCs w:val="48"/>
                              </w:rPr>
                            </w:pPr>
                          </w:p>
                          <w:p w14:paraId="14285D7E" w14:textId="77777777" w:rsidR="00DD1610" w:rsidRDefault="00DD1610" w:rsidP="00BA27B0"/>
                          <w:p w14:paraId="6B975960" w14:textId="77777777" w:rsidR="00DD1610" w:rsidRPr="001663ED" w:rsidRDefault="00DD1610" w:rsidP="00BA27B0">
                            <w:pPr>
                              <w:pStyle w:val="Title"/>
                              <w:rPr>
                                <w:rFonts w:ascii="Gill Sans MT" w:hAnsi="Gill Sans MT"/>
                                <w:sz w:val="48"/>
                                <w:szCs w:val="48"/>
                              </w:rPr>
                            </w:pPr>
                          </w:p>
                          <w:p w14:paraId="284CB754" w14:textId="77777777" w:rsidR="00DD1610" w:rsidRDefault="00DD1610" w:rsidP="00BA27B0"/>
                          <w:p w14:paraId="2221EA4F" w14:textId="77777777" w:rsidR="00DD1610" w:rsidRPr="001663ED" w:rsidRDefault="00DD1610" w:rsidP="00BA27B0">
                            <w:pPr>
                              <w:pStyle w:val="Title"/>
                              <w:rPr>
                                <w:rFonts w:ascii="Gill Sans MT" w:hAnsi="Gill Sans MT"/>
                                <w:sz w:val="48"/>
                                <w:szCs w:val="48"/>
                              </w:rPr>
                            </w:pPr>
                          </w:p>
                          <w:p w14:paraId="0A26958B" w14:textId="77777777" w:rsidR="00DD1610" w:rsidRDefault="00DD1610" w:rsidP="00BA27B0"/>
                          <w:p w14:paraId="0543BBDC" w14:textId="77777777" w:rsidR="00DD1610" w:rsidRPr="001663ED" w:rsidRDefault="00DD1610" w:rsidP="00BA27B0">
                            <w:pPr>
                              <w:pStyle w:val="Title"/>
                              <w:rPr>
                                <w:rFonts w:ascii="Gill Sans MT" w:hAnsi="Gill Sans MT"/>
                                <w:sz w:val="48"/>
                                <w:szCs w:val="48"/>
                              </w:rPr>
                            </w:pPr>
                          </w:p>
                          <w:p w14:paraId="128A898B" w14:textId="77777777" w:rsidR="00DD1610" w:rsidRDefault="00DD1610" w:rsidP="00BA27B0"/>
                          <w:p w14:paraId="67CB49D3" w14:textId="77777777" w:rsidR="00DD1610" w:rsidRPr="001663ED" w:rsidRDefault="00DD1610" w:rsidP="00BA27B0">
                            <w:pPr>
                              <w:pStyle w:val="Title"/>
                              <w:rPr>
                                <w:rFonts w:ascii="Gill Sans MT" w:hAnsi="Gill Sans MT"/>
                                <w:sz w:val="48"/>
                                <w:szCs w:val="48"/>
                              </w:rPr>
                            </w:pPr>
                          </w:p>
                          <w:p w14:paraId="7CDC038F" w14:textId="77777777" w:rsidR="00DD1610" w:rsidRDefault="00DD1610" w:rsidP="00BA27B0"/>
                          <w:p w14:paraId="1F8171F9" w14:textId="77777777" w:rsidR="00DD1610" w:rsidRPr="001663ED" w:rsidRDefault="00DD1610" w:rsidP="00BA27B0">
                            <w:pPr>
                              <w:pStyle w:val="Title"/>
                              <w:rPr>
                                <w:rFonts w:ascii="Gill Sans MT" w:hAnsi="Gill Sans MT"/>
                                <w:sz w:val="48"/>
                                <w:szCs w:val="48"/>
                              </w:rPr>
                            </w:pPr>
                          </w:p>
                          <w:p w14:paraId="43FE1C06" w14:textId="77777777" w:rsidR="00DD1610" w:rsidRDefault="00DD1610" w:rsidP="00BA27B0"/>
                          <w:p w14:paraId="0685DF5C" w14:textId="77777777" w:rsidR="00DD1610" w:rsidRPr="001663ED" w:rsidRDefault="00DD1610" w:rsidP="00BA27B0">
                            <w:pPr>
                              <w:pStyle w:val="Title"/>
                              <w:rPr>
                                <w:rFonts w:ascii="Gill Sans MT" w:hAnsi="Gill Sans MT"/>
                                <w:sz w:val="48"/>
                                <w:szCs w:val="48"/>
                              </w:rPr>
                            </w:pPr>
                          </w:p>
                          <w:p w14:paraId="58D68358" w14:textId="77777777" w:rsidR="00DD1610" w:rsidRDefault="00DD1610" w:rsidP="00BA27B0"/>
                          <w:p w14:paraId="3879A647" w14:textId="77777777" w:rsidR="00DD1610" w:rsidRPr="001663ED" w:rsidRDefault="00DD1610" w:rsidP="00BA27B0">
                            <w:pPr>
                              <w:pStyle w:val="Title"/>
                              <w:rPr>
                                <w:rFonts w:ascii="Gill Sans MT" w:hAnsi="Gill Sans MT"/>
                                <w:sz w:val="48"/>
                                <w:szCs w:val="48"/>
                              </w:rPr>
                            </w:pPr>
                          </w:p>
                          <w:p w14:paraId="2DECCD6F" w14:textId="77777777" w:rsidR="00DD1610" w:rsidRDefault="00DD1610" w:rsidP="00BA27B0"/>
                          <w:p w14:paraId="7091D46B" w14:textId="77777777" w:rsidR="00DD1610" w:rsidRPr="001663ED" w:rsidRDefault="00DD1610" w:rsidP="00BA27B0">
                            <w:pPr>
                              <w:pStyle w:val="Title"/>
                              <w:rPr>
                                <w:rFonts w:ascii="Gill Sans MT" w:hAnsi="Gill Sans MT"/>
                                <w:sz w:val="48"/>
                                <w:szCs w:val="48"/>
                              </w:rPr>
                            </w:pPr>
                          </w:p>
                          <w:p w14:paraId="258EF672" w14:textId="77777777" w:rsidR="00DD1610" w:rsidRDefault="00DD1610" w:rsidP="00BA27B0"/>
                          <w:p w14:paraId="78914AB4" w14:textId="77777777" w:rsidR="00DD1610" w:rsidRPr="001663ED" w:rsidRDefault="00DD1610" w:rsidP="00BA27B0">
                            <w:pPr>
                              <w:pStyle w:val="Title"/>
                              <w:rPr>
                                <w:rFonts w:ascii="Gill Sans MT" w:hAnsi="Gill Sans MT"/>
                                <w:sz w:val="48"/>
                                <w:szCs w:val="48"/>
                              </w:rPr>
                            </w:pPr>
                          </w:p>
                          <w:p w14:paraId="78EBCCAE" w14:textId="77777777" w:rsidR="00DD1610" w:rsidRDefault="00DD1610" w:rsidP="00BA27B0"/>
                          <w:p w14:paraId="091821A1" w14:textId="77777777" w:rsidR="00DD1610" w:rsidRPr="001663ED" w:rsidRDefault="00DD1610" w:rsidP="00BA27B0">
                            <w:pPr>
                              <w:pStyle w:val="Title"/>
                              <w:rPr>
                                <w:rFonts w:ascii="Gill Sans MT" w:hAnsi="Gill Sans MT"/>
                                <w:sz w:val="48"/>
                                <w:szCs w:val="48"/>
                              </w:rPr>
                            </w:pPr>
                          </w:p>
                          <w:p w14:paraId="7DCEDF0C" w14:textId="77777777" w:rsidR="00DD1610" w:rsidRDefault="00DD1610" w:rsidP="00BA27B0"/>
                          <w:p w14:paraId="044FCD18" w14:textId="77777777" w:rsidR="00DD1610" w:rsidRPr="001663ED" w:rsidRDefault="00DD1610" w:rsidP="00BA27B0">
                            <w:pPr>
                              <w:pStyle w:val="Title"/>
                              <w:rPr>
                                <w:rFonts w:ascii="Gill Sans MT" w:hAnsi="Gill Sans MT"/>
                                <w:sz w:val="48"/>
                                <w:szCs w:val="48"/>
                              </w:rPr>
                            </w:pPr>
                          </w:p>
                          <w:p w14:paraId="047BBD68" w14:textId="77777777" w:rsidR="00DD1610" w:rsidRDefault="00DD1610" w:rsidP="00BA27B0"/>
                          <w:p w14:paraId="1A1DEE4A" w14:textId="77777777" w:rsidR="00DD1610" w:rsidRPr="001663ED" w:rsidRDefault="00DD1610" w:rsidP="00BA27B0">
                            <w:pPr>
                              <w:pStyle w:val="Title"/>
                              <w:rPr>
                                <w:rFonts w:ascii="Gill Sans MT" w:hAnsi="Gill Sans MT"/>
                                <w:sz w:val="48"/>
                                <w:szCs w:val="48"/>
                              </w:rPr>
                            </w:pPr>
                          </w:p>
                          <w:p w14:paraId="094B4682" w14:textId="77777777" w:rsidR="00DD1610" w:rsidRDefault="00DD1610" w:rsidP="00BA27B0"/>
                          <w:p w14:paraId="27DC907E" w14:textId="77777777" w:rsidR="00DD1610" w:rsidRPr="001663ED" w:rsidRDefault="00DD1610" w:rsidP="00BA27B0">
                            <w:pPr>
                              <w:pStyle w:val="Title"/>
                              <w:rPr>
                                <w:rFonts w:ascii="Gill Sans MT" w:hAnsi="Gill Sans MT"/>
                                <w:sz w:val="48"/>
                                <w:szCs w:val="48"/>
                              </w:rPr>
                            </w:pPr>
                          </w:p>
                          <w:p w14:paraId="539FEC24" w14:textId="77777777" w:rsidR="00DD1610" w:rsidRDefault="00DD1610" w:rsidP="00BA27B0"/>
                          <w:p w14:paraId="39330E06" w14:textId="77777777" w:rsidR="00DD1610" w:rsidRPr="001663ED" w:rsidRDefault="00DD1610" w:rsidP="00BA27B0">
                            <w:pPr>
                              <w:pStyle w:val="Title"/>
                              <w:rPr>
                                <w:rFonts w:ascii="Gill Sans MT" w:hAnsi="Gill Sans MT"/>
                                <w:sz w:val="48"/>
                                <w:szCs w:val="48"/>
                              </w:rPr>
                            </w:pPr>
                          </w:p>
                          <w:p w14:paraId="76ADDA10" w14:textId="77777777" w:rsidR="00DD1610" w:rsidRDefault="00DD1610" w:rsidP="00BA27B0"/>
                          <w:p w14:paraId="06938882" w14:textId="77777777" w:rsidR="00DD1610" w:rsidRPr="001663ED" w:rsidRDefault="00DD1610" w:rsidP="00BA27B0">
                            <w:pPr>
                              <w:pStyle w:val="Title"/>
                              <w:rPr>
                                <w:rFonts w:ascii="Gill Sans MT" w:hAnsi="Gill Sans MT"/>
                                <w:sz w:val="48"/>
                                <w:szCs w:val="48"/>
                              </w:rPr>
                            </w:pPr>
                          </w:p>
                          <w:p w14:paraId="64E89DE5" w14:textId="77777777" w:rsidR="00DD1610" w:rsidRDefault="00DD1610" w:rsidP="00BA27B0"/>
                          <w:p w14:paraId="4AFE3CA6" w14:textId="77777777" w:rsidR="00DD1610" w:rsidRPr="001663ED" w:rsidRDefault="00DD1610" w:rsidP="00BA27B0">
                            <w:pPr>
                              <w:pStyle w:val="Title"/>
                              <w:rPr>
                                <w:rFonts w:ascii="Gill Sans MT" w:hAnsi="Gill Sans MT"/>
                                <w:sz w:val="48"/>
                                <w:szCs w:val="48"/>
                              </w:rPr>
                            </w:pPr>
                          </w:p>
                          <w:p w14:paraId="166979B5" w14:textId="77777777" w:rsidR="00DD1610" w:rsidRDefault="00DD1610" w:rsidP="00BA27B0"/>
                          <w:p w14:paraId="676EE094" w14:textId="77777777" w:rsidR="00DD1610" w:rsidRPr="001663ED" w:rsidRDefault="00DD1610" w:rsidP="00BA27B0">
                            <w:pPr>
                              <w:pStyle w:val="Title"/>
                              <w:rPr>
                                <w:rFonts w:ascii="Gill Sans MT" w:hAnsi="Gill Sans MT"/>
                                <w:sz w:val="48"/>
                                <w:szCs w:val="48"/>
                              </w:rPr>
                            </w:pPr>
                          </w:p>
                          <w:p w14:paraId="23AA8714" w14:textId="77777777" w:rsidR="00DD1610" w:rsidRDefault="00DD1610" w:rsidP="00BA27B0"/>
                          <w:p w14:paraId="600CC0A9" w14:textId="77777777" w:rsidR="00DD1610" w:rsidRPr="001663ED" w:rsidRDefault="00DD1610" w:rsidP="00BA27B0">
                            <w:pPr>
                              <w:pStyle w:val="Title"/>
                              <w:rPr>
                                <w:rFonts w:ascii="Gill Sans MT" w:hAnsi="Gill Sans MT"/>
                                <w:sz w:val="48"/>
                                <w:szCs w:val="48"/>
                              </w:rPr>
                            </w:pPr>
                          </w:p>
                          <w:p w14:paraId="64480EA6" w14:textId="77777777" w:rsidR="00DD1610" w:rsidRDefault="00DD1610" w:rsidP="00BA27B0"/>
                          <w:p w14:paraId="3B66EECA" w14:textId="77777777" w:rsidR="00DD1610" w:rsidRPr="001663ED" w:rsidRDefault="00DD1610" w:rsidP="00BA27B0">
                            <w:pPr>
                              <w:pStyle w:val="Title"/>
                              <w:rPr>
                                <w:rFonts w:ascii="Gill Sans MT" w:hAnsi="Gill Sans MT"/>
                                <w:sz w:val="48"/>
                                <w:szCs w:val="48"/>
                              </w:rPr>
                            </w:pPr>
                          </w:p>
                          <w:p w14:paraId="76E39837" w14:textId="77777777" w:rsidR="00DD1610" w:rsidRDefault="00DD1610" w:rsidP="00BA27B0"/>
                          <w:p w14:paraId="14537835" w14:textId="77777777" w:rsidR="00DD1610" w:rsidRPr="001663ED" w:rsidRDefault="00DD1610" w:rsidP="00BA27B0">
                            <w:pPr>
                              <w:pStyle w:val="Title"/>
                              <w:rPr>
                                <w:rFonts w:ascii="Gill Sans MT" w:hAnsi="Gill Sans MT"/>
                                <w:sz w:val="48"/>
                                <w:szCs w:val="48"/>
                              </w:rPr>
                            </w:pPr>
                          </w:p>
                          <w:p w14:paraId="61375767" w14:textId="77777777" w:rsidR="00DD1610" w:rsidRDefault="00DD1610" w:rsidP="00BA27B0"/>
                          <w:p w14:paraId="2320F591" w14:textId="77777777" w:rsidR="00DD1610" w:rsidRPr="001663ED" w:rsidRDefault="00DD1610" w:rsidP="00BA27B0">
                            <w:pPr>
                              <w:pStyle w:val="Title"/>
                              <w:rPr>
                                <w:rFonts w:ascii="Gill Sans MT" w:hAnsi="Gill Sans MT"/>
                                <w:sz w:val="48"/>
                                <w:szCs w:val="48"/>
                              </w:rPr>
                            </w:pPr>
                          </w:p>
                          <w:p w14:paraId="42798BC6" w14:textId="77777777" w:rsidR="00DD1610" w:rsidRDefault="00DD1610" w:rsidP="00BA27B0"/>
                          <w:p w14:paraId="4BF40B70" w14:textId="77777777" w:rsidR="00DD1610" w:rsidRPr="001663ED" w:rsidRDefault="00DD1610" w:rsidP="00BA27B0">
                            <w:pPr>
                              <w:pStyle w:val="Title"/>
                              <w:rPr>
                                <w:rFonts w:ascii="Gill Sans MT" w:hAnsi="Gill Sans MT"/>
                                <w:sz w:val="48"/>
                                <w:szCs w:val="48"/>
                              </w:rPr>
                            </w:pPr>
                          </w:p>
                          <w:p w14:paraId="6C679FBA" w14:textId="77777777" w:rsidR="00DD1610" w:rsidRDefault="00DD1610" w:rsidP="00BA27B0"/>
                          <w:p w14:paraId="5E678CD1" w14:textId="77777777" w:rsidR="00DD1610" w:rsidRPr="001663ED" w:rsidRDefault="00DD1610" w:rsidP="00BA27B0">
                            <w:pPr>
                              <w:pStyle w:val="Title"/>
                              <w:rPr>
                                <w:rFonts w:ascii="Gill Sans MT" w:hAnsi="Gill Sans MT"/>
                                <w:sz w:val="48"/>
                                <w:szCs w:val="48"/>
                              </w:rPr>
                            </w:pPr>
                          </w:p>
                          <w:p w14:paraId="45921DA5" w14:textId="77777777" w:rsidR="00DD1610" w:rsidRDefault="00DD1610" w:rsidP="00BA27B0"/>
                          <w:p w14:paraId="1188161D" w14:textId="77777777" w:rsidR="00DD1610" w:rsidRPr="001663ED" w:rsidRDefault="00DD1610" w:rsidP="00BA27B0">
                            <w:pPr>
                              <w:pStyle w:val="Title"/>
                              <w:rPr>
                                <w:rFonts w:ascii="Gill Sans MT" w:hAnsi="Gill Sans MT"/>
                                <w:sz w:val="48"/>
                                <w:szCs w:val="48"/>
                              </w:rPr>
                            </w:pPr>
                          </w:p>
                          <w:p w14:paraId="2CC521D7" w14:textId="77777777" w:rsidR="00DD1610" w:rsidRDefault="00DD1610" w:rsidP="00BA27B0"/>
                          <w:p w14:paraId="21AFFDA3" w14:textId="77777777" w:rsidR="00DD1610" w:rsidRPr="001663ED" w:rsidRDefault="00DD1610" w:rsidP="00BA27B0">
                            <w:pPr>
                              <w:pStyle w:val="Title"/>
                              <w:rPr>
                                <w:rFonts w:ascii="Gill Sans MT" w:hAnsi="Gill Sans MT"/>
                                <w:sz w:val="48"/>
                                <w:szCs w:val="48"/>
                              </w:rPr>
                            </w:pPr>
                          </w:p>
                          <w:p w14:paraId="77A22975" w14:textId="77777777" w:rsidR="00DD1610" w:rsidRDefault="00DD1610" w:rsidP="00BA27B0"/>
                          <w:p w14:paraId="231D6624" w14:textId="77777777" w:rsidR="00DD1610" w:rsidRPr="001663ED" w:rsidRDefault="00DD1610" w:rsidP="00BA27B0">
                            <w:pPr>
                              <w:pStyle w:val="Title"/>
                              <w:rPr>
                                <w:rFonts w:ascii="Gill Sans MT" w:hAnsi="Gill Sans MT"/>
                                <w:sz w:val="48"/>
                                <w:szCs w:val="48"/>
                              </w:rPr>
                            </w:pPr>
                          </w:p>
                          <w:p w14:paraId="39E437A3" w14:textId="77777777" w:rsidR="00DD1610" w:rsidRDefault="00DD1610" w:rsidP="00BA27B0"/>
                          <w:p w14:paraId="033749C7" w14:textId="77777777" w:rsidR="00DD1610" w:rsidRPr="001663ED" w:rsidRDefault="00DD1610" w:rsidP="00BA27B0">
                            <w:pPr>
                              <w:pStyle w:val="Title"/>
                              <w:rPr>
                                <w:rFonts w:ascii="Gill Sans MT" w:hAnsi="Gill Sans MT"/>
                                <w:sz w:val="48"/>
                                <w:szCs w:val="48"/>
                              </w:rPr>
                            </w:pPr>
                          </w:p>
                          <w:p w14:paraId="7B15F76F" w14:textId="77777777" w:rsidR="00DD1610" w:rsidRDefault="00DD1610" w:rsidP="00BA27B0"/>
                          <w:p w14:paraId="14C25A9C" w14:textId="77777777" w:rsidR="00DD1610" w:rsidRPr="001663ED" w:rsidRDefault="00DD1610" w:rsidP="00BA27B0">
                            <w:pPr>
                              <w:pStyle w:val="Title"/>
                              <w:rPr>
                                <w:rFonts w:ascii="Gill Sans MT" w:hAnsi="Gill Sans MT"/>
                                <w:sz w:val="48"/>
                                <w:szCs w:val="48"/>
                              </w:rPr>
                            </w:pPr>
                          </w:p>
                          <w:p w14:paraId="7F1AD1D5" w14:textId="77777777" w:rsidR="00DD1610" w:rsidRDefault="00DD1610" w:rsidP="00BA27B0"/>
                          <w:p w14:paraId="42F0DD4D" w14:textId="77777777" w:rsidR="00DD1610" w:rsidRPr="001663ED" w:rsidRDefault="00DD1610" w:rsidP="00BA27B0">
                            <w:pPr>
                              <w:pStyle w:val="Title"/>
                              <w:rPr>
                                <w:rFonts w:ascii="Gill Sans MT" w:hAnsi="Gill Sans MT"/>
                                <w:sz w:val="48"/>
                                <w:szCs w:val="48"/>
                              </w:rPr>
                            </w:pPr>
                          </w:p>
                          <w:p w14:paraId="2D66B5CE" w14:textId="77777777" w:rsidR="00DD1610" w:rsidRDefault="00DD1610" w:rsidP="00BA27B0"/>
                          <w:p w14:paraId="585969B7" w14:textId="77777777" w:rsidR="00DD1610" w:rsidRPr="001663ED" w:rsidRDefault="00DD1610" w:rsidP="00BA27B0">
                            <w:pPr>
                              <w:pStyle w:val="Title"/>
                              <w:rPr>
                                <w:rFonts w:ascii="Gill Sans MT" w:hAnsi="Gill Sans MT"/>
                                <w:sz w:val="48"/>
                                <w:szCs w:val="48"/>
                              </w:rPr>
                            </w:pPr>
                          </w:p>
                          <w:p w14:paraId="79396F10" w14:textId="77777777" w:rsidR="00DD1610" w:rsidRDefault="00DD1610" w:rsidP="00BA27B0"/>
                          <w:p w14:paraId="2B66B3FF" w14:textId="77777777" w:rsidR="00DD1610" w:rsidRPr="001663ED" w:rsidRDefault="00DD1610" w:rsidP="00BA27B0">
                            <w:pPr>
                              <w:pStyle w:val="Title"/>
                              <w:rPr>
                                <w:rFonts w:ascii="Gill Sans MT" w:hAnsi="Gill Sans MT"/>
                                <w:sz w:val="48"/>
                                <w:szCs w:val="48"/>
                              </w:rPr>
                            </w:pPr>
                          </w:p>
                          <w:p w14:paraId="1E1408CB" w14:textId="77777777" w:rsidR="00DD1610" w:rsidRDefault="00DD1610" w:rsidP="00BA27B0"/>
                          <w:p w14:paraId="01A20E58" w14:textId="77777777" w:rsidR="00DD1610" w:rsidRPr="001663ED" w:rsidRDefault="00DD1610" w:rsidP="00BA27B0">
                            <w:pPr>
                              <w:pStyle w:val="Title"/>
                              <w:rPr>
                                <w:rFonts w:ascii="Gill Sans MT" w:hAnsi="Gill Sans MT"/>
                                <w:sz w:val="48"/>
                                <w:szCs w:val="48"/>
                              </w:rPr>
                            </w:pPr>
                          </w:p>
                          <w:p w14:paraId="410CFB18" w14:textId="77777777" w:rsidR="00DD1610" w:rsidRDefault="00DD1610" w:rsidP="00BA27B0"/>
                          <w:p w14:paraId="2A09993E" w14:textId="77777777" w:rsidR="00DD1610" w:rsidRPr="001663ED" w:rsidRDefault="00DD1610" w:rsidP="00BA27B0">
                            <w:pPr>
                              <w:pStyle w:val="Title"/>
                              <w:rPr>
                                <w:rFonts w:ascii="Gill Sans MT" w:hAnsi="Gill Sans MT"/>
                                <w:sz w:val="48"/>
                                <w:szCs w:val="48"/>
                              </w:rPr>
                            </w:pPr>
                          </w:p>
                          <w:p w14:paraId="4D48B671" w14:textId="77777777" w:rsidR="00DD1610" w:rsidRDefault="00DD1610" w:rsidP="00BA27B0"/>
                          <w:p w14:paraId="798BDB7F" w14:textId="77777777" w:rsidR="00DD1610" w:rsidRPr="001663ED" w:rsidRDefault="00DD1610" w:rsidP="00BA27B0">
                            <w:pPr>
                              <w:pStyle w:val="Title"/>
                              <w:rPr>
                                <w:rFonts w:ascii="Gill Sans MT" w:hAnsi="Gill Sans MT"/>
                                <w:sz w:val="48"/>
                                <w:szCs w:val="48"/>
                              </w:rPr>
                            </w:pPr>
                          </w:p>
                          <w:p w14:paraId="05709E29" w14:textId="77777777" w:rsidR="00DD1610" w:rsidRDefault="00DD1610" w:rsidP="00BA27B0"/>
                          <w:p w14:paraId="4C704AA8" w14:textId="77777777" w:rsidR="00DD1610" w:rsidRPr="001663ED" w:rsidRDefault="00DD1610" w:rsidP="00BA27B0">
                            <w:pPr>
                              <w:pStyle w:val="Title"/>
                              <w:rPr>
                                <w:rFonts w:ascii="Gill Sans MT" w:hAnsi="Gill Sans MT"/>
                                <w:sz w:val="48"/>
                                <w:szCs w:val="48"/>
                              </w:rPr>
                            </w:pPr>
                          </w:p>
                          <w:p w14:paraId="0AECFEFA" w14:textId="77777777" w:rsidR="00DD1610" w:rsidRDefault="00DD1610" w:rsidP="00BA27B0"/>
                          <w:p w14:paraId="40FE7E88" w14:textId="77777777" w:rsidR="00DD1610" w:rsidRPr="001663ED" w:rsidRDefault="00DD1610" w:rsidP="00BA27B0">
                            <w:pPr>
                              <w:pStyle w:val="Title"/>
                              <w:rPr>
                                <w:rFonts w:ascii="Gill Sans MT" w:hAnsi="Gill Sans MT"/>
                                <w:sz w:val="48"/>
                                <w:szCs w:val="48"/>
                              </w:rPr>
                            </w:pPr>
                          </w:p>
                          <w:p w14:paraId="7E490CB5" w14:textId="77777777" w:rsidR="00DD1610" w:rsidRDefault="00DD1610" w:rsidP="00BA27B0"/>
                          <w:p w14:paraId="53796BC5" w14:textId="77777777" w:rsidR="00DD1610" w:rsidRPr="001663ED" w:rsidRDefault="00DD1610" w:rsidP="00BA27B0">
                            <w:pPr>
                              <w:pStyle w:val="Title"/>
                              <w:rPr>
                                <w:rFonts w:ascii="Gill Sans MT" w:hAnsi="Gill Sans MT"/>
                                <w:sz w:val="48"/>
                                <w:szCs w:val="48"/>
                              </w:rPr>
                            </w:pPr>
                          </w:p>
                          <w:p w14:paraId="742853AF" w14:textId="77777777" w:rsidR="00DD1610" w:rsidRDefault="00DD1610" w:rsidP="00BA27B0"/>
                          <w:p w14:paraId="4A1F48B9" w14:textId="77777777" w:rsidR="00DD1610" w:rsidRPr="001663ED" w:rsidRDefault="00DD1610" w:rsidP="00BA27B0">
                            <w:pPr>
                              <w:pStyle w:val="Title"/>
                              <w:rPr>
                                <w:rFonts w:ascii="Gill Sans MT" w:hAnsi="Gill Sans MT"/>
                                <w:sz w:val="48"/>
                                <w:szCs w:val="48"/>
                              </w:rPr>
                            </w:pPr>
                          </w:p>
                          <w:p w14:paraId="2D35CDA1" w14:textId="77777777" w:rsidR="00DD1610" w:rsidRDefault="00DD1610" w:rsidP="00BA27B0"/>
                          <w:p w14:paraId="041E6CF6" w14:textId="77777777" w:rsidR="00DD1610" w:rsidRPr="001663ED" w:rsidRDefault="00DD1610" w:rsidP="00BA27B0">
                            <w:pPr>
                              <w:pStyle w:val="Title"/>
                              <w:rPr>
                                <w:rFonts w:ascii="Gill Sans MT" w:hAnsi="Gill Sans MT"/>
                                <w:sz w:val="48"/>
                                <w:szCs w:val="48"/>
                              </w:rPr>
                            </w:pPr>
                          </w:p>
                          <w:p w14:paraId="1E46DA2F" w14:textId="77777777" w:rsidR="00DD1610" w:rsidRDefault="00DD1610" w:rsidP="00BA27B0"/>
                          <w:p w14:paraId="1F2CF51F" w14:textId="77777777" w:rsidR="00DD1610" w:rsidRPr="001663ED" w:rsidRDefault="00DD1610" w:rsidP="00BA27B0">
                            <w:pPr>
                              <w:pStyle w:val="Title"/>
                              <w:rPr>
                                <w:rFonts w:ascii="Gill Sans MT" w:hAnsi="Gill Sans MT"/>
                                <w:sz w:val="48"/>
                                <w:szCs w:val="48"/>
                              </w:rPr>
                            </w:pPr>
                          </w:p>
                          <w:p w14:paraId="1AC47B02" w14:textId="77777777" w:rsidR="00DD1610" w:rsidRDefault="00DD1610" w:rsidP="00BA27B0"/>
                          <w:p w14:paraId="7EAFBFE8" w14:textId="77777777" w:rsidR="00DD1610" w:rsidRPr="001663ED" w:rsidRDefault="00DD1610" w:rsidP="00BA27B0">
                            <w:pPr>
                              <w:pStyle w:val="Title"/>
                              <w:rPr>
                                <w:rFonts w:ascii="Gill Sans MT" w:hAnsi="Gill Sans MT"/>
                                <w:sz w:val="48"/>
                                <w:szCs w:val="48"/>
                              </w:rPr>
                            </w:pPr>
                          </w:p>
                          <w:p w14:paraId="376232B9" w14:textId="77777777" w:rsidR="00DD1610" w:rsidRDefault="00DD1610" w:rsidP="00BA27B0"/>
                          <w:p w14:paraId="4D40BE65" w14:textId="77777777" w:rsidR="00DD1610" w:rsidRPr="001663ED" w:rsidRDefault="00DD1610" w:rsidP="00BA27B0">
                            <w:pPr>
                              <w:pStyle w:val="Title"/>
                              <w:rPr>
                                <w:rFonts w:ascii="Gill Sans MT" w:hAnsi="Gill Sans MT"/>
                                <w:sz w:val="48"/>
                                <w:szCs w:val="48"/>
                              </w:rPr>
                            </w:pPr>
                          </w:p>
                          <w:p w14:paraId="47D504B4" w14:textId="77777777" w:rsidR="00DD1610" w:rsidRDefault="00DD1610" w:rsidP="00BA27B0"/>
                          <w:p w14:paraId="52224954" w14:textId="77777777" w:rsidR="00DD1610" w:rsidRPr="001663ED" w:rsidRDefault="00DD1610" w:rsidP="00BA27B0">
                            <w:pPr>
                              <w:pStyle w:val="Title"/>
                              <w:rPr>
                                <w:rFonts w:ascii="Gill Sans MT" w:hAnsi="Gill Sans MT"/>
                                <w:sz w:val="48"/>
                                <w:szCs w:val="48"/>
                              </w:rPr>
                            </w:pPr>
                          </w:p>
                          <w:p w14:paraId="0863F07D" w14:textId="77777777" w:rsidR="00DD1610" w:rsidRDefault="00DD1610" w:rsidP="00BA27B0"/>
                          <w:p w14:paraId="7D0D9E22" w14:textId="77777777" w:rsidR="00DD1610" w:rsidRPr="001663ED" w:rsidRDefault="00DD1610" w:rsidP="00BA27B0">
                            <w:pPr>
                              <w:pStyle w:val="Title"/>
                              <w:rPr>
                                <w:rFonts w:ascii="Gill Sans MT" w:hAnsi="Gill Sans MT"/>
                                <w:sz w:val="48"/>
                                <w:szCs w:val="48"/>
                              </w:rPr>
                            </w:pPr>
                          </w:p>
                          <w:p w14:paraId="0E787D6F" w14:textId="77777777" w:rsidR="00DD1610" w:rsidRDefault="00DD1610" w:rsidP="00BA27B0"/>
                          <w:p w14:paraId="3F70C133" w14:textId="77777777" w:rsidR="00DD1610" w:rsidRPr="001663ED" w:rsidRDefault="00DD1610" w:rsidP="00BA27B0">
                            <w:pPr>
                              <w:pStyle w:val="Title"/>
                              <w:rPr>
                                <w:rFonts w:ascii="Gill Sans MT" w:hAnsi="Gill Sans MT"/>
                                <w:sz w:val="48"/>
                                <w:szCs w:val="48"/>
                              </w:rPr>
                            </w:pPr>
                          </w:p>
                          <w:p w14:paraId="63B08C01" w14:textId="77777777" w:rsidR="00DD1610" w:rsidRDefault="00DD1610" w:rsidP="00BA27B0"/>
                          <w:p w14:paraId="06F7F156" w14:textId="77777777" w:rsidR="00DD1610" w:rsidRPr="001663ED" w:rsidRDefault="00DD1610" w:rsidP="00BA27B0">
                            <w:pPr>
                              <w:pStyle w:val="Title"/>
                              <w:rPr>
                                <w:rFonts w:ascii="Gill Sans MT" w:hAnsi="Gill Sans MT"/>
                                <w:sz w:val="48"/>
                                <w:szCs w:val="48"/>
                              </w:rPr>
                            </w:pPr>
                          </w:p>
                          <w:p w14:paraId="70F22417" w14:textId="77777777" w:rsidR="00DD1610" w:rsidRDefault="00DD1610" w:rsidP="00BA27B0"/>
                          <w:p w14:paraId="145F7ADF" w14:textId="77777777" w:rsidR="00DD1610" w:rsidRPr="001663ED" w:rsidRDefault="00DD1610" w:rsidP="00BA27B0">
                            <w:pPr>
                              <w:pStyle w:val="Title"/>
                              <w:rPr>
                                <w:rFonts w:ascii="Gill Sans MT" w:hAnsi="Gill Sans MT"/>
                                <w:sz w:val="48"/>
                                <w:szCs w:val="48"/>
                              </w:rPr>
                            </w:pPr>
                          </w:p>
                          <w:p w14:paraId="2DF981DF" w14:textId="77777777" w:rsidR="00DD1610" w:rsidRDefault="00DD1610" w:rsidP="00BA27B0"/>
                          <w:p w14:paraId="57F81F14" w14:textId="77777777" w:rsidR="00DD1610" w:rsidRPr="001663ED" w:rsidRDefault="00DD1610" w:rsidP="00BA27B0">
                            <w:pPr>
                              <w:pStyle w:val="Title"/>
                              <w:rPr>
                                <w:rFonts w:ascii="Gill Sans MT" w:hAnsi="Gill Sans MT"/>
                                <w:sz w:val="48"/>
                                <w:szCs w:val="48"/>
                              </w:rPr>
                            </w:pPr>
                          </w:p>
                          <w:p w14:paraId="64CD1EA6" w14:textId="77777777" w:rsidR="00DD1610" w:rsidRDefault="00DD1610" w:rsidP="00BA27B0"/>
                          <w:p w14:paraId="2C1DC516" w14:textId="77777777" w:rsidR="00DD1610" w:rsidRPr="001663ED" w:rsidRDefault="00DD1610" w:rsidP="00BA27B0">
                            <w:pPr>
                              <w:pStyle w:val="Title"/>
                              <w:rPr>
                                <w:rFonts w:ascii="Gill Sans MT" w:hAnsi="Gill Sans MT"/>
                                <w:sz w:val="48"/>
                                <w:szCs w:val="48"/>
                              </w:rPr>
                            </w:pPr>
                          </w:p>
                          <w:p w14:paraId="0D1E9D5C" w14:textId="77777777" w:rsidR="00DD1610" w:rsidRDefault="00DD1610" w:rsidP="00BA27B0"/>
                          <w:p w14:paraId="6A878705" w14:textId="77777777" w:rsidR="00DD1610" w:rsidRPr="001663ED" w:rsidRDefault="00DD1610" w:rsidP="00BA27B0">
                            <w:pPr>
                              <w:pStyle w:val="Title"/>
                              <w:rPr>
                                <w:rFonts w:ascii="Gill Sans MT" w:hAnsi="Gill Sans MT"/>
                                <w:sz w:val="48"/>
                                <w:szCs w:val="48"/>
                              </w:rPr>
                            </w:pPr>
                          </w:p>
                          <w:p w14:paraId="6C53B849" w14:textId="77777777" w:rsidR="00DD1610" w:rsidRDefault="00DD1610" w:rsidP="00BA27B0"/>
                          <w:p w14:paraId="62D1B0D1" w14:textId="77777777" w:rsidR="00DD1610" w:rsidRPr="001663ED" w:rsidRDefault="00DD1610" w:rsidP="00BA27B0">
                            <w:pPr>
                              <w:pStyle w:val="Title"/>
                              <w:rPr>
                                <w:rFonts w:ascii="Gill Sans MT" w:hAnsi="Gill Sans MT"/>
                                <w:sz w:val="48"/>
                                <w:szCs w:val="48"/>
                              </w:rPr>
                            </w:pPr>
                          </w:p>
                          <w:p w14:paraId="21793C23" w14:textId="77777777" w:rsidR="00DD1610" w:rsidRDefault="00DD1610" w:rsidP="00BA27B0"/>
                          <w:p w14:paraId="4304C802" w14:textId="77777777" w:rsidR="00DD1610" w:rsidRPr="001663ED" w:rsidRDefault="00DD1610" w:rsidP="00BA27B0">
                            <w:pPr>
                              <w:pStyle w:val="Title"/>
                              <w:rPr>
                                <w:rFonts w:ascii="Gill Sans MT" w:hAnsi="Gill Sans MT"/>
                                <w:sz w:val="48"/>
                                <w:szCs w:val="48"/>
                              </w:rPr>
                            </w:pPr>
                          </w:p>
                          <w:p w14:paraId="2979BE88" w14:textId="77777777" w:rsidR="00DD1610" w:rsidRDefault="00DD1610" w:rsidP="00BA27B0"/>
                          <w:p w14:paraId="3E8F3E06" w14:textId="77777777" w:rsidR="00DD1610" w:rsidRPr="001663ED" w:rsidRDefault="00DD1610" w:rsidP="00BA27B0">
                            <w:pPr>
                              <w:pStyle w:val="Title"/>
                              <w:rPr>
                                <w:rFonts w:ascii="Gill Sans MT" w:hAnsi="Gill Sans MT"/>
                                <w:sz w:val="48"/>
                                <w:szCs w:val="48"/>
                              </w:rPr>
                            </w:pPr>
                          </w:p>
                          <w:p w14:paraId="184B451F" w14:textId="77777777" w:rsidR="00DD1610" w:rsidRDefault="00DD1610" w:rsidP="00BA27B0"/>
                          <w:p w14:paraId="1AA7810B" w14:textId="77777777" w:rsidR="00DD1610" w:rsidRPr="001663ED" w:rsidRDefault="00DD1610" w:rsidP="00BA27B0">
                            <w:pPr>
                              <w:pStyle w:val="Title"/>
                              <w:rPr>
                                <w:rFonts w:ascii="Gill Sans MT" w:hAnsi="Gill Sans MT"/>
                                <w:sz w:val="48"/>
                                <w:szCs w:val="48"/>
                              </w:rPr>
                            </w:pPr>
                          </w:p>
                          <w:p w14:paraId="270E411D" w14:textId="77777777" w:rsidR="00DD1610" w:rsidRDefault="00DD1610" w:rsidP="00BA27B0"/>
                          <w:p w14:paraId="68E4BF43" w14:textId="77777777" w:rsidR="00DD1610" w:rsidRPr="001663ED" w:rsidRDefault="00DD1610" w:rsidP="00BA27B0">
                            <w:pPr>
                              <w:pStyle w:val="Title"/>
                              <w:rPr>
                                <w:rFonts w:ascii="Gill Sans MT" w:hAnsi="Gill Sans MT"/>
                                <w:sz w:val="48"/>
                                <w:szCs w:val="48"/>
                              </w:rPr>
                            </w:pPr>
                          </w:p>
                          <w:p w14:paraId="2A8A635B" w14:textId="77777777" w:rsidR="00DD1610" w:rsidRDefault="00DD1610" w:rsidP="00BA27B0"/>
                          <w:p w14:paraId="1A1250C2" w14:textId="77777777" w:rsidR="00DD1610" w:rsidRPr="001663ED" w:rsidRDefault="00DD1610" w:rsidP="00BA27B0">
                            <w:pPr>
                              <w:pStyle w:val="Title"/>
                              <w:rPr>
                                <w:rFonts w:ascii="Gill Sans MT" w:hAnsi="Gill Sans MT"/>
                                <w:sz w:val="48"/>
                                <w:szCs w:val="48"/>
                              </w:rPr>
                            </w:pPr>
                          </w:p>
                          <w:p w14:paraId="4BB0ECE1" w14:textId="77777777" w:rsidR="00DD1610" w:rsidRDefault="00DD1610" w:rsidP="00BA27B0"/>
                          <w:p w14:paraId="5D7C5BBD" w14:textId="77777777" w:rsidR="00DD1610" w:rsidRPr="001663ED" w:rsidRDefault="00DD1610" w:rsidP="00BA27B0">
                            <w:pPr>
                              <w:pStyle w:val="Title"/>
                              <w:rPr>
                                <w:rFonts w:ascii="Gill Sans MT" w:hAnsi="Gill Sans MT"/>
                                <w:sz w:val="48"/>
                                <w:szCs w:val="48"/>
                              </w:rPr>
                            </w:pPr>
                          </w:p>
                          <w:p w14:paraId="06D84000" w14:textId="77777777" w:rsidR="00DD1610" w:rsidRDefault="00DD1610" w:rsidP="00BA27B0"/>
                          <w:p w14:paraId="311BE76A" w14:textId="77777777" w:rsidR="00DD1610" w:rsidRPr="001663ED" w:rsidRDefault="00DD1610" w:rsidP="00BA27B0">
                            <w:pPr>
                              <w:pStyle w:val="Title"/>
                              <w:rPr>
                                <w:rFonts w:ascii="Gill Sans MT" w:hAnsi="Gill Sans MT"/>
                                <w:sz w:val="48"/>
                                <w:szCs w:val="48"/>
                              </w:rPr>
                            </w:pPr>
                          </w:p>
                          <w:p w14:paraId="168995D1" w14:textId="77777777" w:rsidR="00DD1610" w:rsidRDefault="00DD1610" w:rsidP="00BA27B0"/>
                          <w:p w14:paraId="37453144" w14:textId="77777777" w:rsidR="00DD1610" w:rsidRPr="001663ED" w:rsidRDefault="00DD1610" w:rsidP="00BA27B0">
                            <w:pPr>
                              <w:pStyle w:val="Title"/>
                              <w:rPr>
                                <w:rFonts w:ascii="Gill Sans MT" w:hAnsi="Gill Sans MT"/>
                                <w:sz w:val="48"/>
                                <w:szCs w:val="48"/>
                              </w:rPr>
                            </w:pPr>
                          </w:p>
                          <w:p w14:paraId="747FDC56" w14:textId="77777777" w:rsidR="00DD1610" w:rsidRDefault="00DD1610" w:rsidP="00BA27B0"/>
                          <w:p w14:paraId="6834B8E4" w14:textId="77777777" w:rsidR="00DD1610" w:rsidRPr="001663ED" w:rsidRDefault="00DD1610" w:rsidP="00BA27B0">
                            <w:pPr>
                              <w:pStyle w:val="Title"/>
                              <w:rPr>
                                <w:rFonts w:ascii="Gill Sans MT" w:hAnsi="Gill Sans MT"/>
                                <w:sz w:val="48"/>
                                <w:szCs w:val="48"/>
                              </w:rPr>
                            </w:pPr>
                          </w:p>
                          <w:p w14:paraId="49A5E12A" w14:textId="77777777" w:rsidR="00DD1610" w:rsidRDefault="00DD1610" w:rsidP="00BA27B0"/>
                          <w:p w14:paraId="7BBBD608" w14:textId="77777777" w:rsidR="00DD1610" w:rsidRPr="001663ED" w:rsidRDefault="00DD1610" w:rsidP="00BA27B0">
                            <w:pPr>
                              <w:pStyle w:val="Title"/>
                              <w:rPr>
                                <w:rFonts w:ascii="Gill Sans MT" w:hAnsi="Gill Sans MT"/>
                                <w:sz w:val="48"/>
                                <w:szCs w:val="48"/>
                              </w:rPr>
                            </w:pPr>
                          </w:p>
                          <w:p w14:paraId="700EDF93" w14:textId="77777777" w:rsidR="00DD1610" w:rsidRDefault="00DD1610" w:rsidP="00BA27B0"/>
                          <w:p w14:paraId="05A3EF2F" w14:textId="77777777" w:rsidR="00DD1610" w:rsidRPr="001663ED" w:rsidRDefault="00DD1610" w:rsidP="00BA27B0">
                            <w:pPr>
                              <w:pStyle w:val="Title"/>
                              <w:rPr>
                                <w:rFonts w:ascii="Gill Sans MT" w:hAnsi="Gill Sans MT"/>
                                <w:sz w:val="48"/>
                                <w:szCs w:val="48"/>
                              </w:rPr>
                            </w:pPr>
                          </w:p>
                          <w:p w14:paraId="7D1B9D63" w14:textId="77777777" w:rsidR="00DD1610" w:rsidRDefault="00DD1610" w:rsidP="00BA27B0"/>
                          <w:p w14:paraId="2771CB76" w14:textId="77777777" w:rsidR="00DD1610" w:rsidRPr="001663ED" w:rsidRDefault="00DD1610" w:rsidP="00BA27B0">
                            <w:pPr>
                              <w:pStyle w:val="Title"/>
                              <w:rPr>
                                <w:rFonts w:ascii="Gill Sans MT" w:hAnsi="Gill Sans MT"/>
                                <w:sz w:val="48"/>
                                <w:szCs w:val="48"/>
                              </w:rPr>
                            </w:pPr>
                          </w:p>
                          <w:p w14:paraId="5397484E" w14:textId="77777777" w:rsidR="00DD1610" w:rsidRDefault="00DD1610" w:rsidP="00BA27B0"/>
                          <w:p w14:paraId="6DBDBB64" w14:textId="77777777" w:rsidR="00DD1610" w:rsidRPr="001663ED" w:rsidRDefault="00DD1610" w:rsidP="00BA27B0">
                            <w:pPr>
                              <w:pStyle w:val="Title"/>
                              <w:rPr>
                                <w:rFonts w:ascii="Gill Sans MT" w:hAnsi="Gill Sans MT"/>
                                <w:sz w:val="48"/>
                                <w:szCs w:val="48"/>
                              </w:rPr>
                            </w:pPr>
                          </w:p>
                          <w:p w14:paraId="22CACA1D" w14:textId="77777777" w:rsidR="00DD1610" w:rsidRDefault="00DD1610" w:rsidP="00BA27B0"/>
                          <w:p w14:paraId="58B88BD5" w14:textId="77777777" w:rsidR="00DD1610" w:rsidRPr="001663ED" w:rsidRDefault="00DD1610" w:rsidP="00BA27B0">
                            <w:pPr>
                              <w:pStyle w:val="Title"/>
                              <w:rPr>
                                <w:rFonts w:ascii="Gill Sans MT" w:hAnsi="Gill Sans MT"/>
                                <w:sz w:val="48"/>
                                <w:szCs w:val="48"/>
                              </w:rPr>
                            </w:pPr>
                          </w:p>
                          <w:p w14:paraId="3AD9474A" w14:textId="77777777" w:rsidR="00DD1610" w:rsidRDefault="00DD1610" w:rsidP="00BA27B0"/>
                          <w:p w14:paraId="3C90C4B7" w14:textId="77777777" w:rsidR="00DD1610" w:rsidRPr="001663ED" w:rsidRDefault="00DD1610" w:rsidP="00BA27B0">
                            <w:pPr>
                              <w:pStyle w:val="Title"/>
                              <w:rPr>
                                <w:rFonts w:ascii="Gill Sans MT" w:hAnsi="Gill Sans MT"/>
                                <w:sz w:val="48"/>
                                <w:szCs w:val="48"/>
                              </w:rPr>
                            </w:pPr>
                          </w:p>
                          <w:p w14:paraId="18D76A5D" w14:textId="77777777" w:rsidR="00DD1610" w:rsidRDefault="00DD1610" w:rsidP="00BA27B0"/>
                          <w:p w14:paraId="1B182903" w14:textId="77777777" w:rsidR="00DD1610" w:rsidRPr="001663ED" w:rsidRDefault="00DD1610" w:rsidP="00BA27B0">
                            <w:pPr>
                              <w:pStyle w:val="Title"/>
                              <w:rPr>
                                <w:rFonts w:ascii="Gill Sans MT" w:hAnsi="Gill Sans MT"/>
                                <w:sz w:val="48"/>
                                <w:szCs w:val="48"/>
                              </w:rPr>
                            </w:pPr>
                          </w:p>
                          <w:p w14:paraId="08EA068D" w14:textId="77777777" w:rsidR="00DD1610" w:rsidRDefault="00DD1610" w:rsidP="00BA27B0"/>
                          <w:p w14:paraId="1509F404" w14:textId="77777777" w:rsidR="00DD1610" w:rsidRPr="001663ED" w:rsidRDefault="00DD1610" w:rsidP="00BA27B0">
                            <w:pPr>
                              <w:pStyle w:val="Title"/>
                              <w:rPr>
                                <w:rFonts w:ascii="Gill Sans MT" w:hAnsi="Gill Sans MT"/>
                                <w:sz w:val="48"/>
                                <w:szCs w:val="48"/>
                              </w:rPr>
                            </w:pPr>
                          </w:p>
                          <w:p w14:paraId="39E2F80C" w14:textId="77777777" w:rsidR="00DD1610" w:rsidRDefault="00DD1610" w:rsidP="00BA27B0"/>
                          <w:p w14:paraId="5352BFD9" w14:textId="77777777" w:rsidR="00DD1610" w:rsidRPr="001663ED" w:rsidRDefault="00DD1610" w:rsidP="00BA27B0">
                            <w:pPr>
                              <w:pStyle w:val="Title"/>
                              <w:rPr>
                                <w:rFonts w:ascii="Gill Sans MT" w:hAnsi="Gill Sans MT"/>
                                <w:sz w:val="48"/>
                                <w:szCs w:val="48"/>
                              </w:rPr>
                            </w:pPr>
                          </w:p>
                          <w:p w14:paraId="2896B95B" w14:textId="77777777" w:rsidR="00DD1610" w:rsidRDefault="00DD1610" w:rsidP="00BA27B0"/>
                          <w:p w14:paraId="3951A383" w14:textId="77777777" w:rsidR="00DD1610" w:rsidRPr="001663ED" w:rsidRDefault="00DD1610" w:rsidP="00BA27B0">
                            <w:pPr>
                              <w:pStyle w:val="Title"/>
                              <w:rPr>
                                <w:rFonts w:ascii="Gill Sans MT" w:hAnsi="Gill Sans MT"/>
                                <w:sz w:val="48"/>
                                <w:szCs w:val="48"/>
                              </w:rPr>
                            </w:pPr>
                          </w:p>
                          <w:p w14:paraId="0BFAAF10" w14:textId="77777777" w:rsidR="00DD1610" w:rsidRDefault="00DD1610" w:rsidP="00BA27B0"/>
                          <w:p w14:paraId="2B1A9D74" w14:textId="77777777" w:rsidR="00DD1610" w:rsidRPr="001663ED" w:rsidRDefault="00DD1610" w:rsidP="00BA27B0">
                            <w:pPr>
                              <w:pStyle w:val="Title"/>
                              <w:rPr>
                                <w:rFonts w:ascii="Gill Sans MT" w:hAnsi="Gill Sans MT"/>
                                <w:sz w:val="48"/>
                                <w:szCs w:val="48"/>
                              </w:rPr>
                            </w:pPr>
                          </w:p>
                          <w:p w14:paraId="37173E29" w14:textId="77777777" w:rsidR="00DD1610" w:rsidRDefault="00DD1610" w:rsidP="00BA27B0"/>
                          <w:p w14:paraId="11B88EA1" w14:textId="77777777" w:rsidR="00DD1610" w:rsidRPr="001663ED" w:rsidRDefault="00DD1610" w:rsidP="00BA27B0">
                            <w:pPr>
                              <w:pStyle w:val="Title"/>
                              <w:rPr>
                                <w:rFonts w:ascii="Gill Sans MT" w:hAnsi="Gill Sans MT"/>
                                <w:sz w:val="48"/>
                                <w:szCs w:val="48"/>
                              </w:rPr>
                            </w:pPr>
                          </w:p>
                          <w:p w14:paraId="704460E5" w14:textId="77777777" w:rsidR="00DD1610" w:rsidRDefault="00DD1610" w:rsidP="00BA27B0"/>
                          <w:p w14:paraId="0A462A0E" w14:textId="77777777" w:rsidR="00DD1610" w:rsidRPr="001663ED" w:rsidRDefault="00DD1610" w:rsidP="00BA27B0">
                            <w:pPr>
                              <w:pStyle w:val="Title"/>
                              <w:rPr>
                                <w:rFonts w:ascii="Gill Sans MT" w:hAnsi="Gill Sans MT"/>
                                <w:sz w:val="48"/>
                                <w:szCs w:val="48"/>
                              </w:rPr>
                            </w:pPr>
                          </w:p>
                          <w:p w14:paraId="40C80E1D" w14:textId="77777777" w:rsidR="00DD1610" w:rsidRDefault="00DD1610" w:rsidP="00BA27B0"/>
                          <w:p w14:paraId="55D23CC2" w14:textId="77777777" w:rsidR="00DD1610" w:rsidRPr="001663ED" w:rsidRDefault="00DD1610" w:rsidP="00BA27B0">
                            <w:pPr>
                              <w:pStyle w:val="Title"/>
                              <w:rPr>
                                <w:rFonts w:ascii="Gill Sans MT" w:hAnsi="Gill Sans MT"/>
                                <w:sz w:val="48"/>
                                <w:szCs w:val="48"/>
                              </w:rPr>
                            </w:pPr>
                          </w:p>
                          <w:p w14:paraId="7D71D097" w14:textId="77777777" w:rsidR="00DD1610" w:rsidRDefault="00DD1610" w:rsidP="00BA27B0"/>
                          <w:p w14:paraId="125C2333" w14:textId="77777777" w:rsidR="00DD1610" w:rsidRPr="001663ED" w:rsidRDefault="00DD1610" w:rsidP="00BA27B0">
                            <w:pPr>
                              <w:pStyle w:val="Title"/>
                              <w:rPr>
                                <w:rFonts w:ascii="Gill Sans MT" w:hAnsi="Gill Sans MT"/>
                                <w:sz w:val="48"/>
                                <w:szCs w:val="48"/>
                              </w:rPr>
                            </w:pPr>
                          </w:p>
                          <w:p w14:paraId="73BF1632" w14:textId="77777777" w:rsidR="00DD1610" w:rsidRDefault="00DD1610" w:rsidP="00BA27B0"/>
                          <w:p w14:paraId="04C35EA0" w14:textId="77777777" w:rsidR="00DD1610" w:rsidRPr="001663ED" w:rsidRDefault="00DD1610" w:rsidP="00BA27B0">
                            <w:pPr>
                              <w:pStyle w:val="Title"/>
                              <w:rPr>
                                <w:rFonts w:ascii="Gill Sans MT" w:hAnsi="Gill Sans MT"/>
                                <w:sz w:val="48"/>
                                <w:szCs w:val="48"/>
                              </w:rPr>
                            </w:pPr>
                          </w:p>
                          <w:p w14:paraId="5611C750" w14:textId="77777777" w:rsidR="00DD1610" w:rsidRDefault="00DD1610" w:rsidP="00BA27B0"/>
                          <w:p w14:paraId="031821D5" w14:textId="77777777" w:rsidR="00DD1610" w:rsidRPr="001663ED" w:rsidRDefault="00DD1610" w:rsidP="00BA27B0">
                            <w:pPr>
                              <w:pStyle w:val="Title"/>
                              <w:rPr>
                                <w:rFonts w:ascii="Gill Sans MT" w:hAnsi="Gill Sans MT"/>
                                <w:sz w:val="48"/>
                                <w:szCs w:val="48"/>
                              </w:rPr>
                            </w:pPr>
                          </w:p>
                          <w:p w14:paraId="4FD68CB8" w14:textId="77777777" w:rsidR="00DD1610" w:rsidRDefault="00DD1610" w:rsidP="00BA27B0"/>
                          <w:p w14:paraId="74E14C5B" w14:textId="77777777" w:rsidR="00DD1610" w:rsidRPr="001663ED" w:rsidRDefault="00DD1610" w:rsidP="00BA27B0">
                            <w:pPr>
                              <w:pStyle w:val="Title"/>
                              <w:rPr>
                                <w:rFonts w:ascii="Gill Sans MT" w:hAnsi="Gill Sans MT"/>
                                <w:sz w:val="48"/>
                                <w:szCs w:val="48"/>
                              </w:rPr>
                            </w:pPr>
                          </w:p>
                          <w:p w14:paraId="023B23EB" w14:textId="77777777" w:rsidR="00DD1610" w:rsidRDefault="00DD1610" w:rsidP="00BA27B0"/>
                          <w:p w14:paraId="31DD8E5E" w14:textId="77777777" w:rsidR="00DD1610" w:rsidRPr="001663ED" w:rsidRDefault="00DD1610" w:rsidP="00BA27B0">
                            <w:pPr>
                              <w:pStyle w:val="Title"/>
                              <w:rPr>
                                <w:rFonts w:ascii="Gill Sans MT" w:hAnsi="Gill Sans MT"/>
                                <w:sz w:val="48"/>
                                <w:szCs w:val="48"/>
                              </w:rPr>
                            </w:pPr>
                          </w:p>
                          <w:p w14:paraId="1BAB7522" w14:textId="77777777" w:rsidR="00DD1610" w:rsidRDefault="00DD1610" w:rsidP="00BA27B0"/>
                          <w:p w14:paraId="1BB960B0" w14:textId="77777777" w:rsidR="00DD1610" w:rsidRPr="001663ED" w:rsidRDefault="00DD1610" w:rsidP="00BA27B0">
                            <w:pPr>
                              <w:pStyle w:val="Title"/>
                              <w:rPr>
                                <w:rFonts w:ascii="Gill Sans MT" w:hAnsi="Gill Sans MT"/>
                                <w:sz w:val="48"/>
                                <w:szCs w:val="48"/>
                              </w:rPr>
                            </w:pPr>
                          </w:p>
                          <w:p w14:paraId="31BEF06B" w14:textId="77777777" w:rsidR="00DD1610" w:rsidRDefault="00DD1610" w:rsidP="00BA27B0"/>
                          <w:p w14:paraId="051A005B" w14:textId="77777777" w:rsidR="00DD1610" w:rsidRPr="001663ED" w:rsidRDefault="00DD1610" w:rsidP="00BA27B0">
                            <w:pPr>
                              <w:pStyle w:val="Title"/>
                              <w:rPr>
                                <w:rFonts w:ascii="Gill Sans MT" w:hAnsi="Gill Sans MT"/>
                                <w:sz w:val="48"/>
                                <w:szCs w:val="48"/>
                              </w:rPr>
                            </w:pPr>
                          </w:p>
                          <w:p w14:paraId="518C6179" w14:textId="77777777" w:rsidR="00DD1610" w:rsidRDefault="00DD1610" w:rsidP="00BA27B0"/>
                          <w:p w14:paraId="11844490" w14:textId="77777777" w:rsidR="00DD1610" w:rsidRPr="001663ED" w:rsidRDefault="00DD1610" w:rsidP="00BA27B0">
                            <w:pPr>
                              <w:pStyle w:val="Title"/>
                              <w:rPr>
                                <w:rFonts w:ascii="Gill Sans MT" w:hAnsi="Gill Sans MT"/>
                                <w:sz w:val="48"/>
                                <w:szCs w:val="48"/>
                              </w:rPr>
                            </w:pPr>
                          </w:p>
                          <w:p w14:paraId="1A47077B" w14:textId="77777777" w:rsidR="00DD1610" w:rsidRDefault="00DD1610" w:rsidP="00BA27B0"/>
                          <w:p w14:paraId="31F6B1E2" w14:textId="77777777" w:rsidR="00DD1610" w:rsidRPr="001663ED" w:rsidRDefault="00DD1610" w:rsidP="00BA27B0">
                            <w:pPr>
                              <w:pStyle w:val="Title"/>
                              <w:rPr>
                                <w:rFonts w:ascii="Gill Sans MT" w:hAnsi="Gill Sans MT"/>
                                <w:sz w:val="48"/>
                                <w:szCs w:val="48"/>
                              </w:rPr>
                            </w:pPr>
                          </w:p>
                          <w:p w14:paraId="6012E76B" w14:textId="77777777" w:rsidR="00DD1610" w:rsidRDefault="00DD1610" w:rsidP="00BA27B0"/>
                          <w:p w14:paraId="5044D62D" w14:textId="77777777" w:rsidR="00DD1610" w:rsidRPr="001663ED" w:rsidRDefault="00DD1610" w:rsidP="00BA27B0">
                            <w:pPr>
                              <w:pStyle w:val="Title"/>
                              <w:rPr>
                                <w:rFonts w:ascii="Gill Sans MT" w:hAnsi="Gill Sans MT"/>
                                <w:sz w:val="48"/>
                                <w:szCs w:val="48"/>
                              </w:rPr>
                            </w:pPr>
                          </w:p>
                          <w:p w14:paraId="7BD9622C" w14:textId="77777777" w:rsidR="00DD1610" w:rsidRDefault="00DD1610" w:rsidP="00BA27B0"/>
                          <w:p w14:paraId="5D982C6A" w14:textId="77777777" w:rsidR="00DD1610" w:rsidRPr="001663ED" w:rsidRDefault="00DD1610" w:rsidP="00BA27B0">
                            <w:pPr>
                              <w:pStyle w:val="Title"/>
                              <w:rPr>
                                <w:rFonts w:ascii="Gill Sans MT" w:hAnsi="Gill Sans MT"/>
                                <w:sz w:val="48"/>
                                <w:szCs w:val="48"/>
                              </w:rPr>
                            </w:pPr>
                          </w:p>
                          <w:p w14:paraId="31ECD738" w14:textId="77777777" w:rsidR="00DD1610" w:rsidRDefault="00DD1610" w:rsidP="00BA27B0"/>
                          <w:p w14:paraId="66094AB8" w14:textId="77777777" w:rsidR="00DD1610" w:rsidRPr="001663ED" w:rsidRDefault="00DD1610" w:rsidP="00BA27B0">
                            <w:pPr>
                              <w:pStyle w:val="Title"/>
                              <w:rPr>
                                <w:rFonts w:ascii="Gill Sans MT" w:hAnsi="Gill Sans MT"/>
                                <w:sz w:val="48"/>
                                <w:szCs w:val="48"/>
                              </w:rPr>
                            </w:pPr>
                          </w:p>
                          <w:p w14:paraId="0D846AB6" w14:textId="77777777" w:rsidR="00DD1610" w:rsidRDefault="00DD1610" w:rsidP="00BA27B0"/>
                          <w:p w14:paraId="2BFE70E1" w14:textId="77777777" w:rsidR="00DD1610" w:rsidRPr="001663ED" w:rsidRDefault="00DD1610" w:rsidP="00BA27B0">
                            <w:pPr>
                              <w:pStyle w:val="Title"/>
                              <w:rPr>
                                <w:rFonts w:ascii="Gill Sans MT" w:hAnsi="Gill Sans MT"/>
                                <w:sz w:val="48"/>
                                <w:szCs w:val="48"/>
                              </w:rPr>
                            </w:pPr>
                          </w:p>
                          <w:p w14:paraId="5B3D3A62" w14:textId="77777777" w:rsidR="00DD1610" w:rsidRDefault="00DD1610" w:rsidP="00BA27B0"/>
                          <w:p w14:paraId="56F5A8DA" w14:textId="77777777" w:rsidR="00DD1610" w:rsidRPr="001663ED" w:rsidRDefault="00DD1610" w:rsidP="00BA27B0">
                            <w:pPr>
                              <w:pStyle w:val="Title"/>
                              <w:rPr>
                                <w:rFonts w:ascii="Gill Sans MT" w:hAnsi="Gill Sans MT"/>
                                <w:sz w:val="48"/>
                                <w:szCs w:val="48"/>
                              </w:rPr>
                            </w:pPr>
                          </w:p>
                          <w:p w14:paraId="295B9893" w14:textId="77777777" w:rsidR="00DD1610" w:rsidRDefault="00DD1610" w:rsidP="00BA27B0"/>
                          <w:p w14:paraId="39F91007" w14:textId="77777777" w:rsidR="00DD1610" w:rsidRPr="001663ED" w:rsidRDefault="00DD1610" w:rsidP="00BA27B0">
                            <w:pPr>
                              <w:pStyle w:val="Title"/>
                              <w:rPr>
                                <w:rFonts w:ascii="Gill Sans MT" w:hAnsi="Gill Sans MT"/>
                                <w:sz w:val="48"/>
                                <w:szCs w:val="48"/>
                              </w:rPr>
                            </w:pPr>
                          </w:p>
                          <w:p w14:paraId="22E8A11B" w14:textId="77777777" w:rsidR="00DD1610" w:rsidRDefault="00DD1610" w:rsidP="00BA27B0"/>
                          <w:p w14:paraId="51794400" w14:textId="77777777" w:rsidR="00DD1610" w:rsidRPr="001663ED" w:rsidRDefault="00DD1610" w:rsidP="00BA27B0">
                            <w:pPr>
                              <w:pStyle w:val="Title"/>
                              <w:rPr>
                                <w:rFonts w:ascii="Gill Sans MT" w:hAnsi="Gill Sans MT"/>
                                <w:sz w:val="48"/>
                                <w:szCs w:val="48"/>
                              </w:rPr>
                            </w:pPr>
                          </w:p>
                          <w:p w14:paraId="3432A0DF" w14:textId="77777777" w:rsidR="00DD1610" w:rsidRDefault="00DD1610" w:rsidP="00BA27B0"/>
                          <w:p w14:paraId="155261EE" w14:textId="77777777" w:rsidR="00DD1610" w:rsidRPr="001663ED" w:rsidRDefault="00DD1610" w:rsidP="00BA27B0">
                            <w:pPr>
                              <w:pStyle w:val="Title"/>
                              <w:rPr>
                                <w:rFonts w:ascii="Gill Sans MT" w:hAnsi="Gill Sans MT"/>
                                <w:sz w:val="48"/>
                                <w:szCs w:val="48"/>
                              </w:rPr>
                            </w:pPr>
                          </w:p>
                          <w:p w14:paraId="1483B5EA" w14:textId="77777777" w:rsidR="00DD1610" w:rsidRDefault="00DD1610" w:rsidP="00BA27B0"/>
                          <w:p w14:paraId="1BE68C4E" w14:textId="77777777" w:rsidR="00DD1610" w:rsidRPr="001663ED" w:rsidRDefault="00DD1610" w:rsidP="00BA27B0">
                            <w:pPr>
                              <w:pStyle w:val="Title"/>
                              <w:rPr>
                                <w:rFonts w:ascii="Gill Sans MT" w:hAnsi="Gill Sans MT"/>
                                <w:sz w:val="48"/>
                                <w:szCs w:val="48"/>
                              </w:rPr>
                            </w:pPr>
                          </w:p>
                          <w:p w14:paraId="76A14BF2" w14:textId="77777777" w:rsidR="00DD1610" w:rsidRDefault="00DD1610" w:rsidP="00BA27B0"/>
                          <w:p w14:paraId="24EB8B49" w14:textId="77777777" w:rsidR="00DD1610" w:rsidRPr="001663ED" w:rsidRDefault="00DD1610" w:rsidP="00BA27B0">
                            <w:pPr>
                              <w:pStyle w:val="Title"/>
                              <w:rPr>
                                <w:rFonts w:ascii="Gill Sans MT" w:hAnsi="Gill Sans MT"/>
                                <w:sz w:val="48"/>
                                <w:szCs w:val="48"/>
                              </w:rPr>
                            </w:pPr>
                          </w:p>
                          <w:p w14:paraId="7B4B3978" w14:textId="77777777" w:rsidR="00DD1610" w:rsidRDefault="00DD1610" w:rsidP="00BA27B0"/>
                          <w:p w14:paraId="0FE8BB84" w14:textId="77777777" w:rsidR="00DD1610" w:rsidRPr="001663ED" w:rsidRDefault="00DD1610" w:rsidP="00BA27B0">
                            <w:pPr>
                              <w:pStyle w:val="Title"/>
                              <w:rPr>
                                <w:rFonts w:ascii="Gill Sans MT" w:hAnsi="Gill Sans MT"/>
                                <w:sz w:val="48"/>
                                <w:szCs w:val="48"/>
                              </w:rPr>
                            </w:pPr>
                          </w:p>
                        </w:txbxContent>
                      </wps:txbx>
                      <wps:bodyPr rot="0" vert="horz" wrap="square" lIns="457200" tIns="365760" rIns="45720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8AE71" id="Text Box 4" o:spid="_x0000_s1027" type="#_x0000_t202" style="position:absolute;left:0;text-align:left;margin-left:0;margin-top:447.8pt;width:613.5pt;height:199.9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9SyjwIAABsFAAAOAAAAZHJzL2Uyb0RvYy54bWysVG1v2jAQ/j5p/8Hyd0hCEyBRQ1WgTJO6&#10;F6ndDzC2Q6wltmcbkq7af9/ZAVo2TZqm8SHYvvNzz9095+ubvm3QgRsrlCxxMo4x4pIqJuSuxF8e&#10;N6M5RtYRyUijJC/xE7f4ZvH2zXWnCz5RtWoYNwhApC06XeLaOV1EkaU1b4kdK80lGCtlWuJga3YR&#10;M6QD9LaJJnE8jTplmDaKcmvhdD0Y8SLgVxWn7lNVWe5QU2Lg5sLXhO/Wf6PFNSl2huha0CMN8g8s&#10;WiIkBD1DrYkjaG/Eb1CtoEZZVbkxVW2kqkpQHnKAbJL4l2weaqJ5yAWKY/W5TPb/wdKPh88GCVbi&#10;KyiPJC306JH3Di1Vj1Jfnk7bArweNPi5Ho6hzSFVq+8V/WqRVKuayB2/NUZ1NScM6CX+ZvTq6oBj&#10;Pci2+6AYhCF7pwJQX5nW1w6qgQAdeDydW+OpUDiczfIkzcBEwTbJrvKraRZikOJ0XRvr3nHVIr8o&#10;sYHeB3hyuLfO0yHFycVHs6oRbCOaJmzMbrtqDDoQ0Em+Xm7uTugXbo30zlL5awPicAIsIYa3eb6h&#10;7895Mknj5SQfbabz2SjdpNkon8XzUZzky3wap3m63vzwBJO0qAVjXN4LyU8aTNK/6/FxGgb1BBWi&#10;DjLIJtnQoz8mGYffsYQXSbbCwUg2oi3x/OxECt/ZO8kgbVI4IpphHV3SD1WGGpz+Q1WCDnzrBxG4&#10;ftsHxQWReI1sFXsCYRgFbYMWw3MCi1qZ7xh1MJoltt/2xHCMmvcSxJVmMxh9GOawAyHMprAzF7Zt&#10;2IFmUjARSQGtxO60XLnhCdhrI3Y1BBsULdUtaLISQS0vxI5KhgkMaR1fCz/ir/fB6+VNW/wEAAD/&#10;/wMAUEsDBBQABgAIAAAAIQD/Uv2P4AAAAAoBAAAPAAAAZHJzL2Rvd25yZXYueG1sTI/BTsMwEETv&#10;SPyDtUhcEHUaKW0T4lQFCS5QqQQOPbrxkkS11yF2mvD3OCe47e6MZt/k28lodsHetZYELBcRMKTK&#10;qpZqAZ8fz/cbYM5LUlJbQgE/6GBbXF/lMlN2pHe8lL5mIYRcJgU03ncZ565q0Ei3sB1S0L5sb6QP&#10;a19z1csxhBvN4yhacSNbCh8a2eFTg9W5HIyAwd297On1UB71W5vWx8fRfJ9HIW5vpt0DMI+T/zPD&#10;jB/QoQhMJzuQckwLCEW8gE2arIDNchyvw+k0T2mSAC9y/r9C8QsAAP//AwBQSwECLQAUAAYACAAA&#10;ACEAtoM4kv4AAADhAQAAEwAAAAAAAAAAAAAAAAAAAAAAW0NvbnRlbnRfVHlwZXNdLnhtbFBLAQIt&#10;ABQABgAIAAAAIQA4/SH/1gAAAJQBAAALAAAAAAAAAAAAAAAAAC8BAABfcmVscy8ucmVsc1BLAQIt&#10;ABQABgAIAAAAIQCfR9SyjwIAABsFAAAOAAAAAAAAAAAAAAAAAC4CAABkcnMvZTJvRG9jLnhtbFBL&#10;AQItABQABgAIAAAAIQD/Uv2P4AAAAAoBAAAPAAAAAAAAAAAAAAAAAOkEAABkcnMvZG93bnJldi54&#10;bWxQSwUGAAAAAAQABADzAAAA9gUAAAAA&#10;" fillcolor="#9dbfe5" stroked="f">
                <v:textbox inset="36pt,28.8pt,36pt,7.2pt">
                  <w:txbxContent>
                    <w:p w14:paraId="5B57086D" w14:textId="20635CBE" w:rsidR="00DD1610" w:rsidRDefault="00DD1610" w:rsidP="00D03F2F">
                      <w:pPr>
                        <w:pStyle w:val="CoverSubtitle"/>
                        <w:spacing w:before="240"/>
                        <w:ind w:right="120"/>
                        <w:rPr>
                          <w:color w:val="002A6C"/>
                          <w:sz w:val="44"/>
                          <w:szCs w:val="56"/>
                        </w:rPr>
                      </w:pPr>
                      <w:r w:rsidRPr="0003605F">
                        <w:rPr>
                          <w:color w:val="002A6C"/>
                          <w:sz w:val="44"/>
                          <w:szCs w:val="56"/>
                        </w:rPr>
                        <w:t>Evalua</w:t>
                      </w:r>
                      <w:r>
                        <w:rPr>
                          <w:color w:val="002A6C"/>
                          <w:sz w:val="44"/>
                          <w:szCs w:val="56"/>
                        </w:rPr>
                        <w:t>tion Baseline report</w:t>
                      </w:r>
                    </w:p>
                    <w:p w14:paraId="34EB1D22" w14:textId="77777777" w:rsidR="00DD1610" w:rsidRPr="00D03F2F" w:rsidRDefault="00DD1610" w:rsidP="00D03F2F">
                      <w:pPr>
                        <w:pStyle w:val="CoverSubtitle"/>
                        <w:spacing w:before="240"/>
                        <w:ind w:right="120"/>
                        <w:jc w:val="left"/>
                        <w:rPr>
                          <w:color w:val="002A6C"/>
                          <w:sz w:val="44"/>
                          <w:szCs w:val="56"/>
                        </w:rPr>
                      </w:pPr>
                      <w:r>
                        <w:rPr>
                          <w:color w:val="002A6C"/>
                          <w:sz w:val="44"/>
                          <w:szCs w:val="56"/>
                        </w:rPr>
                        <w:t>cities imple</w:t>
                      </w:r>
                      <w:r w:rsidRPr="0003605F">
                        <w:rPr>
                          <w:color w:val="002A6C"/>
                          <w:sz w:val="44"/>
                          <w:szCs w:val="56"/>
                        </w:rPr>
                        <w:t>menting transparent, innovative, and effective solutions (cities)</w:t>
                      </w:r>
                    </w:p>
                    <w:p w14:paraId="3AC96B88" w14:textId="77777777" w:rsidR="00DD1610" w:rsidRDefault="00DD1610" w:rsidP="00155579">
                      <w:pPr>
                        <w:rPr>
                          <w:color w:val="1F3864" w:themeColor="accent5" w:themeShade="80"/>
                        </w:rPr>
                      </w:pPr>
                    </w:p>
                    <w:p w14:paraId="150C0033" w14:textId="77777777" w:rsidR="00DD1610" w:rsidRDefault="00DD1610" w:rsidP="00BA27B0"/>
                    <w:p w14:paraId="0870712F" w14:textId="77777777" w:rsidR="00DD1610" w:rsidRPr="001663ED" w:rsidRDefault="00DD1610" w:rsidP="00BA27B0">
                      <w:pPr>
                        <w:pStyle w:val="Title"/>
                        <w:rPr>
                          <w:rFonts w:ascii="Gill Sans MT" w:hAnsi="Gill Sans MT"/>
                          <w:sz w:val="48"/>
                          <w:szCs w:val="48"/>
                        </w:rPr>
                      </w:pPr>
                    </w:p>
                    <w:p w14:paraId="5CB2C495" w14:textId="77777777" w:rsidR="00DD1610" w:rsidRDefault="00DD1610" w:rsidP="00BA27B0"/>
                    <w:p w14:paraId="512C5DEC" w14:textId="77777777" w:rsidR="00DD1610" w:rsidRPr="001663ED" w:rsidRDefault="00DD1610" w:rsidP="00BA27B0">
                      <w:pPr>
                        <w:pStyle w:val="Title"/>
                        <w:rPr>
                          <w:rFonts w:ascii="Gill Sans MT" w:hAnsi="Gill Sans MT"/>
                          <w:sz w:val="48"/>
                          <w:szCs w:val="48"/>
                        </w:rPr>
                      </w:pPr>
                    </w:p>
                    <w:p w14:paraId="2E1BFFC0" w14:textId="77777777" w:rsidR="00DD1610" w:rsidRDefault="00DD1610" w:rsidP="00BA27B0"/>
                    <w:p w14:paraId="032F3A80" w14:textId="77777777" w:rsidR="00DD1610" w:rsidRPr="001663ED" w:rsidRDefault="00DD1610" w:rsidP="00BA27B0">
                      <w:pPr>
                        <w:pStyle w:val="Title"/>
                        <w:rPr>
                          <w:rFonts w:ascii="Gill Sans MT" w:hAnsi="Gill Sans MT"/>
                          <w:sz w:val="48"/>
                          <w:szCs w:val="48"/>
                        </w:rPr>
                      </w:pPr>
                    </w:p>
                    <w:p w14:paraId="45E3FA7F" w14:textId="77777777" w:rsidR="00DD1610" w:rsidRDefault="00DD1610" w:rsidP="00BA27B0"/>
                    <w:p w14:paraId="560DA43E" w14:textId="77777777" w:rsidR="00DD1610" w:rsidRPr="001663ED" w:rsidRDefault="00DD1610" w:rsidP="00BA27B0">
                      <w:pPr>
                        <w:pStyle w:val="Title"/>
                        <w:rPr>
                          <w:rFonts w:ascii="Gill Sans MT" w:hAnsi="Gill Sans MT"/>
                          <w:sz w:val="48"/>
                          <w:szCs w:val="48"/>
                        </w:rPr>
                      </w:pPr>
                    </w:p>
                    <w:p w14:paraId="6462C1A7" w14:textId="77777777" w:rsidR="00DD1610" w:rsidRDefault="00DD1610" w:rsidP="00BA27B0"/>
                    <w:p w14:paraId="3BAC096C" w14:textId="77777777" w:rsidR="00DD1610" w:rsidRPr="001663ED" w:rsidRDefault="00DD1610" w:rsidP="00BA27B0">
                      <w:pPr>
                        <w:pStyle w:val="Title"/>
                        <w:rPr>
                          <w:rFonts w:ascii="Gill Sans MT" w:hAnsi="Gill Sans MT"/>
                          <w:sz w:val="48"/>
                          <w:szCs w:val="48"/>
                        </w:rPr>
                      </w:pPr>
                    </w:p>
                    <w:p w14:paraId="51F24156" w14:textId="77777777" w:rsidR="00DD1610" w:rsidRDefault="00DD1610" w:rsidP="00BA27B0"/>
                    <w:p w14:paraId="55C1568F" w14:textId="77777777" w:rsidR="00DD1610" w:rsidRPr="001663ED" w:rsidRDefault="00DD1610" w:rsidP="00BA27B0">
                      <w:pPr>
                        <w:pStyle w:val="Title"/>
                        <w:rPr>
                          <w:rFonts w:ascii="Gill Sans MT" w:hAnsi="Gill Sans MT"/>
                          <w:sz w:val="48"/>
                          <w:szCs w:val="48"/>
                        </w:rPr>
                      </w:pPr>
                    </w:p>
                    <w:p w14:paraId="75228F60" w14:textId="77777777" w:rsidR="00DD1610" w:rsidRDefault="00DD1610" w:rsidP="00BA27B0"/>
                    <w:p w14:paraId="49E35780" w14:textId="77777777" w:rsidR="00DD1610" w:rsidRPr="001663ED" w:rsidRDefault="00DD1610" w:rsidP="00BA27B0">
                      <w:pPr>
                        <w:pStyle w:val="Title"/>
                        <w:rPr>
                          <w:rFonts w:ascii="Gill Sans MT" w:hAnsi="Gill Sans MT"/>
                          <w:sz w:val="48"/>
                          <w:szCs w:val="48"/>
                        </w:rPr>
                      </w:pPr>
                    </w:p>
                    <w:p w14:paraId="31A0ACA2" w14:textId="77777777" w:rsidR="00DD1610" w:rsidRDefault="00DD1610" w:rsidP="00BA27B0"/>
                    <w:p w14:paraId="7C0B823D" w14:textId="77777777" w:rsidR="00DD1610" w:rsidRPr="001663ED" w:rsidRDefault="00DD1610" w:rsidP="00BA27B0">
                      <w:pPr>
                        <w:pStyle w:val="Title"/>
                        <w:rPr>
                          <w:rFonts w:ascii="Gill Sans MT" w:hAnsi="Gill Sans MT"/>
                          <w:sz w:val="48"/>
                          <w:szCs w:val="48"/>
                        </w:rPr>
                      </w:pPr>
                    </w:p>
                    <w:p w14:paraId="6090519F" w14:textId="77777777" w:rsidR="00DD1610" w:rsidRDefault="00DD1610" w:rsidP="00BA27B0"/>
                    <w:p w14:paraId="1B983D85" w14:textId="77777777" w:rsidR="00DD1610" w:rsidRPr="001663ED" w:rsidRDefault="00DD1610" w:rsidP="00BA27B0">
                      <w:pPr>
                        <w:pStyle w:val="Title"/>
                        <w:rPr>
                          <w:rFonts w:ascii="Gill Sans MT" w:hAnsi="Gill Sans MT"/>
                          <w:sz w:val="48"/>
                          <w:szCs w:val="48"/>
                        </w:rPr>
                      </w:pPr>
                    </w:p>
                    <w:p w14:paraId="3A7CDB5A" w14:textId="77777777" w:rsidR="00DD1610" w:rsidRDefault="00DD1610" w:rsidP="00BA27B0"/>
                    <w:p w14:paraId="62F7E2D6" w14:textId="77777777" w:rsidR="00DD1610" w:rsidRPr="001663ED" w:rsidRDefault="00DD1610" w:rsidP="00BA27B0">
                      <w:pPr>
                        <w:pStyle w:val="Title"/>
                        <w:rPr>
                          <w:rFonts w:ascii="Gill Sans MT" w:hAnsi="Gill Sans MT"/>
                          <w:sz w:val="48"/>
                          <w:szCs w:val="48"/>
                        </w:rPr>
                      </w:pPr>
                    </w:p>
                    <w:p w14:paraId="5AC60F19" w14:textId="77777777" w:rsidR="00DD1610" w:rsidRDefault="00DD1610" w:rsidP="00BA27B0"/>
                    <w:p w14:paraId="7B3E0660" w14:textId="77777777" w:rsidR="00DD1610" w:rsidRPr="001663ED" w:rsidRDefault="00DD1610" w:rsidP="00BA27B0">
                      <w:pPr>
                        <w:pStyle w:val="Title"/>
                        <w:rPr>
                          <w:rFonts w:ascii="Gill Sans MT" w:hAnsi="Gill Sans MT"/>
                          <w:sz w:val="48"/>
                          <w:szCs w:val="48"/>
                        </w:rPr>
                      </w:pPr>
                    </w:p>
                    <w:p w14:paraId="158777FB" w14:textId="77777777" w:rsidR="00DD1610" w:rsidRDefault="00DD1610" w:rsidP="00BA27B0"/>
                    <w:p w14:paraId="09128944" w14:textId="77777777" w:rsidR="00DD1610" w:rsidRPr="001663ED" w:rsidRDefault="00DD1610" w:rsidP="00BA27B0">
                      <w:pPr>
                        <w:pStyle w:val="Title"/>
                        <w:rPr>
                          <w:rFonts w:ascii="Gill Sans MT" w:hAnsi="Gill Sans MT"/>
                          <w:sz w:val="48"/>
                          <w:szCs w:val="48"/>
                        </w:rPr>
                      </w:pPr>
                    </w:p>
                    <w:p w14:paraId="2728A835" w14:textId="77777777" w:rsidR="00DD1610" w:rsidRDefault="00DD1610" w:rsidP="00BA27B0"/>
                    <w:p w14:paraId="5DC9BD10" w14:textId="77777777" w:rsidR="00DD1610" w:rsidRPr="001663ED" w:rsidRDefault="00DD1610" w:rsidP="00BA27B0">
                      <w:pPr>
                        <w:pStyle w:val="Title"/>
                        <w:rPr>
                          <w:rFonts w:ascii="Gill Sans MT" w:hAnsi="Gill Sans MT"/>
                          <w:sz w:val="48"/>
                          <w:szCs w:val="48"/>
                        </w:rPr>
                      </w:pPr>
                    </w:p>
                    <w:p w14:paraId="1F66F76A" w14:textId="77777777" w:rsidR="00DD1610" w:rsidRDefault="00DD1610" w:rsidP="00BA27B0"/>
                    <w:p w14:paraId="4C2E66DD" w14:textId="77777777" w:rsidR="00DD1610" w:rsidRPr="001663ED" w:rsidRDefault="00DD1610" w:rsidP="00BA27B0">
                      <w:pPr>
                        <w:pStyle w:val="Title"/>
                        <w:rPr>
                          <w:rFonts w:ascii="Gill Sans MT" w:hAnsi="Gill Sans MT"/>
                          <w:sz w:val="48"/>
                          <w:szCs w:val="48"/>
                        </w:rPr>
                      </w:pPr>
                    </w:p>
                    <w:p w14:paraId="2B2CFF75" w14:textId="77777777" w:rsidR="00DD1610" w:rsidRDefault="00DD1610" w:rsidP="00BA27B0"/>
                    <w:p w14:paraId="7850F6CE" w14:textId="77777777" w:rsidR="00DD1610" w:rsidRPr="001663ED" w:rsidRDefault="00DD1610" w:rsidP="00BA27B0">
                      <w:pPr>
                        <w:pStyle w:val="Title"/>
                        <w:rPr>
                          <w:rFonts w:ascii="Gill Sans MT" w:hAnsi="Gill Sans MT"/>
                          <w:sz w:val="48"/>
                          <w:szCs w:val="48"/>
                        </w:rPr>
                      </w:pPr>
                    </w:p>
                    <w:p w14:paraId="55192BBB" w14:textId="77777777" w:rsidR="00DD1610" w:rsidRDefault="00DD1610" w:rsidP="00BA27B0"/>
                    <w:p w14:paraId="41AF782E" w14:textId="77777777" w:rsidR="00DD1610" w:rsidRPr="001663ED" w:rsidRDefault="00DD1610" w:rsidP="00BA27B0">
                      <w:pPr>
                        <w:pStyle w:val="Title"/>
                        <w:rPr>
                          <w:rFonts w:ascii="Gill Sans MT" w:hAnsi="Gill Sans MT"/>
                          <w:sz w:val="48"/>
                          <w:szCs w:val="48"/>
                        </w:rPr>
                      </w:pPr>
                    </w:p>
                    <w:p w14:paraId="03A24EFC" w14:textId="77777777" w:rsidR="00DD1610" w:rsidRDefault="00DD1610" w:rsidP="00BA27B0"/>
                    <w:p w14:paraId="04BCDDF6" w14:textId="77777777" w:rsidR="00DD1610" w:rsidRPr="001663ED" w:rsidRDefault="00DD1610" w:rsidP="00BA27B0">
                      <w:pPr>
                        <w:pStyle w:val="Title"/>
                        <w:rPr>
                          <w:rFonts w:ascii="Gill Sans MT" w:hAnsi="Gill Sans MT"/>
                          <w:sz w:val="48"/>
                          <w:szCs w:val="48"/>
                        </w:rPr>
                      </w:pPr>
                    </w:p>
                    <w:p w14:paraId="5C9BD39F" w14:textId="77777777" w:rsidR="00DD1610" w:rsidRDefault="00DD1610" w:rsidP="00BA27B0"/>
                    <w:p w14:paraId="61126FDF" w14:textId="77777777" w:rsidR="00DD1610" w:rsidRPr="001663ED" w:rsidRDefault="00DD1610" w:rsidP="00BA27B0">
                      <w:pPr>
                        <w:pStyle w:val="Title"/>
                        <w:rPr>
                          <w:rFonts w:ascii="Gill Sans MT" w:hAnsi="Gill Sans MT"/>
                          <w:sz w:val="48"/>
                          <w:szCs w:val="48"/>
                        </w:rPr>
                      </w:pPr>
                    </w:p>
                    <w:p w14:paraId="1B5ABA8C" w14:textId="77777777" w:rsidR="00DD1610" w:rsidRDefault="00DD1610" w:rsidP="00BA27B0"/>
                    <w:p w14:paraId="02B33BFE" w14:textId="77777777" w:rsidR="00DD1610" w:rsidRPr="001663ED" w:rsidRDefault="00DD1610" w:rsidP="00BA27B0">
                      <w:pPr>
                        <w:pStyle w:val="Title"/>
                        <w:rPr>
                          <w:rFonts w:ascii="Gill Sans MT" w:hAnsi="Gill Sans MT"/>
                          <w:sz w:val="48"/>
                          <w:szCs w:val="48"/>
                        </w:rPr>
                      </w:pPr>
                    </w:p>
                    <w:p w14:paraId="31113C6B" w14:textId="77777777" w:rsidR="00DD1610" w:rsidRDefault="00DD1610" w:rsidP="00BA27B0"/>
                    <w:p w14:paraId="7D4790BD" w14:textId="77777777" w:rsidR="00DD1610" w:rsidRPr="001663ED" w:rsidRDefault="00DD1610" w:rsidP="00BA27B0">
                      <w:pPr>
                        <w:pStyle w:val="Title"/>
                        <w:rPr>
                          <w:rFonts w:ascii="Gill Sans MT" w:hAnsi="Gill Sans MT"/>
                          <w:sz w:val="48"/>
                          <w:szCs w:val="48"/>
                        </w:rPr>
                      </w:pPr>
                    </w:p>
                    <w:p w14:paraId="3D889886" w14:textId="77777777" w:rsidR="00DD1610" w:rsidRDefault="00DD1610" w:rsidP="00BA27B0"/>
                    <w:p w14:paraId="3C501BE1" w14:textId="77777777" w:rsidR="00DD1610" w:rsidRPr="001663ED" w:rsidRDefault="00DD1610" w:rsidP="00BA27B0">
                      <w:pPr>
                        <w:pStyle w:val="Title"/>
                        <w:rPr>
                          <w:rFonts w:ascii="Gill Sans MT" w:hAnsi="Gill Sans MT"/>
                          <w:sz w:val="48"/>
                          <w:szCs w:val="48"/>
                        </w:rPr>
                      </w:pPr>
                    </w:p>
                    <w:p w14:paraId="684A605A" w14:textId="77777777" w:rsidR="00DD1610" w:rsidRDefault="00DD1610" w:rsidP="00BA27B0"/>
                    <w:p w14:paraId="085F3FD4" w14:textId="77777777" w:rsidR="00DD1610" w:rsidRPr="001663ED" w:rsidRDefault="00DD1610" w:rsidP="00BA27B0">
                      <w:pPr>
                        <w:pStyle w:val="Title"/>
                        <w:rPr>
                          <w:rFonts w:ascii="Gill Sans MT" w:hAnsi="Gill Sans MT"/>
                          <w:sz w:val="48"/>
                          <w:szCs w:val="48"/>
                        </w:rPr>
                      </w:pPr>
                    </w:p>
                    <w:p w14:paraId="49206768" w14:textId="77777777" w:rsidR="00DD1610" w:rsidRDefault="00DD1610" w:rsidP="00BA27B0"/>
                    <w:p w14:paraId="7B2BCDE1" w14:textId="77777777" w:rsidR="00DD1610" w:rsidRPr="001663ED" w:rsidRDefault="00DD1610" w:rsidP="00BA27B0">
                      <w:pPr>
                        <w:pStyle w:val="Title"/>
                        <w:rPr>
                          <w:rFonts w:ascii="Gill Sans MT" w:hAnsi="Gill Sans MT"/>
                          <w:sz w:val="48"/>
                          <w:szCs w:val="48"/>
                        </w:rPr>
                      </w:pPr>
                    </w:p>
                    <w:p w14:paraId="5A862D6B" w14:textId="77777777" w:rsidR="00DD1610" w:rsidRDefault="00DD1610" w:rsidP="00BA27B0"/>
                    <w:p w14:paraId="6889454C" w14:textId="77777777" w:rsidR="00DD1610" w:rsidRPr="001663ED" w:rsidRDefault="00DD1610" w:rsidP="00BA27B0">
                      <w:pPr>
                        <w:pStyle w:val="Title"/>
                        <w:rPr>
                          <w:rFonts w:ascii="Gill Sans MT" w:hAnsi="Gill Sans MT"/>
                          <w:sz w:val="48"/>
                          <w:szCs w:val="48"/>
                        </w:rPr>
                      </w:pPr>
                    </w:p>
                    <w:p w14:paraId="7534763B" w14:textId="77777777" w:rsidR="00DD1610" w:rsidRDefault="00DD1610" w:rsidP="00BA27B0"/>
                    <w:p w14:paraId="78A8BEC6" w14:textId="77777777" w:rsidR="00DD1610" w:rsidRPr="001663ED" w:rsidRDefault="00DD1610" w:rsidP="00BA27B0">
                      <w:pPr>
                        <w:pStyle w:val="Title"/>
                        <w:rPr>
                          <w:rFonts w:ascii="Gill Sans MT" w:hAnsi="Gill Sans MT"/>
                          <w:sz w:val="48"/>
                          <w:szCs w:val="48"/>
                        </w:rPr>
                      </w:pPr>
                    </w:p>
                    <w:p w14:paraId="7CABB02E" w14:textId="77777777" w:rsidR="00DD1610" w:rsidRDefault="00DD1610" w:rsidP="00BA27B0"/>
                    <w:p w14:paraId="6192D776" w14:textId="77777777" w:rsidR="00DD1610" w:rsidRPr="001663ED" w:rsidRDefault="00DD1610" w:rsidP="00BA27B0">
                      <w:pPr>
                        <w:pStyle w:val="Title"/>
                        <w:rPr>
                          <w:rFonts w:ascii="Gill Sans MT" w:hAnsi="Gill Sans MT"/>
                          <w:sz w:val="48"/>
                          <w:szCs w:val="48"/>
                        </w:rPr>
                      </w:pPr>
                    </w:p>
                    <w:p w14:paraId="5960A25B" w14:textId="77777777" w:rsidR="00DD1610" w:rsidRDefault="00DD1610" w:rsidP="00BA27B0"/>
                    <w:p w14:paraId="6B416AC0" w14:textId="77777777" w:rsidR="00DD1610" w:rsidRPr="001663ED" w:rsidRDefault="00DD1610" w:rsidP="00BA27B0">
                      <w:pPr>
                        <w:pStyle w:val="Title"/>
                        <w:rPr>
                          <w:rFonts w:ascii="Gill Sans MT" w:hAnsi="Gill Sans MT"/>
                          <w:sz w:val="48"/>
                          <w:szCs w:val="48"/>
                        </w:rPr>
                      </w:pPr>
                    </w:p>
                    <w:p w14:paraId="47A944F4" w14:textId="77777777" w:rsidR="00DD1610" w:rsidRDefault="00DD1610" w:rsidP="00BA27B0"/>
                    <w:p w14:paraId="43C7328F" w14:textId="77777777" w:rsidR="00DD1610" w:rsidRPr="001663ED" w:rsidRDefault="00DD1610" w:rsidP="00BA27B0">
                      <w:pPr>
                        <w:pStyle w:val="Title"/>
                        <w:rPr>
                          <w:rFonts w:ascii="Gill Sans MT" w:hAnsi="Gill Sans MT"/>
                          <w:sz w:val="48"/>
                          <w:szCs w:val="48"/>
                        </w:rPr>
                      </w:pPr>
                    </w:p>
                    <w:p w14:paraId="4BEB83B2" w14:textId="77777777" w:rsidR="00DD1610" w:rsidRDefault="00DD1610" w:rsidP="00BA27B0"/>
                    <w:p w14:paraId="25282526" w14:textId="77777777" w:rsidR="00DD1610" w:rsidRPr="001663ED" w:rsidRDefault="00DD1610" w:rsidP="00BA27B0">
                      <w:pPr>
                        <w:pStyle w:val="Title"/>
                        <w:rPr>
                          <w:rFonts w:ascii="Gill Sans MT" w:hAnsi="Gill Sans MT"/>
                          <w:sz w:val="48"/>
                          <w:szCs w:val="48"/>
                        </w:rPr>
                      </w:pPr>
                    </w:p>
                    <w:p w14:paraId="1025E259" w14:textId="77777777" w:rsidR="00DD1610" w:rsidRDefault="00DD1610" w:rsidP="00BA27B0"/>
                    <w:p w14:paraId="18692502" w14:textId="77777777" w:rsidR="00DD1610" w:rsidRPr="001663ED" w:rsidRDefault="00DD1610" w:rsidP="00BA27B0">
                      <w:pPr>
                        <w:pStyle w:val="Title"/>
                        <w:rPr>
                          <w:rFonts w:ascii="Gill Sans MT" w:hAnsi="Gill Sans MT"/>
                          <w:sz w:val="48"/>
                          <w:szCs w:val="48"/>
                        </w:rPr>
                      </w:pPr>
                    </w:p>
                    <w:p w14:paraId="14BD8BCE" w14:textId="77777777" w:rsidR="00DD1610" w:rsidRDefault="00DD1610" w:rsidP="00BA27B0"/>
                    <w:p w14:paraId="46A91BA7" w14:textId="77777777" w:rsidR="00DD1610" w:rsidRPr="001663ED" w:rsidRDefault="00DD1610" w:rsidP="00BA27B0">
                      <w:pPr>
                        <w:pStyle w:val="Title"/>
                        <w:rPr>
                          <w:rFonts w:ascii="Gill Sans MT" w:hAnsi="Gill Sans MT"/>
                          <w:sz w:val="48"/>
                          <w:szCs w:val="48"/>
                        </w:rPr>
                      </w:pPr>
                    </w:p>
                    <w:p w14:paraId="6096A9E3" w14:textId="77777777" w:rsidR="00DD1610" w:rsidRDefault="00DD1610" w:rsidP="00BA27B0"/>
                    <w:p w14:paraId="0F00499A" w14:textId="77777777" w:rsidR="00DD1610" w:rsidRPr="001663ED" w:rsidRDefault="00DD1610" w:rsidP="00BA27B0">
                      <w:pPr>
                        <w:pStyle w:val="Title"/>
                        <w:rPr>
                          <w:rFonts w:ascii="Gill Sans MT" w:hAnsi="Gill Sans MT"/>
                          <w:sz w:val="48"/>
                          <w:szCs w:val="48"/>
                        </w:rPr>
                      </w:pPr>
                    </w:p>
                    <w:p w14:paraId="19144E26" w14:textId="77777777" w:rsidR="00DD1610" w:rsidRDefault="00DD1610" w:rsidP="00BA27B0"/>
                    <w:p w14:paraId="3B06B9EF" w14:textId="77777777" w:rsidR="00DD1610" w:rsidRPr="001663ED" w:rsidRDefault="00DD1610" w:rsidP="00BA27B0">
                      <w:pPr>
                        <w:pStyle w:val="Title"/>
                        <w:rPr>
                          <w:rFonts w:ascii="Gill Sans MT" w:hAnsi="Gill Sans MT"/>
                          <w:sz w:val="48"/>
                          <w:szCs w:val="48"/>
                        </w:rPr>
                      </w:pPr>
                    </w:p>
                    <w:p w14:paraId="0C17CD29" w14:textId="77777777" w:rsidR="00DD1610" w:rsidRDefault="00DD1610" w:rsidP="00BA27B0"/>
                    <w:p w14:paraId="08264E60" w14:textId="77777777" w:rsidR="00DD1610" w:rsidRPr="001663ED" w:rsidRDefault="00DD1610" w:rsidP="00BA27B0">
                      <w:pPr>
                        <w:pStyle w:val="Title"/>
                        <w:rPr>
                          <w:rFonts w:ascii="Gill Sans MT" w:hAnsi="Gill Sans MT"/>
                          <w:sz w:val="48"/>
                          <w:szCs w:val="48"/>
                        </w:rPr>
                      </w:pPr>
                    </w:p>
                    <w:p w14:paraId="4099805B" w14:textId="77777777" w:rsidR="00DD1610" w:rsidRDefault="00DD1610" w:rsidP="00BA27B0"/>
                    <w:p w14:paraId="5BDE07D6" w14:textId="77777777" w:rsidR="00DD1610" w:rsidRPr="001663ED" w:rsidRDefault="00DD1610" w:rsidP="00BA27B0">
                      <w:pPr>
                        <w:pStyle w:val="Title"/>
                        <w:rPr>
                          <w:rFonts w:ascii="Gill Sans MT" w:hAnsi="Gill Sans MT"/>
                          <w:sz w:val="48"/>
                          <w:szCs w:val="48"/>
                        </w:rPr>
                      </w:pPr>
                    </w:p>
                    <w:p w14:paraId="6FDF8258" w14:textId="77777777" w:rsidR="00DD1610" w:rsidRDefault="00DD1610" w:rsidP="00BA27B0"/>
                    <w:p w14:paraId="6C984F7F" w14:textId="77777777" w:rsidR="00DD1610" w:rsidRPr="001663ED" w:rsidRDefault="00DD1610" w:rsidP="00BA27B0">
                      <w:pPr>
                        <w:pStyle w:val="Title"/>
                        <w:rPr>
                          <w:rFonts w:ascii="Gill Sans MT" w:hAnsi="Gill Sans MT"/>
                          <w:sz w:val="48"/>
                          <w:szCs w:val="48"/>
                        </w:rPr>
                      </w:pPr>
                    </w:p>
                    <w:p w14:paraId="2A2E99C6" w14:textId="77777777" w:rsidR="00DD1610" w:rsidRDefault="00DD1610" w:rsidP="00BA27B0"/>
                    <w:p w14:paraId="58CE044A" w14:textId="77777777" w:rsidR="00DD1610" w:rsidRPr="001663ED" w:rsidRDefault="00DD1610" w:rsidP="00BA27B0">
                      <w:pPr>
                        <w:pStyle w:val="Title"/>
                        <w:rPr>
                          <w:rFonts w:ascii="Gill Sans MT" w:hAnsi="Gill Sans MT"/>
                          <w:sz w:val="48"/>
                          <w:szCs w:val="48"/>
                        </w:rPr>
                      </w:pPr>
                    </w:p>
                    <w:p w14:paraId="72877009" w14:textId="77777777" w:rsidR="00DD1610" w:rsidRDefault="00DD1610" w:rsidP="00BA27B0"/>
                    <w:p w14:paraId="50E1EB5A" w14:textId="77777777" w:rsidR="00DD1610" w:rsidRPr="001663ED" w:rsidRDefault="00DD1610" w:rsidP="00BA27B0">
                      <w:pPr>
                        <w:pStyle w:val="Title"/>
                        <w:rPr>
                          <w:rFonts w:ascii="Gill Sans MT" w:hAnsi="Gill Sans MT"/>
                          <w:sz w:val="48"/>
                          <w:szCs w:val="48"/>
                        </w:rPr>
                      </w:pPr>
                    </w:p>
                    <w:p w14:paraId="060EACB2" w14:textId="77777777" w:rsidR="00DD1610" w:rsidRDefault="00DD1610" w:rsidP="00BA27B0"/>
                    <w:p w14:paraId="7C03E9B3" w14:textId="77777777" w:rsidR="00DD1610" w:rsidRPr="001663ED" w:rsidRDefault="00DD1610" w:rsidP="00BA27B0">
                      <w:pPr>
                        <w:pStyle w:val="Title"/>
                        <w:rPr>
                          <w:rFonts w:ascii="Gill Sans MT" w:hAnsi="Gill Sans MT"/>
                          <w:sz w:val="48"/>
                          <w:szCs w:val="48"/>
                        </w:rPr>
                      </w:pPr>
                    </w:p>
                    <w:p w14:paraId="3D296B58" w14:textId="77777777" w:rsidR="00DD1610" w:rsidRDefault="00DD1610" w:rsidP="00BA27B0"/>
                    <w:p w14:paraId="7907D76C" w14:textId="77777777" w:rsidR="00DD1610" w:rsidRPr="001663ED" w:rsidRDefault="00DD1610" w:rsidP="00BA27B0">
                      <w:pPr>
                        <w:pStyle w:val="Title"/>
                        <w:rPr>
                          <w:rFonts w:ascii="Gill Sans MT" w:hAnsi="Gill Sans MT"/>
                          <w:sz w:val="48"/>
                          <w:szCs w:val="48"/>
                        </w:rPr>
                      </w:pPr>
                    </w:p>
                    <w:p w14:paraId="3CE03CE0" w14:textId="77777777" w:rsidR="00DD1610" w:rsidRDefault="00DD1610" w:rsidP="00BA27B0"/>
                    <w:p w14:paraId="018C33EC" w14:textId="77777777" w:rsidR="00DD1610" w:rsidRPr="001663ED" w:rsidRDefault="00DD1610" w:rsidP="00BA27B0">
                      <w:pPr>
                        <w:pStyle w:val="Title"/>
                        <w:rPr>
                          <w:rFonts w:ascii="Gill Sans MT" w:hAnsi="Gill Sans MT"/>
                          <w:sz w:val="48"/>
                          <w:szCs w:val="48"/>
                        </w:rPr>
                      </w:pPr>
                    </w:p>
                    <w:p w14:paraId="7AB09057" w14:textId="77777777" w:rsidR="00DD1610" w:rsidRDefault="00DD1610" w:rsidP="00BA27B0"/>
                    <w:p w14:paraId="629E4EDE" w14:textId="77777777" w:rsidR="00DD1610" w:rsidRPr="001663ED" w:rsidRDefault="00DD1610" w:rsidP="00BA27B0">
                      <w:pPr>
                        <w:pStyle w:val="Title"/>
                        <w:rPr>
                          <w:rFonts w:ascii="Gill Sans MT" w:hAnsi="Gill Sans MT"/>
                          <w:sz w:val="48"/>
                          <w:szCs w:val="48"/>
                        </w:rPr>
                      </w:pPr>
                    </w:p>
                    <w:p w14:paraId="6E448A5D" w14:textId="77777777" w:rsidR="00DD1610" w:rsidRDefault="00DD1610" w:rsidP="00BA27B0"/>
                    <w:p w14:paraId="567D0B51" w14:textId="77777777" w:rsidR="00DD1610" w:rsidRPr="001663ED" w:rsidRDefault="00DD1610" w:rsidP="00BA27B0">
                      <w:pPr>
                        <w:pStyle w:val="Title"/>
                        <w:rPr>
                          <w:rFonts w:ascii="Gill Sans MT" w:hAnsi="Gill Sans MT"/>
                          <w:sz w:val="48"/>
                          <w:szCs w:val="48"/>
                        </w:rPr>
                      </w:pPr>
                    </w:p>
                    <w:p w14:paraId="1628143F" w14:textId="77777777" w:rsidR="00DD1610" w:rsidRDefault="00DD1610" w:rsidP="00BA27B0"/>
                    <w:p w14:paraId="1A9D64FE" w14:textId="77777777" w:rsidR="00DD1610" w:rsidRPr="001663ED" w:rsidRDefault="00DD1610" w:rsidP="00BA27B0">
                      <w:pPr>
                        <w:pStyle w:val="Title"/>
                        <w:rPr>
                          <w:rFonts w:ascii="Gill Sans MT" w:hAnsi="Gill Sans MT"/>
                          <w:sz w:val="48"/>
                          <w:szCs w:val="48"/>
                        </w:rPr>
                      </w:pPr>
                    </w:p>
                    <w:p w14:paraId="23382F47" w14:textId="77777777" w:rsidR="00DD1610" w:rsidRDefault="00DD1610" w:rsidP="00BA27B0"/>
                    <w:p w14:paraId="3D7A89D0" w14:textId="77777777" w:rsidR="00DD1610" w:rsidRPr="001663ED" w:rsidRDefault="00DD1610" w:rsidP="00BA27B0">
                      <w:pPr>
                        <w:pStyle w:val="Title"/>
                        <w:rPr>
                          <w:rFonts w:ascii="Gill Sans MT" w:hAnsi="Gill Sans MT"/>
                          <w:sz w:val="48"/>
                          <w:szCs w:val="48"/>
                        </w:rPr>
                      </w:pPr>
                    </w:p>
                    <w:p w14:paraId="2105D44B" w14:textId="77777777" w:rsidR="00DD1610" w:rsidRDefault="00DD1610" w:rsidP="00BA27B0"/>
                    <w:p w14:paraId="77AE1204" w14:textId="77777777" w:rsidR="00DD1610" w:rsidRPr="001663ED" w:rsidRDefault="00DD1610" w:rsidP="00BA27B0">
                      <w:pPr>
                        <w:pStyle w:val="Title"/>
                        <w:rPr>
                          <w:rFonts w:ascii="Gill Sans MT" w:hAnsi="Gill Sans MT"/>
                          <w:sz w:val="48"/>
                          <w:szCs w:val="48"/>
                        </w:rPr>
                      </w:pPr>
                    </w:p>
                    <w:p w14:paraId="6BF61C4F" w14:textId="77777777" w:rsidR="00DD1610" w:rsidRDefault="00DD1610" w:rsidP="00BA27B0"/>
                    <w:p w14:paraId="5BA90273" w14:textId="77777777" w:rsidR="00DD1610" w:rsidRPr="001663ED" w:rsidRDefault="00DD1610" w:rsidP="00BA27B0">
                      <w:pPr>
                        <w:pStyle w:val="Title"/>
                        <w:rPr>
                          <w:rFonts w:ascii="Gill Sans MT" w:hAnsi="Gill Sans MT"/>
                          <w:sz w:val="48"/>
                          <w:szCs w:val="48"/>
                        </w:rPr>
                      </w:pPr>
                    </w:p>
                    <w:p w14:paraId="7DCFEA70" w14:textId="77777777" w:rsidR="00DD1610" w:rsidRDefault="00DD1610" w:rsidP="00BA27B0"/>
                    <w:p w14:paraId="2C61C3C6" w14:textId="77777777" w:rsidR="00DD1610" w:rsidRPr="001663ED" w:rsidRDefault="00DD1610" w:rsidP="00BA27B0">
                      <w:pPr>
                        <w:pStyle w:val="Title"/>
                        <w:rPr>
                          <w:rFonts w:ascii="Gill Sans MT" w:hAnsi="Gill Sans MT"/>
                          <w:sz w:val="48"/>
                          <w:szCs w:val="48"/>
                        </w:rPr>
                      </w:pPr>
                    </w:p>
                    <w:p w14:paraId="3DA04AC9" w14:textId="77777777" w:rsidR="00DD1610" w:rsidRDefault="00DD1610" w:rsidP="00BA27B0"/>
                    <w:p w14:paraId="4961E247" w14:textId="77777777" w:rsidR="00DD1610" w:rsidRPr="001663ED" w:rsidRDefault="00DD1610" w:rsidP="00BA27B0">
                      <w:pPr>
                        <w:pStyle w:val="Title"/>
                        <w:rPr>
                          <w:rFonts w:ascii="Gill Sans MT" w:hAnsi="Gill Sans MT"/>
                          <w:sz w:val="48"/>
                          <w:szCs w:val="48"/>
                        </w:rPr>
                      </w:pPr>
                    </w:p>
                    <w:p w14:paraId="4B328ECA" w14:textId="77777777" w:rsidR="00DD1610" w:rsidRDefault="00DD1610" w:rsidP="00BA27B0"/>
                    <w:p w14:paraId="6D9CC2C8" w14:textId="77777777" w:rsidR="00DD1610" w:rsidRPr="001663ED" w:rsidRDefault="00DD1610" w:rsidP="00BA27B0">
                      <w:pPr>
                        <w:pStyle w:val="Title"/>
                        <w:rPr>
                          <w:rFonts w:ascii="Gill Sans MT" w:hAnsi="Gill Sans MT"/>
                          <w:sz w:val="48"/>
                          <w:szCs w:val="48"/>
                        </w:rPr>
                      </w:pPr>
                    </w:p>
                    <w:p w14:paraId="31E965F9" w14:textId="77777777" w:rsidR="00DD1610" w:rsidRDefault="00DD1610" w:rsidP="00BA27B0"/>
                    <w:p w14:paraId="61F9C9E9" w14:textId="77777777" w:rsidR="00DD1610" w:rsidRPr="001663ED" w:rsidRDefault="00DD1610" w:rsidP="00BA27B0">
                      <w:pPr>
                        <w:pStyle w:val="Title"/>
                        <w:rPr>
                          <w:rFonts w:ascii="Gill Sans MT" w:hAnsi="Gill Sans MT"/>
                          <w:sz w:val="48"/>
                          <w:szCs w:val="48"/>
                        </w:rPr>
                      </w:pPr>
                    </w:p>
                    <w:p w14:paraId="46C3E249" w14:textId="77777777" w:rsidR="00DD1610" w:rsidRDefault="00DD1610" w:rsidP="00BA27B0"/>
                    <w:p w14:paraId="63CCE0E9" w14:textId="77777777" w:rsidR="00DD1610" w:rsidRPr="001663ED" w:rsidRDefault="00DD1610" w:rsidP="00BA27B0">
                      <w:pPr>
                        <w:pStyle w:val="Title"/>
                        <w:rPr>
                          <w:rFonts w:ascii="Gill Sans MT" w:hAnsi="Gill Sans MT"/>
                          <w:sz w:val="48"/>
                          <w:szCs w:val="48"/>
                        </w:rPr>
                      </w:pPr>
                    </w:p>
                    <w:p w14:paraId="45DD350B" w14:textId="77777777" w:rsidR="00DD1610" w:rsidRDefault="00DD1610" w:rsidP="00BA27B0"/>
                    <w:p w14:paraId="5248BE23" w14:textId="77777777" w:rsidR="00DD1610" w:rsidRPr="001663ED" w:rsidRDefault="00DD1610" w:rsidP="00BA27B0">
                      <w:pPr>
                        <w:pStyle w:val="Title"/>
                        <w:rPr>
                          <w:rFonts w:ascii="Gill Sans MT" w:hAnsi="Gill Sans MT"/>
                          <w:sz w:val="48"/>
                          <w:szCs w:val="48"/>
                        </w:rPr>
                      </w:pPr>
                    </w:p>
                    <w:p w14:paraId="4BB32812" w14:textId="77777777" w:rsidR="00DD1610" w:rsidRDefault="00DD1610" w:rsidP="00BA27B0"/>
                    <w:p w14:paraId="33150ED6" w14:textId="77777777" w:rsidR="00DD1610" w:rsidRPr="001663ED" w:rsidRDefault="00DD1610" w:rsidP="00BA27B0">
                      <w:pPr>
                        <w:pStyle w:val="Title"/>
                        <w:rPr>
                          <w:rFonts w:ascii="Gill Sans MT" w:hAnsi="Gill Sans MT"/>
                          <w:sz w:val="48"/>
                          <w:szCs w:val="48"/>
                        </w:rPr>
                      </w:pPr>
                    </w:p>
                    <w:p w14:paraId="49E6E87B" w14:textId="77777777" w:rsidR="00DD1610" w:rsidRDefault="00DD1610" w:rsidP="00BA27B0"/>
                    <w:p w14:paraId="3A718E20" w14:textId="77777777" w:rsidR="00DD1610" w:rsidRPr="001663ED" w:rsidRDefault="00DD1610" w:rsidP="00BA27B0">
                      <w:pPr>
                        <w:pStyle w:val="Title"/>
                        <w:rPr>
                          <w:rFonts w:ascii="Gill Sans MT" w:hAnsi="Gill Sans MT"/>
                          <w:sz w:val="48"/>
                          <w:szCs w:val="48"/>
                        </w:rPr>
                      </w:pPr>
                    </w:p>
                    <w:p w14:paraId="31663A7E" w14:textId="77777777" w:rsidR="00DD1610" w:rsidRDefault="00DD1610" w:rsidP="00BA27B0"/>
                    <w:p w14:paraId="39DEB796" w14:textId="77777777" w:rsidR="00DD1610" w:rsidRPr="001663ED" w:rsidRDefault="00DD1610" w:rsidP="00BA27B0">
                      <w:pPr>
                        <w:pStyle w:val="Title"/>
                        <w:rPr>
                          <w:rFonts w:ascii="Gill Sans MT" w:hAnsi="Gill Sans MT"/>
                          <w:sz w:val="48"/>
                          <w:szCs w:val="48"/>
                        </w:rPr>
                      </w:pPr>
                    </w:p>
                    <w:p w14:paraId="3035B7BB" w14:textId="77777777" w:rsidR="00DD1610" w:rsidRDefault="00DD1610" w:rsidP="00BA27B0"/>
                    <w:p w14:paraId="17D64A4B" w14:textId="77777777" w:rsidR="00DD1610" w:rsidRPr="001663ED" w:rsidRDefault="00DD1610" w:rsidP="00BA27B0">
                      <w:pPr>
                        <w:pStyle w:val="Title"/>
                        <w:rPr>
                          <w:rFonts w:ascii="Gill Sans MT" w:hAnsi="Gill Sans MT"/>
                          <w:sz w:val="48"/>
                          <w:szCs w:val="48"/>
                        </w:rPr>
                      </w:pPr>
                    </w:p>
                    <w:p w14:paraId="12ECCC0E" w14:textId="77777777" w:rsidR="00DD1610" w:rsidRDefault="00DD1610" w:rsidP="00BA27B0"/>
                    <w:p w14:paraId="215D0064" w14:textId="77777777" w:rsidR="00DD1610" w:rsidRPr="001663ED" w:rsidRDefault="00DD1610" w:rsidP="00BA27B0">
                      <w:pPr>
                        <w:pStyle w:val="Title"/>
                        <w:rPr>
                          <w:rFonts w:ascii="Gill Sans MT" w:hAnsi="Gill Sans MT"/>
                          <w:sz w:val="48"/>
                          <w:szCs w:val="48"/>
                        </w:rPr>
                      </w:pPr>
                    </w:p>
                    <w:p w14:paraId="07E4C4DD" w14:textId="77777777" w:rsidR="00DD1610" w:rsidRDefault="00DD1610" w:rsidP="00BA27B0"/>
                    <w:p w14:paraId="6E60FF2A" w14:textId="77777777" w:rsidR="00DD1610" w:rsidRPr="001663ED" w:rsidRDefault="00DD1610" w:rsidP="00BA27B0">
                      <w:pPr>
                        <w:pStyle w:val="Title"/>
                        <w:rPr>
                          <w:rFonts w:ascii="Gill Sans MT" w:hAnsi="Gill Sans MT"/>
                          <w:sz w:val="48"/>
                          <w:szCs w:val="48"/>
                        </w:rPr>
                      </w:pPr>
                    </w:p>
                    <w:p w14:paraId="1A29E6E5" w14:textId="77777777" w:rsidR="00DD1610" w:rsidRDefault="00DD1610" w:rsidP="00BA27B0"/>
                    <w:p w14:paraId="548BA3C0" w14:textId="77777777" w:rsidR="00DD1610" w:rsidRPr="001663ED" w:rsidRDefault="00DD1610" w:rsidP="00BA27B0">
                      <w:pPr>
                        <w:pStyle w:val="Title"/>
                        <w:rPr>
                          <w:rFonts w:ascii="Gill Sans MT" w:hAnsi="Gill Sans MT"/>
                          <w:sz w:val="48"/>
                          <w:szCs w:val="48"/>
                        </w:rPr>
                      </w:pPr>
                    </w:p>
                    <w:p w14:paraId="0C15DE4F" w14:textId="77777777" w:rsidR="00DD1610" w:rsidRDefault="00DD1610" w:rsidP="00BA27B0"/>
                    <w:p w14:paraId="3DFE4335" w14:textId="77777777" w:rsidR="00DD1610" w:rsidRPr="001663ED" w:rsidRDefault="00DD1610" w:rsidP="00BA27B0">
                      <w:pPr>
                        <w:pStyle w:val="Title"/>
                        <w:rPr>
                          <w:rFonts w:ascii="Gill Sans MT" w:hAnsi="Gill Sans MT"/>
                          <w:sz w:val="48"/>
                          <w:szCs w:val="48"/>
                        </w:rPr>
                      </w:pPr>
                    </w:p>
                    <w:p w14:paraId="5E651F2B" w14:textId="77777777" w:rsidR="00DD1610" w:rsidRDefault="00DD1610" w:rsidP="00BA27B0"/>
                    <w:p w14:paraId="6869A96F" w14:textId="77777777" w:rsidR="00DD1610" w:rsidRPr="001663ED" w:rsidRDefault="00DD1610" w:rsidP="00BA27B0">
                      <w:pPr>
                        <w:pStyle w:val="Title"/>
                        <w:rPr>
                          <w:rFonts w:ascii="Gill Sans MT" w:hAnsi="Gill Sans MT"/>
                          <w:sz w:val="48"/>
                          <w:szCs w:val="48"/>
                        </w:rPr>
                      </w:pPr>
                    </w:p>
                    <w:p w14:paraId="3895E7FC" w14:textId="77777777" w:rsidR="00DD1610" w:rsidRDefault="00DD1610" w:rsidP="00BA27B0"/>
                    <w:p w14:paraId="69F16E29" w14:textId="77777777" w:rsidR="00DD1610" w:rsidRPr="001663ED" w:rsidRDefault="00DD1610" w:rsidP="00BA27B0">
                      <w:pPr>
                        <w:pStyle w:val="Title"/>
                        <w:rPr>
                          <w:rFonts w:ascii="Gill Sans MT" w:hAnsi="Gill Sans MT"/>
                          <w:sz w:val="48"/>
                          <w:szCs w:val="48"/>
                        </w:rPr>
                      </w:pPr>
                    </w:p>
                    <w:p w14:paraId="6E1BFCE6" w14:textId="77777777" w:rsidR="00DD1610" w:rsidRDefault="00DD1610" w:rsidP="00BA27B0"/>
                    <w:p w14:paraId="42C1F3DF" w14:textId="77777777" w:rsidR="00DD1610" w:rsidRPr="001663ED" w:rsidRDefault="00DD1610" w:rsidP="00BA27B0">
                      <w:pPr>
                        <w:pStyle w:val="Title"/>
                        <w:rPr>
                          <w:rFonts w:ascii="Gill Sans MT" w:hAnsi="Gill Sans MT"/>
                          <w:sz w:val="48"/>
                          <w:szCs w:val="48"/>
                        </w:rPr>
                      </w:pPr>
                    </w:p>
                    <w:p w14:paraId="25B596A4" w14:textId="77777777" w:rsidR="00DD1610" w:rsidRDefault="00DD1610" w:rsidP="00BA27B0"/>
                    <w:p w14:paraId="4260E93F" w14:textId="77777777" w:rsidR="00DD1610" w:rsidRPr="001663ED" w:rsidRDefault="00DD1610" w:rsidP="00BA27B0">
                      <w:pPr>
                        <w:pStyle w:val="Title"/>
                        <w:rPr>
                          <w:rFonts w:ascii="Gill Sans MT" w:hAnsi="Gill Sans MT"/>
                          <w:sz w:val="48"/>
                          <w:szCs w:val="48"/>
                        </w:rPr>
                      </w:pPr>
                    </w:p>
                    <w:p w14:paraId="1AE0DD4C" w14:textId="77777777" w:rsidR="00DD1610" w:rsidRDefault="00DD1610" w:rsidP="00BA27B0"/>
                    <w:p w14:paraId="3F96640F" w14:textId="77777777" w:rsidR="00DD1610" w:rsidRPr="001663ED" w:rsidRDefault="00DD1610" w:rsidP="00BA27B0">
                      <w:pPr>
                        <w:pStyle w:val="Title"/>
                        <w:rPr>
                          <w:rFonts w:ascii="Gill Sans MT" w:hAnsi="Gill Sans MT"/>
                          <w:sz w:val="48"/>
                          <w:szCs w:val="48"/>
                        </w:rPr>
                      </w:pPr>
                    </w:p>
                    <w:p w14:paraId="078956D0" w14:textId="77777777" w:rsidR="00DD1610" w:rsidRDefault="00DD1610" w:rsidP="00BA27B0"/>
                    <w:p w14:paraId="3AD4285A" w14:textId="77777777" w:rsidR="00DD1610" w:rsidRPr="001663ED" w:rsidRDefault="00DD1610" w:rsidP="00BA27B0">
                      <w:pPr>
                        <w:pStyle w:val="Title"/>
                        <w:rPr>
                          <w:rFonts w:ascii="Gill Sans MT" w:hAnsi="Gill Sans MT"/>
                          <w:sz w:val="48"/>
                          <w:szCs w:val="48"/>
                        </w:rPr>
                      </w:pPr>
                    </w:p>
                    <w:p w14:paraId="781CE6C6" w14:textId="77777777" w:rsidR="00DD1610" w:rsidRDefault="00DD1610" w:rsidP="00BA27B0"/>
                    <w:p w14:paraId="07CE3138" w14:textId="77777777" w:rsidR="00DD1610" w:rsidRPr="001663ED" w:rsidRDefault="00DD1610" w:rsidP="00BA27B0">
                      <w:pPr>
                        <w:pStyle w:val="Title"/>
                        <w:rPr>
                          <w:rFonts w:ascii="Gill Sans MT" w:hAnsi="Gill Sans MT"/>
                          <w:sz w:val="48"/>
                          <w:szCs w:val="48"/>
                        </w:rPr>
                      </w:pPr>
                    </w:p>
                    <w:p w14:paraId="0C42EB6B" w14:textId="77777777" w:rsidR="00DD1610" w:rsidRDefault="00DD1610" w:rsidP="00BA27B0"/>
                    <w:p w14:paraId="7E4E1294" w14:textId="77777777" w:rsidR="00DD1610" w:rsidRPr="001663ED" w:rsidRDefault="00DD1610" w:rsidP="00BA27B0">
                      <w:pPr>
                        <w:pStyle w:val="Title"/>
                        <w:rPr>
                          <w:rFonts w:ascii="Gill Sans MT" w:hAnsi="Gill Sans MT"/>
                          <w:sz w:val="48"/>
                          <w:szCs w:val="48"/>
                        </w:rPr>
                      </w:pPr>
                    </w:p>
                    <w:p w14:paraId="142BA623" w14:textId="77777777" w:rsidR="00DD1610" w:rsidRDefault="00DD1610" w:rsidP="00BA27B0"/>
                    <w:p w14:paraId="6991559E" w14:textId="77777777" w:rsidR="00DD1610" w:rsidRPr="001663ED" w:rsidRDefault="00DD1610" w:rsidP="00BA27B0">
                      <w:pPr>
                        <w:pStyle w:val="Title"/>
                        <w:rPr>
                          <w:rFonts w:ascii="Gill Sans MT" w:hAnsi="Gill Sans MT"/>
                          <w:sz w:val="48"/>
                          <w:szCs w:val="48"/>
                        </w:rPr>
                      </w:pPr>
                    </w:p>
                    <w:p w14:paraId="078E847D" w14:textId="77777777" w:rsidR="00DD1610" w:rsidRDefault="00DD1610" w:rsidP="00BA27B0"/>
                    <w:p w14:paraId="017D6D15" w14:textId="77777777" w:rsidR="00DD1610" w:rsidRPr="001663ED" w:rsidRDefault="00DD1610" w:rsidP="00BA27B0">
                      <w:pPr>
                        <w:pStyle w:val="Title"/>
                        <w:rPr>
                          <w:rFonts w:ascii="Gill Sans MT" w:hAnsi="Gill Sans MT"/>
                          <w:sz w:val="48"/>
                          <w:szCs w:val="48"/>
                        </w:rPr>
                      </w:pPr>
                    </w:p>
                    <w:p w14:paraId="43CE5E8C" w14:textId="77777777" w:rsidR="00DD1610" w:rsidRDefault="00DD1610" w:rsidP="00BA27B0"/>
                    <w:p w14:paraId="5F0E093C" w14:textId="77777777" w:rsidR="00DD1610" w:rsidRPr="001663ED" w:rsidRDefault="00DD1610" w:rsidP="00BA27B0">
                      <w:pPr>
                        <w:pStyle w:val="Title"/>
                        <w:rPr>
                          <w:rFonts w:ascii="Gill Sans MT" w:hAnsi="Gill Sans MT"/>
                          <w:sz w:val="48"/>
                          <w:szCs w:val="48"/>
                        </w:rPr>
                      </w:pPr>
                    </w:p>
                    <w:p w14:paraId="38852913" w14:textId="77777777" w:rsidR="00DD1610" w:rsidRDefault="00DD1610" w:rsidP="00BA27B0"/>
                    <w:p w14:paraId="6785956B" w14:textId="77777777" w:rsidR="00DD1610" w:rsidRPr="001663ED" w:rsidRDefault="00DD1610" w:rsidP="00BA27B0">
                      <w:pPr>
                        <w:pStyle w:val="Title"/>
                        <w:rPr>
                          <w:rFonts w:ascii="Gill Sans MT" w:hAnsi="Gill Sans MT"/>
                          <w:sz w:val="48"/>
                          <w:szCs w:val="48"/>
                        </w:rPr>
                      </w:pPr>
                    </w:p>
                    <w:p w14:paraId="0AC209B5" w14:textId="77777777" w:rsidR="00DD1610" w:rsidRDefault="00DD1610" w:rsidP="00BA27B0"/>
                    <w:p w14:paraId="50FB2471" w14:textId="77777777" w:rsidR="00DD1610" w:rsidRPr="001663ED" w:rsidRDefault="00DD1610" w:rsidP="00BA27B0">
                      <w:pPr>
                        <w:pStyle w:val="Title"/>
                        <w:rPr>
                          <w:rFonts w:ascii="Gill Sans MT" w:hAnsi="Gill Sans MT"/>
                          <w:sz w:val="48"/>
                          <w:szCs w:val="48"/>
                        </w:rPr>
                      </w:pPr>
                    </w:p>
                    <w:p w14:paraId="4DB1EC06" w14:textId="77777777" w:rsidR="00DD1610" w:rsidRDefault="00DD1610" w:rsidP="00BA27B0"/>
                    <w:p w14:paraId="3DB88E60" w14:textId="77777777" w:rsidR="00DD1610" w:rsidRPr="001663ED" w:rsidRDefault="00DD1610" w:rsidP="00BA27B0">
                      <w:pPr>
                        <w:pStyle w:val="Title"/>
                        <w:rPr>
                          <w:rFonts w:ascii="Gill Sans MT" w:hAnsi="Gill Sans MT"/>
                          <w:sz w:val="48"/>
                          <w:szCs w:val="48"/>
                        </w:rPr>
                      </w:pPr>
                    </w:p>
                    <w:p w14:paraId="6C3ADDCD" w14:textId="77777777" w:rsidR="00DD1610" w:rsidRDefault="00DD1610" w:rsidP="00BA27B0"/>
                    <w:p w14:paraId="295BF504" w14:textId="77777777" w:rsidR="00DD1610" w:rsidRPr="001663ED" w:rsidRDefault="00DD1610" w:rsidP="00BA27B0">
                      <w:pPr>
                        <w:pStyle w:val="Title"/>
                        <w:rPr>
                          <w:rFonts w:ascii="Gill Sans MT" w:hAnsi="Gill Sans MT"/>
                          <w:sz w:val="48"/>
                          <w:szCs w:val="48"/>
                        </w:rPr>
                      </w:pPr>
                    </w:p>
                    <w:p w14:paraId="47D35186" w14:textId="77777777" w:rsidR="00DD1610" w:rsidRDefault="00DD1610" w:rsidP="00BA27B0"/>
                    <w:p w14:paraId="10EB6EEE" w14:textId="77777777" w:rsidR="00DD1610" w:rsidRPr="001663ED" w:rsidRDefault="00DD1610" w:rsidP="00BA27B0">
                      <w:pPr>
                        <w:pStyle w:val="Title"/>
                        <w:rPr>
                          <w:rFonts w:ascii="Gill Sans MT" w:hAnsi="Gill Sans MT"/>
                          <w:sz w:val="48"/>
                          <w:szCs w:val="48"/>
                        </w:rPr>
                      </w:pPr>
                    </w:p>
                    <w:p w14:paraId="330B4D7E" w14:textId="77777777" w:rsidR="00DD1610" w:rsidRDefault="00DD1610" w:rsidP="00BA27B0"/>
                    <w:p w14:paraId="53A8BAFB" w14:textId="77777777" w:rsidR="00DD1610" w:rsidRPr="001663ED" w:rsidRDefault="00DD1610" w:rsidP="00BA27B0">
                      <w:pPr>
                        <w:pStyle w:val="Title"/>
                        <w:rPr>
                          <w:rFonts w:ascii="Gill Sans MT" w:hAnsi="Gill Sans MT"/>
                          <w:sz w:val="48"/>
                          <w:szCs w:val="48"/>
                        </w:rPr>
                      </w:pPr>
                    </w:p>
                    <w:p w14:paraId="0B1A11B8" w14:textId="77777777" w:rsidR="00DD1610" w:rsidRDefault="00DD1610" w:rsidP="00BA27B0"/>
                    <w:p w14:paraId="02266DDB" w14:textId="77777777" w:rsidR="00DD1610" w:rsidRPr="001663ED" w:rsidRDefault="00DD1610" w:rsidP="00BA27B0">
                      <w:pPr>
                        <w:pStyle w:val="Title"/>
                        <w:rPr>
                          <w:rFonts w:ascii="Gill Sans MT" w:hAnsi="Gill Sans MT"/>
                          <w:sz w:val="48"/>
                          <w:szCs w:val="48"/>
                        </w:rPr>
                      </w:pPr>
                    </w:p>
                    <w:p w14:paraId="17510BE8" w14:textId="77777777" w:rsidR="00DD1610" w:rsidRDefault="00DD1610" w:rsidP="00BA27B0"/>
                    <w:p w14:paraId="1B42703E" w14:textId="77777777" w:rsidR="00DD1610" w:rsidRPr="001663ED" w:rsidRDefault="00DD1610" w:rsidP="00BA27B0">
                      <w:pPr>
                        <w:pStyle w:val="Title"/>
                        <w:rPr>
                          <w:rFonts w:ascii="Gill Sans MT" w:hAnsi="Gill Sans MT"/>
                          <w:sz w:val="48"/>
                          <w:szCs w:val="48"/>
                        </w:rPr>
                      </w:pPr>
                    </w:p>
                    <w:p w14:paraId="5ED8C467" w14:textId="77777777" w:rsidR="00DD1610" w:rsidRDefault="00DD1610" w:rsidP="00BA27B0"/>
                    <w:p w14:paraId="3CF38101" w14:textId="77777777" w:rsidR="00DD1610" w:rsidRPr="001663ED" w:rsidRDefault="00DD1610" w:rsidP="00BA27B0">
                      <w:pPr>
                        <w:pStyle w:val="Title"/>
                        <w:rPr>
                          <w:rFonts w:ascii="Gill Sans MT" w:hAnsi="Gill Sans MT"/>
                          <w:sz w:val="48"/>
                          <w:szCs w:val="48"/>
                        </w:rPr>
                      </w:pPr>
                    </w:p>
                    <w:p w14:paraId="64A8D82E" w14:textId="77777777" w:rsidR="00DD1610" w:rsidRDefault="00DD1610" w:rsidP="00BA27B0"/>
                    <w:p w14:paraId="3C7A4E3A" w14:textId="77777777" w:rsidR="00DD1610" w:rsidRPr="001663ED" w:rsidRDefault="00DD1610" w:rsidP="00BA27B0">
                      <w:pPr>
                        <w:pStyle w:val="Title"/>
                        <w:rPr>
                          <w:rFonts w:ascii="Gill Sans MT" w:hAnsi="Gill Sans MT"/>
                          <w:sz w:val="48"/>
                          <w:szCs w:val="48"/>
                        </w:rPr>
                      </w:pPr>
                    </w:p>
                    <w:p w14:paraId="3B17E807" w14:textId="77777777" w:rsidR="00DD1610" w:rsidRDefault="00DD1610" w:rsidP="00BA27B0"/>
                    <w:p w14:paraId="1F2D3008" w14:textId="77777777" w:rsidR="00DD1610" w:rsidRPr="001663ED" w:rsidRDefault="00DD1610" w:rsidP="00BA27B0">
                      <w:pPr>
                        <w:pStyle w:val="Title"/>
                        <w:rPr>
                          <w:rFonts w:ascii="Gill Sans MT" w:hAnsi="Gill Sans MT"/>
                          <w:sz w:val="48"/>
                          <w:szCs w:val="48"/>
                        </w:rPr>
                      </w:pPr>
                    </w:p>
                    <w:p w14:paraId="2398746E" w14:textId="77777777" w:rsidR="00DD1610" w:rsidRDefault="00DD1610" w:rsidP="00BA27B0"/>
                    <w:p w14:paraId="2AB76B6A" w14:textId="77777777" w:rsidR="00DD1610" w:rsidRPr="001663ED" w:rsidRDefault="00DD1610" w:rsidP="00BA27B0">
                      <w:pPr>
                        <w:pStyle w:val="Title"/>
                        <w:rPr>
                          <w:rFonts w:ascii="Gill Sans MT" w:hAnsi="Gill Sans MT"/>
                          <w:sz w:val="48"/>
                          <w:szCs w:val="48"/>
                        </w:rPr>
                      </w:pPr>
                    </w:p>
                    <w:p w14:paraId="59A097F9" w14:textId="77777777" w:rsidR="00DD1610" w:rsidRDefault="00DD1610" w:rsidP="00BA27B0"/>
                    <w:p w14:paraId="00F31CD4" w14:textId="77777777" w:rsidR="00DD1610" w:rsidRPr="001663ED" w:rsidRDefault="00DD1610" w:rsidP="00BA27B0">
                      <w:pPr>
                        <w:pStyle w:val="Title"/>
                        <w:rPr>
                          <w:rFonts w:ascii="Gill Sans MT" w:hAnsi="Gill Sans MT"/>
                          <w:sz w:val="48"/>
                          <w:szCs w:val="48"/>
                        </w:rPr>
                      </w:pPr>
                    </w:p>
                    <w:p w14:paraId="09A59DAD" w14:textId="77777777" w:rsidR="00DD1610" w:rsidRDefault="00DD1610" w:rsidP="00BA27B0"/>
                    <w:p w14:paraId="319EB337" w14:textId="77777777" w:rsidR="00DD1610" w:rsidRPr="001663ED" w:rsidRDefault="00DD1610" w:rsidP="00BA27B0">
                      <w:pPr>
                        <w:pStyle w:val="Title"/>
                        <w:rPr>
                          <w:rFonts w:ascii="Gill Sans MT" w:hAnsi="Gill Sans MT"/>
                          <w:sz w:val="48"/>
                          <w:szCs w:val="48"/>
                        </w:rPr>
                      </w:pPr>
                    </w:p>
                    <w:p w14:paraId="304E2142" w14:textId="77777777" w:rsidR="00DD1610" w:rsidRDefault="00DD1610" w:rsidP="00BA27B0"/>
                    <w:p w14:paraId="405E9BC2" w14:textId="77777777" w:rsidR="00DD1610" w:rsidRPr="001663ED" w:rsidRDefault="00DD1610" w:rsidP="00BA27B0">
                      <w:pPr>
                        <w:pStyle w:val="Title"/>
                        <w:rPr>
                          <w:rFonts w:ascii="Gill Sans MT" w:hAnsi="Gill Sans MT"/>
                          <w:sz w:val="48"/>
                          <w:szCs w:val="48"/>
                        </w:rPr>
                      </w:pPr>
                    </w:p>
                    <w:p w14:paraId="088A3B35" w14:textId="77777777" w:rsidR="00DD1610" w:rsidRDefault="00DD1610" w:rsidP="00BA27B0"/>
                    <w:p w14:paraId="3A0E1441" w14:textId="77777777" w:rsidR="00DD1610" w:rsidRPr="001663ED" w:rsidRDefault="00DD1610" w:rsidP="00BA27B0">
                      <w:pPr>
                        <w:pStyle w:val="Title"/>
                        <w:rPr>
                          <w:rFonts w:ascii="Gill Sans MT" w:hAnsi="Gill Sans MT"/>
                          <w:sz w:val="48"/>
                          <w:szCs w:val="48"/>
                        </w:rPr>
                      </w:pPr>
                    </w:p>
                    <w:p w14:paraId="492BDDB3" w14:textId="77777777" w:rsidR="00DD1610" w:rsidRDefault="00DD1610" w:rsidP="00BA27B0"/>
                    <w:p w14:paraId="32E4FEEF" w14:textId="77777777" w:rsidR="00DD1610" w:rsidRPr="001663ED" w:rsidRDefault="00DD1610" w:rsidP="00BA27B0">
                      <w:pPr>
                        <w:pStyle w:val="Title"/>
                        <w:rPr>
                          <w:rFonts w:ascii="Gill Sans MT" w:hAnsi="Gill Sans MT"/>
                          <w:sz w:val="48"/>
                          <w:szCs w:val="48"/>
                        </w:rPr>
                      </w:pPr>
                    </w:p>
                    <w:p w14:paraId="1614E7AD" w14:textId="77777777" w:rsidR="00DD1610" w:rsidRDefault="00DD1610" w:rsidP="00BA27B0"/>
                    <w:p w14:paraId="3B088AF3" w14:textId="77777777" w:rsidR="00DD1610" w:rsidRPr="001663ED" w:rsidRDefault="00DD1610" w:rsidP="00BA27B0">
                      <w:pPr>
                        <w:pStyle w:val="Title"/>
                        <w:rPr>
                          <w:rFonts w:ascii="Gill Sans MT" w:hAnsi="Gill Sans MT"/>
                          <w:sz w:val="48"/>
                          <w:szCs w:val="48"/>
                        </w:rPr>
                      </w:pPr>
                    </w:p>
                    <w:p w14:paraId="51C76178" w14:textId="77777777" w:rsidR="00DD1610" w:rsidRDefault="00DD1610" w:rsidP="00BA27B0"/>
                    <w:p w14:paraId="68F32696" w14:textId="77777777" w:rsidR="00DD1610" w:rsidRPr="001663ED" w:rsidRDefault="00DD1610" w:rsidP="00BA27B0">
                      <w:pPr>
                        <w:pStyle w:val="Title"/>
                        <w:rPr>
                          <w:rFonts w:ascii="Gill Sans MT" w:hAnsi="Gill Sans MT"/>
                          <w:sz w:val="48"/>
                          <w:szCs w:val="48"/>
                        </w:rPr>
                      </w:pPr>
                    </w:p>
                    <w:p w14:paraId="531C3B35" w14:textId="77777777" w:rsidR="00DD1610" w:rsidRDefault="00DD1610" w:rsidP="00BA27B0"/>
                    <w:p w14:paraId="7D183D9C" w14:textId="77777777" w:rsidR="00DD1610" w:rsidRPr="001663ED" w:rsidRDefault="00DD1610" w:rsidP="00BA27B0">
                      <w:pPr>
                        <w:pStyle w:val="Title"/>
                        <w:rPr>
                          <w:rFonts w:ascii="Gill Sans MT" w:hAnsi="Gill Sans MT"/>
                          <w:sz w:val="48"/>
                          <w:szCs w:val="48"/>
                        </w:rPr>
                      </w:pPr>
                    </w:p>
                    <w:p w14:paraId="26009650" w14:textId="77777777" w:rsidR="00DD1610" w:rsidRDefault="00DD1610" w:rsidP="00BA27B0"/>
                    <w:p w14:paraId="7F9352A6" w14:textId="77777777" w:rsidR="00DD1610" w:rsidRPr="001663ED" w:rsidRDefault="00DD1610" w:rsidP="00BA27B0">
                      <w:pPr>
                        <w:pStyle w:val="Title"/>
                        <w:rPr>
                          <w:rFonts w:ascii="Gill Sans MT" w:hAnsi="Gill Sans MT"/>
                          <w:sz w:val="48"/>
                          <w:szCs w:val="48"/>
                        </w:rPr>
                      </w:pPr>
                    </w:p>
                    <w:p w14:paraId="51D6B778" w14:textId="77777777" w:rsidR="00DD1610" w:rsidRDefault="00DD1610" w:rsidP="00BA27B0"/>
                    <w:p w14:paraId="35495887" w14:textId="77777777" w:rsidR="00DD1610" w:rsidRPr="001663ED" w:rsidRDefault="00DD1610" w:rsidP="00BA27B0">
                      <w:pPr>
                        <w:pStyle w:val="Title"/>
                        <w:rPr>
                          <w:rFonts w:ascii="Gill Sans MT" w:hAnsi="Gill Sans MT"/>
                          <w:sz w:val="48"/>
                          <w:szCs w:val="48"/>
                        </w:rPr>
                      </w:pPr>
                    </w:p>
                    <w:p w14:paraId="59D5F607" w14:textId="77777777" w:rsidR="00DD1610" w:rsidRDefault="00DD1610" w:rsidP="00BA27B0"/>
                    <w:p w14:paraId="004C5339" w14:textId="77777777" w:rsidR="00DD1610" w:rsidRPr="001663ED" w:rsidRDefault="00DD1610" w:rsidP="00BA27B0">
                      <w:pPr>
                        <w:pStyle w:val="Title"/>
                        <w:rPr>
                          <w:rFonts w:ascii="Gill Sans MT" w:hAnsi="Gill Sans MT"/>
                          <w:sz w:val="48"/>
                          <w:szCs w:val="48"/>
                        </w:rPr>
                      </w:pPr>
                    </w:p>
                    <w:p w14:paraId="0B215BAC" w14:textId="77777777" w:rsidR="00DD1610" w:rsidRDefault="00DD1610" w:rsidP="00BA27B0"/>
                    <w:p w14:paraId="19C67E2D" w14:textId="77777777" w:rsidR="00DD1610" w:rsidRPr="001663ED" w:rsidRDefault="00DD1610" w:rsidP="00BA27B0">
                      <w:pPr>
                        <w:pStyle w:val="Title"/>
                        <w:rPr>
                          <w:rFonts w:ascii="Gill Sans MT" w:hAnsi="Gill Sans MT"/>
                          <w:sz w:val="48"/>
                          <w:szCs w:val="48"/>
                        </w:rPr>
                      </w:pPr>
                    </w:p>
                    <w:p w14:paraId="6EE33809" w14:textId="77777777" w:rsidR="00DD1610" w:rsidRDefault="00DD1610" w:rsidP="00BA27B0"/>
                    <w:p w14:paraId="1DE9AEF7" w14:textId="77777777" w:rsidR="00DD1610" w:rsidRPr="001663ED" w:rsidRDefault="00DD1610" w:rsidP="00BA27B0">
                      <w:pPr>
                        <w:pStyle w:val="Title"/>
                        <w:rPr>
                          <w:rFonts w:ascii="Gill Sans MT" w:hAnsi="Gill Sans MT"/>
                          <w:sz w:val="48"/>
                          <w:szCs w:val="48"/>
                        </w:rPr>
                      </w:pPr>
                    </w:p>
                    <w:p w14:paraId="28E9F500" w14:textId="77777777" w:rsidR="00DD1610" w:rsidRDefault="00DD1610" w:rsidP="00BA27B0"/>
                    <w:p w14:paraId="3268CE7A" w14:textId="77777777" w:rsidR="00DD1610" w:rsidRPr="001663ED" w:rsidRDefault="00DD1610" w:rsidP="00BA27B0">
                      <w:pPr>
                        <w:pStyle w:val="Title"/>
                        <w:rPr>
                          <w:rFonts w:ascii="Gill Sans MT" w:hAnsi="Gill Sans MT"/>
                          <w:sz w:val="48"/>
                          <w:szCs w:val="48"/>
                        </w:rPr>
                      </w:pPr>
                    </w:p>
                    <w:p w14:paraId="79C5F11D" w14:textId="77777777" w:rsidR="00DD1610" w:rsidRDefault="00DD1610" w:rsidP="00BA27B0"/>
                    <w:p w14:paraId="39BFDAB9" w14:textId="77777777" w:rsidR="00DD1610" w:rsidRPr="001663ED" w:rsidRDefault="00DD1610" w:rsidP="00BA27B0">
                      <w:pPr>
                        <w:pStyle w:val="Title"/>
                        <w:rPr>
                          <w:rFonts w:ascii="Gill Sans MT" w:hAnsi="Gill Sans MT"/>
                          <w:sz w:val="48"/>
                          <w:szCs w:val="48"/>
                        </w:rPr>
                      </w:pPr>
                    </w:p>
                    <w:p w14:paraId="1036C859" w14:textId="77777777" w:rsidR="00DD1610" w:rsidRDefault="00DD1610" w:rsidP="00BA27B0"/>
                    <w:p w14:paraId="20B0A958" w14:textId="77777777" w:rsidR="00DD1610" w:rsidRPr="001663ED" w:rsidRDefault="00DD1610" w:rsidP="00BA27B0">
                      <w:pPr>
                        <w:pStyle w:val="Title"/>
                        <w:rPr>
                          <w:rFonts w:ascii="Gill Sans MT" w:hAnsi="Gill Sans MT"/>
                          <w:sz w:val="48"/>
                          <w:szCs w:val="48"/>
                        </w:rPr>
                      </w:pPr>
                    </w:p>
                    <w:p w14:paraId="345D527C" w14:textId="77777777" w:rsidR="00DD1610" w:rsidRDefault="00DD1610" w:rsidP="00BA27B0"/>
                    <w:p w14:paraId="7B323DC1" w14:textId="77777777" w:rsidR="00DD1610" w:rsidRPr="001663ED" w:rsidRDefault="00DD1610" w:rsidP="00BA27B0">
                      <w:pPr>
                        <w:pStyle w:val="Title"/>
                        <w:rPr>
                          <w:rFonts w:ascii="Gill Sans MT" w:hAnsi="Gill Sans MT"/>
                          <w:sz w:val="48"/>
                          <w:szCs w:val="48"/>
                        </w:rPr>
                      </w:pPr>
                    </w:p>
                    <w:p w14:paraId="517805BB" w14:textId="77777777" w:rsidR="00DD1610" w:rsidRDefault="00DD1610" w:rsidP="00BA27B0"/>
                    <w:p w14:paraId="0480B114" w14:textId="77777777" w:rsidR="00DD1610" w:rsidRPr="001663ED" w:rsidRDefault="00DD1610" w:rsidP="00BA27B0">
                      <w:pPr>
                        <w:pStyle w:val="Title"/>
                        <w:rPr>
                          <w:rFonts w:ascii="Gill Sans MT" w:hAnsi="Gill Sans MT"/>
                          <w:sz w:val="48"/>
                          <w:szCs w:val="48"/>
                        </w:rPr>
                      </w:pPr>
                    </w:p>
                    <w:p w14:paraId="5815ED15" w14:textId="77777777" w:rsidR="00DD1610" w:rsidRDefault="00DD1610" w:rsidP="00BA27B0"/>
                    <w:p w14:paraId="5C352DE5" w14:textId="77777777" w:rsidR="00DD1610" w:rsidRPr="001663ED" w:rsidRDefault="00DD1610" w:rsidP="00BA27B0">
                      <w:pPr>
                        <w:pStyle w:val="Title"/>
                        <w:rPr>
                          <w:rFonts w:ascii="Gill Sans MT" w:hAnsi="Gill Sans MT"/>
                          <w:sz w:val="48"/>
                          <w:szCs w:val="48"/>
                        </w:rPr>
                      </w:pPr>
                    </w:p>
                    <w:p w14:paraId="7F2EA046" w14:textId="77777777" w:rsidR="00DD1610" w:rsidRDefault="00DD1610" w:rsidP="00BA27B0"/>
                    <w:p w14:paraId="3AC7A7D3" w14:textId="77777777" w:rsidR="00DD1610" w:rsidRPr="001663ED" w:rsidRDefault="00DD1610" w:rsidP="00BA27B0">
                      <w:pPr>
                        <w:pStyle w:val="Title"/>
                        <w:rPr>
                          <w:rFonts w:ascii="Gill Sans MT" w:hAnsi="Gill Sans MT"/>
                          <w:sz w:val="48"/>
                          <w:szCs w:val="48"/>
                        </w:rPr>
                      </w:pPr>
                    </w:p>
                    <w:p w14:paraId="187E1003" w14:textId="77777777" w:rsidR="00DD1610" w:rsidRDefault="00DD1610" w:rsidP="00BA27B0"/>
                    <w:p w14:paraId="37390C12" w14:textId="77777777" w:rsidR="00DD1610" w:rsidRPr="001663ED" w:rsidRDefault="00DD1610" w:rsidP="00BA27B0">
                      <w:pPr>
                        <w:pStyle w:val="Title"/>
                        <w:rPr>
                          <w:rFonts w:ascii="Gill Sans MT" w:hAnsi="Gill Sans MT"/>
                          <w:sz w:val="48"/>
                          <w:szCs w:val="48"/>
                        </w:rPr>
                      </w:pPr>
                    </w:p>
                    <w:p w14:paraId="2290E53C" w14:textId="77777777" w:rsidR="00DD1610" w:rsidRDefault="00DD1610" w:rsidP="00BA27B0"/>
                    <w:p w14:paraId="2BB6E858" w14:textId="77777777" w:rsidR="00DD1610" w:rsidRPr="001663ED" w:rsidRDefault="00DD1610" w:rsidP="00BA27B0">
                      <w:pPr>
                        <w:pStyle w:val="Title"/>
                        <w:rPr>
                          <w:rFonts w:ascii="Gill Sans MT" w:hAnsi="Gill Sans MT"/>
                          <w:sz w:val="48"/>
                          <w:szCs w:val="48"/>
                        </w:rPr>
                      </w:pPr>
                    </w:p>
                    <w:p w14:paraId="22FC3EA1" w14:textId="77777777" w:rsidR="00DD1610" w:rsidRDefault="00DD1610" w:rsidP="00BA27B0"/>
                    <w:p w14:paraId="41FB64FB" w14:textId="77777777" w:rsidR="00DD1610" w:rsidRPr="001663ED" w:rsidRDefault="00DD1610" w:rsidP="00BA27B0">
                      <w:pPr>
                        <w:pStyle w:val="Title"/>
                        <w:rPr>
                          <w:rFonts w:ascii="Gill Sans MT" w:hAnsi="Gill Sans MT"/>
                          <w:sz w:val="48"/>
                          <w:szCs w:val="48"/>
                        </w:rPr>
                      </w:pPr>
                    </w:p>
                    <w:p w14:paraId="645DB764" w14:textId="77777777" w:rsidR="00DD1610" w:rsidRDefault="00DD1610" w:rsidP="00BA27B0"/>
                    <w:p w14:paraId="7A5158BB" w14:textId="77777777" w:rsidR="00DD1610" w:rsidRPr="001663ED" w:rsidRDefault="00DD1610" w:rsidP="00BA27B0">
                      <w:pPr>
                        <w:pStyle w:val="Title"/>
                        <w:rPr>
                          <w:rFonts w:ascii="Gill Sans MT" w:hAnsi="Gill Sans MT"/>
                          <w:sz w:val="48"/>
                          <w:szCs w:val="48"/>
                        </w:rPr>
                      </w:pPr>
                    </w:p>
                    <w:p w14:paraId="1DC6033C" w14:textId="77777777" w:rsidR="00DD1610" w:rsidRDefault="00DD1610" w:rsidP="00BA27B0"/>
                    <w:p w14:paraId="5076CDAB" w14:textId="77777777" w:rsidR="00DD1610" w:rsidRPr="001663ED" w:rsidRDefault="00DD1610" w:rsidP="00BA27B0">
                      <w:pPr>
                        <w:pStyle w:val="Title"/>
                        <w:rPr>
                          <w:rFonts w:ascii="Gill Sans MT" w:hAnsi="Gill Sans MT"/>
                          <w:sz w:val="48"/>
                          <w:szCs w:val="48"/>
                        </w:rPr>
                      </w:pPr>
                    </w:p>
                    <w:p w14:paraId="78BCEDC9" w14:textId="77777777" w:rsidR="00DD1610" w:rsidRDefault="00DD1610" w:rsidP="00BA27B0"/>
                    <w:p w14:paraId="02FB41F7" w14:textId="77777777" w:rsidR="00DD1610" w:rsidRPr="001663ED" w:rsidRDefault="00DD1610" w:rsidP="00BA27B0">
                      <w:pPr>
                        <w:pStyle w:val="Title"/>
                        <w:rPr>
                          <w:rFonts w:ascii="Gill Sans MT" w:hAnsi="Gill Sans MT"/>
                          <w:sz w:val="48"/>
                          <w:szCs w:val="48"/>
                        </w:rPr>
                      </w:pPr>
                    </w:p>
                    <w:p w14:paraId="7C1E63A3" w14:textId="77777777" w:rsidR="00DD1610" w:rsidRDefault="00DD1610" w:rsidP="00BA27B0"/>
                    <w:p w14:paraId="34E16C4A" w14:textId="77777777" w:rsidR="00DD1610" w:rsidRPr="001663ED" w:rsidRDefault="00DD1610" w:rsidP="00BA27B0">
                      <w:pPr>
                        <w:pStyle w:val="Title"/>
                        <w:rPr>
                          <w:rFonts w:ascii="Gill Sans MT" w:hAnsi="Gill Sans MT"/>
                          <w:sz w:val="48"/>
                          <w:szCs w:val="48"/>
                        </w:rPr>
                      </w:pPr>
                    </w:p>
                    <w:p w14:paraId="4704180B" w14:textId="77777777" w:rsidR="00DD1610" w:rsidRDefault="00DD1610" w:rsidP="00BA27B0"/>
                    <w:p w14:paraId="031B2A94" w14:textId="77777777" w:rsidR="00DD1610" w:rsidRPr="001663ED" w:rsidRDefault="00DD1610" w:rsidP="00BA27B0">
                      <w:pPr>
                        <w:pStyle w:val="Title"/>
                        <w:rPr>
                          <w:rFonts w:ascii="Gill Sans MT" w:hAnsi="Gill Sans MT"/>
                          <w:sz w:val="48"/>
                          <w:szCs w:val="48"/>
                        </w:rPr>
                      </w:pPr>
                    </w:p>
                    <w:p w14:paraId="443D154E" w14:textId="77777777" w:rsidR="00DD1610" w:rsidRDefault="00DD1610" w:rsidP="00BA27B0"/>
                    <w:p w14:paraId="76672B40" w14:textId="77777777" w:rsidR="00DD1610" w:rsidRPr="001663ED" w:rsidRDefault="00DD1610" w:rsidP="00BA27B0">
                      <w:pPr>
                        <w:pStyle w:val="Title"/>
                        <w:rPr>
                          <w:rFonts w:ascii="Gill Sans MT" w:hAnsi="Gill Sans MT"/>
                          <w:sz w:val="48"/>
                          <w:szCs w:val="48"/>
                        </w:rPr>
                      </w:pPr>
                    </w:p>
                    <w:p w14:paraId="6EF325E4" w14:textId="77777777" w:rsidR="00DD1610" w:rsidRDefault="00DD1610" w:rsidP="00BA27B0"/>
                    <w:p w14:paraId="01018E8C" w14:textId="77777777" w:rsidR="00DD1610" w:rsidRPr="001663ED" w:rsidRDefault="00DD1610" w:rsidP="00BA27B0">
                      <w:pPr>
                        <w:pStyle w:val="Title"/>
                        <w:rPr>
                          <w:rFonts w:ascii="Gill Sans MT" w:hAnsi="Gill Sans MT"/>
                          <w:sz w:val="48"/>
                          <w:szCs w:val="48"/>
                        </w:rPr>
                      </w:pPr>
                    </w:p>
                    <w:p w14:paraId="33C647EF" w14:textId="77777777" w:rsidR="00DD1610" w:rsidRDefault="00DD1610" w:rsidP="00BA27B0"/>
                    <w:p w14:paraId="58C262B5" w14:textId="77777777" w:rsidR="00DD1610" w:rsidRPr="001663ED" w:rsidRDefault="00DD1610" w:rsidP="00BA27B0">
                      <w:pPr>
                        <w:pStyle w:val="Title"/>
                        <w:rPr>
                          <w:rFonts w:ascii="Gill Sans MT" w:hAnsi="Gill Sans MT"/>
                          <w:sz w:val="48"/>
                          <w:szCs w:val="48"/>
                        </w:rPr>
                      </w:pPr>
                    </w:p>
                    <w:p w14:paraId="345198A7" w14:textId="77777777" w:rsidR="00DD1610" w:rsidRDefault="00DD1610" w:rsidP="00BA27B0"/>
                    <w:p w14:paraId="395A0733" w14:textId="77777777" w:rsidR="00DD1610" w:rsidRPr="001663ED" w:rsidRDefault="00DD1610" w:rsidP="00BA27B0">
                      <w:pPr>
                        <w:pStyle w:val="Title"/>
                        <w:rPr>
                          <w:rFonts w:ascii="Gill Sans MT" w:hAnsi="Gill Sans MT"/>
                          <w:sz w:val="48"/>
                          <w:szCs w:val="48"/>
                        </w:rPr>
                      </w:pPr>
                    </w:p>
                    <w:p w14:paraId="4DD302C6" w14:textId="77777777" w:rsidR="00DD1610" w:rsidRDefault="00DD1610" w:rsidP="00BA27B0"/>
                    <w:p w14:paraId="331E3834" w14:textId="77777777" w:rsidR="00DD1610" w:rsidRPr="001663ED" w:rsidRDefault="00DD1610" w:rsidP="00BA27B0">
                      <w:pPr>
                        <w:pStyle w:val="Title"/>
                        <w:rPr>
                          <w:rFonts w:ascii="Gill Sans MT" w:hAnsi="Gill Sans MT"/>
                          <w:sz w:val="48"/>
                          <w:szCs w:val="48"/>
                        </w:rPr>
                      </w:pPr>
                    </w:p>
                    <w:p w14:paraId="295EE74D" w14:textId="77777777" w:rsidR="00DD1610" w:rsidRDefault="00DD1610" w:rsidP="00BA27B0"/>
                    <w:p w14:paraId="38DC4898" w14:textId="77777777" w:rsidR="00DD1610" w:rsidRPr="001663ED" w:rsidRDefault="00DD1610" w:rsidP="00BA27B0">
                      <w:pPr>
                        <w:pStyle w:val="Title"/>
                        <w:rPr>
                          <w:rFonts w:ascii="Gill Sans MT" w:hAnsi="Gill Sans MT"/>
                          <w:sz w:val="48"/>
                          <w:szCs w:val="48"/>
                        </w:rPr>
                      </w:pPr>
                    </w:p>
                    <w:p w14:paraId="75D9BDF7" w14:textId="77777777" w:rsidR="00DD1610" w:rsidRDefault="00DD1610" w:rsidP="00BA27B0"/>
                    <w:p w14:paraId="3D59A943" w14:textId="77777777" w:rsidR="00DD1610" w:rsidRPr="001663ED" w:rsidRDefault="00DD1610" w:rsidP="00BA27B0">
                      <w:pPr>
                        <w:pStyle w:val="Title"/>
                        <w:rPr>
                          <w:rFonts w:ascii="Gill Sans MT" w:hAnsi="Gill Sans MT"/>
                          <w:sz w:val="48"/>
                          <w:szCs w:val="48"/>
                        </w:rPr>
                      </w:pPr>
                    </w:p>
                    <w:p w14:paraId="33BF44FC" w14:textId="77777777" w:rsidR="00DD1610" w:rsidRDefault="00DD1610" w:rsidP="00BA27B0"/>
                    <w:p w14:paraId="4BC642A0" w14:textId="77777777" w:rsidR="00DD1610" w:rsidRPr="001663ED" w:rsidRDefault="00DD1610" w:rsidP="00BA27B0">
                      <w:pPr>
                        <w:pStyle w:val="Title"/>
                        <w:rPr>
                          <w:rFonts w:ascii="Gill Sans MT" w:hAnsi="Gill Sans MT"/>
                          <w:sz w:val="48"/>
                          <w:szCs w:val="48"/>
                        </w:rPr>
                      </w:pPr>
                    </w:p>
                    <w:p w14:paraId="0FF6CE1E" w14:textId="77777777" w:rsidR="00DD1610" w:rsidRDefault="00DD1610" w:rsidP="00BA27B0"/>
                    <w:p w14:paraId="0A4E0E26" w14:textId="77777777" w:rsidR="00DD1610" w:rsidRPr="001663ED" w:rsidRDefault="00DD1610" w:rsidP="00BA27B0">
                      <w:pPr>
                        <w:pStyle w:val="Title"/>
                        <w:rPr>
                          <w:rFonts w:ascii="Gill Sans MT" w:hAnsi="Gill Sans MT"/>
                          <w:sz w:val="48"/>
                          <w:szCs w:val="48"/>
                        </w:rPr>
                      </w:pPr>
                    </w:p>
                    <w:p w14:paraId="6F817296" w14:textId="77777777" w:rsidR="00DD1610" w:rsidRDefault="00DD1610" w:rsidP="00BA27B0"/>
                    <w:p w14:paraId="5415D9D4" w14:textId="77777777" w:rsidR="00DD1610" w:rsidRPr="001663ED" w:rsidRDefault="00DD1610" w:rsidP="00BA27B0">
                      <w:pPr>
                        <w:pStyle w:val="Title"/>
                        <w:rPr>
                          <w:rFonts w:ascii="Gill Sans MT" w:hAnsi="Gill Sans MT"/>
                          <w:sz w:val="48"/>
                          <w:szCs w:val="48"/>
                        </w:rPr>
                      </w:pPr>
                    </w:p>
                    <w:p w14:paraId="6552853C" w14:textId="77777777" w:rsidR="00DD1610" w:rsidRDefault="00DD1610" w:rsidP="00BA27B0"/>
                    <w:p w14:paraId="29CE4C3A" w14:textId="77777777" w:rsidR="00DD1610" w:rsidRPr="001663ED" w:rsidRDefault="00DD1610" w:rsidP="00BA27B0">
                      <w:pPr>
                        <w:pStyle w:val="Title"/>
                        <w:rPr>
                          <w:rFonts w:ascii="Gill Sans MT" w:hAnsi="Gill Sans MT"/>
                          <w:sz w:val="48"/>
                          <w:szCs w:val="48"/>
                        </w:rPr>
                      </w:pPr>
                    </w:p>
                    <w:p w14:paraId="6A4F2974" w14:textId="77777777" w:rsidR="00DD1610" w:rsidRDefault="00DD1610" w:rsidP="00BA27B0"/>
                    <w:p w14:paraId="79F645EB" w14:textId="77777777" w:rsidR="00DD1610" w:rsidRPr="001663ED" w:rsidRDefault="00DD1610" w:rsidP="00BA27B0">
                      <w:pPr>
                        <w:pStyle w:val="Title"/>
                        <w:rPr>
                          <w:rFonts w:ascii="Gill Sans MT" w:hAnsi="Gill Sans MT"/>
                          <w:sz w:val="48"/>
                          <w:szCs w:val="48"/>
                        </w:rPr>
                      </w:pPr>
                    </w:p>
                    <w:p w14:paraId="77E52F18" w14:textId="77777777" w:rsidR="00DD1610" w:rsidRDefault="00DD1610" w:rsidP="00BA27B0"/>
                    <w:p w14:paraId="2E4CAD1F" w14:textId="77777777" w:rsidR="00DD1610" w:rsidRPr="001663ED" w:rsidRDefault="00DD1610" w:rsidP="00BA27B0">
                      <w:pPr>
                        <w:pStyle w:val="Title"/>
                        <w:rPr>
                          <w:rFonts w:ascii="Gill Sans MT" w:hAnsi="Gill Sans MT"/>
                          <w:sz w:val="48"/>
                          <w:szCs w:val="48"/>
                        </w:rPr>
                      </w:pPr>
                    </w:p>
                    <w:p w14:paraId="4E9A4C69" w14:textId="77777777" w:rsidR="00DD1610" w:rsidRDefault="00DD1610" w:rsidP="00BA27B0"/>
                    <w:p w14:paraId="1072434C" w14:textId="77777777" w:rsidR="00DD1610" w:rsidRPr="001663ED" w:rsidRDefault="00DD1610" w:rsidP="00BA27B0">
                      <w:pPr>
                        <w:pStyle w:val="Title"/>
                        <w:rPr>
                          <w:rFonts w:ascii="Gill Sans MT" w:hAnsi="Gill Sans MT"/>
                          <w:sz w:val="48"/>
                          <w:szCs w:val="48"/>
                        </w:rPr>
                      </w:pPr>
                    </w:p>
                    <w:p w14:paraId="0A8C6459" w14:textId="77777777" w:rsidR="00DD1610" w:rsidRDefault="00DD1610" w:rsidP="00BA27B0"/>
                    <w:p w14:paraId="46F2647A" w14:textId="77777777" w:rsidR="00DD1610" w:rsidRPr="001663ED" w:rsidRDefault="00DD1610" w:rsidP="00BA27B0">
                      <w:pPr>
                        <w:pStyle w:val="Title"/>
                        <w:rPr>
                          <w:rFonts w:ascii="Gill Sans MT" w:hAnsi="Gill Sans MT"/>
                          <w:sz w:val="48"/>
                          <w:szCs w:val="48"/>
                        </w:rPr>
                      </w:pPr>
                    </w:p>
                    <w:p w14:paraId="5C05745C" w14:textId="77777777" w:rsidR="00DD1610" w:rsidRDefault="00DD1610" w:rsidP="00BA27B0"/>
                    <w:p w14:paraId="584DD7AB" w14:textId="77777777" w:rsidR="00DD1610" w:rsidRPr="001663ED" w:rsidRDefault="00DD1610" w:rsidP="00BA27B0">
                      <w:pPr>
                        <w:pStyle w:val="Title"/>
                        <w:rPr>
                          <w:rFonts w:ascii="Gill Sans MT" w:hAnsi="Gill Sans MT"/>
                          <w:sz w:val="48"/>
                          <w:szCs w:val="48"/>
                        </w:rPr>
                      </w:pPr>
                    </w:p>
                    <w:p w14:paraId="3D57AAB1" w14:textId="77777777" w:rsidR="00DD1610" w:rsidRDefault="00DD1610" w:rsidP="00BA27B0"/>
                    <w:p w14:paraId="673C0D88" w14:textId="77777777" w:rsidR="00DD1610" w:rsidRPr="001663ED" w:rsidRDefault="00DD1610" w:rsidP="00BA27B0">
                      <w:pPr>
                        <w:pStyle w:val="Title"/>
                        <w:rPr>
                          <w:rFonts w:ascii="Gill Sans MT" w:hAnsi="Gill Sans MT"/>
                          <w:sz w:val="48"/>
                          <w:szCs w:val="48"/>
                        </w:rPr>
                      </w:pPr>
                    </w:p>
                    <w:p w14:paraId="05E01452" w14:textId="77777777" w:rsidR="00DD1610" w:rsidRDefault="00DD1610" w:rsidP="00BA27B0"/>
                    <w:p w14:paraId="00782F36" w14:textId="77777777" w:rsidR="00DD1610" w:rsidRPr="001663ED" w:rsidRDefault="00DD1610" w:rsidP="00BA27B0">
                      <w:pPr>
                        <w:pStyle w:val="Title"/>
                        <w:rPr>
                          <w:rFonts w:ascii="Gill Sans MT" w:hAnsi="Gill Sans MT"/>
                          <w:sz w:val="48"/>
                          <w:szCs w:val="48"/>
                        </w:rPr>
                      </w:pPr>
                    </w:p>
                    <w:p w14:paraId="1DB7DE8B" w14:textId="77777777" w:rsidR="00DD1610" w:rsidRDefault="00DD1610" w:rsidP="00BA27B0"/>
                    <w:p w14:paraId="31E14F9E" w14:textId="77777777" w:rsidR="00DD1610" w:rsidRPr="001663ED" w:rsidRDefault="00DD1610" w:rsidP="00BA27B0">
                      <w:pPr>
                        <w:pStyle w:val="Title"/>
                        <w:rPr>
                          <w:rFonts w:ascii="Gill Sans MT" w:hAnsi="Gill Sans MT"/>
                          <w:sz w:val="48"/>
                          <w:szCs w:val="48"/>
                        </w:rPr>
                      </w:pPr>
                    </w:p>
                    <w:p w14:paraId="2BB82C91" w14:textId="77777777" w:rsidR="00DD1610" w:rsidRDefault="00DD1610" w:rsidP="00BA27B0"/>
                    <w:p w14:paraId="53926F6F" w14:textId="77777777" w:rsidR="00DD1610" w:rsidRPr="001663ED" w:rsidRDefault="00DD1610" w:rsidP="00BA27B0">
                      <w:pPr>
                        <w:pStyle w:val="Title"/>
                        <w:rPr>
                          <w:rFonts w:ascii="Gill Sans MT" w:hAnsi="Gill Sans MT"/>
                          <w:sz w:val="48"/>
                          <w:szCs w:val="48"/>
                        </w:rPr>
                      </w:pPr>
                    </w:p>
                    <w:p w14:paraId="33C9D2B9" w14:textId="77777777" w:rsidR="00DD1610" w:rsidRDefault="00DD1610" w:rsidP="00BA27B0"/>
                    <w:p w14:paraId="60A5D9D3" w14:textId="77777777" w:rsidR="00DD1610" w:rsidRPr="001663ED" w:rsidRDefault="00DD1610" w:rsidP="00BA27B0">
                      <w:pPr>
                        <w:pStyle w:val="Title"/>
                        <w:rPr>
                          <w:rFonts w:ascii="Gill Sans MT" w:hAnsi="Gill Sans MT"/>
                          <w:sz w:val="48"/>
                          <w:szCs w:val="48"/>
                        </w:rPr>
                      </w:pPr>
                    </w:p>
                    <w:p w14:paraId="55A24C97" w14:textId="77777777" w:rsidR="00DD1610" w:rsidRDefault="00DD1610" w:rsidP="00BA27B0"/>
                    <w:p w14:paraId="4E612DFF" w14:textId="77777777" w:rsidR="00DD1610" w:rsidRPr="001663ED" w:rsidRDefault="00DD1610" w:rsidP="00BA27B0">
                      <w:pPr>
                        <w:pStyle w:val="Title"/>
                        <w:rPr>
                          <w:rFonts w:ascii="Gill Sans MT" w:hAnsi="Gill Sans MT"/>
                          <w:sz w:val="48"/>
                          <w:szCs w:val="48"/>
                        </w:rPr>
                      </w:pPr>
                    </w:p>
                    <w:p w14:paraId="012E741F" w14:textId="77777777" w:rsidR="00DD1610" w:rsidRDefault="00DD1610" w:rsidP="00BA27B0"/>
                    <w:p w14:paraId="6E296CA0" w14:textId="77777777" w:rsidR="00DD1610" w:rsidRPr="001663ED" w:rsidRDefault="00DD1610" w:rsidP="00BA27B0">
                      <w:pPr>
                        <w:pStyle w:val="Title"/>
                        <w:rPr>
                          <w:rFonts w:ascii="Gill Sans MT" w:hAnsi="Gill Sans MT"/>
                          <w:sz w:val="48"/>
                          <w:szCs w:val="48"/>
                        </w:rPr>
                      </w:pPr>
                    </w:p>
                    <w:p w14:paraId="46392C23" w14:textId="77777777" w:rsidR="00DD1610" w:rsidRDefault="00DD1610" w:rsidP="00BA27B0"/>
                    <w:p w14:paraId="1A5F2364" w14:textId="77777777" w:rsidR="00DD1610" w:rsidRPr="001663ED" w:rsidRDefault="00DD1610" w:rsidP="00BA27B0">
                      <w:pPr>
                        <w:pStyle w:val="Title"/>
                        <w:rPr>
                          <w:rFonts w:ascii="Gill Sans MT" w:hAnsi="Gill Sans MT"/>
                          <w:sz w:val="48"/>
                          <w:szCs w:val="48"/>
                        </w:rPr>
                      </w:pPr>
                    </w:p>
                    <w:p w14:paraId="4EDD83A7" w14:textId="77777777" w:rsidR="00DD1610" w:rsidRDefault="00DD1610" w:rsidP="00BA27B0"/>
                    <w:p w14:paraId="23106CB8" w14:textId="77777777" w:rsidR="00DD1610" w:rsidRPr="001663ED" w:rsidRDefault="00DD1610" w:rsidP="00BA27B0">
                      <w:pPr>
                        <w:pStyle w:val="Title"/>
                        <w:rPr>
                          <w:rFonts w:ascii="Gill Sans MT" w:hAnsi="Gill Sans MT"/>
                          <w:sz w:val="48"/>
                          <w:szCs w:val="48"/>
                        </w:rPr>
                      </w:pPr>
                    </w:p>
                    <w:p w14:paraId="48279A85" w14:textId="77777777" w:rsidR="00DD1610" w:rsidRDefault="00DD1610" w:rsidP="00BA27B0"/>
                    <w:p w14:paraId="325FCBB1" w14:textId="77777777" w:rsidR="00DD1610" w:rsidRPr="001663ED" w:rsidRDefault="00DD1610" w:rsidP="00BA27B0">
                      <w:pPr>
                        <w:pStyle w:val="Title"/>
                        <w:rPr>
                          <w:rFonts w:ascii="Gill Sans MT" w:hAnsi="Gill Sans MT"/>
                          <w:sz w:val="48"/>
                          <w:szCs w:val="48"/>
                        </w:rPr>
                      </w:pPr>
                    </w:p>
                    <w:p w14:paraId="201603F1" w14:textId="77777777" w:rsidR="00DD1610" w:rsidRDefault="00DD1610" w:rsidP="00BA27B0"/>
                    <w:p w14:paraId="07A208B3" w14:textId="77777777" w:rsidR="00DD1610" w:rsidRPr="001663ED" w:rsidRDefault="00DD1610" w:rsidP="00BA27B0">
                      <w:pPr>
                        <w:pStyle w:val="Title"/>
                        <w:rPr>
                          <w:rFonts w:ascii="Gill Sans MT" w:hAnsi="Gill Sans MT"/>
                          <w:sz w:val="48"/>
                          <w:szCs w:val="48"/>
                        </w:rPr>
                      </w:pPr>
                    </w:p>
                    <w:p w14:paraId="6E346DD4" w14:textId="77777777" w:rsidR="00DD1610" w:rsidRDefault="00DD1610" w:rsidP="00BA27B0"/>
                    <w:p w14:paraId="6C663DB2" w14:textId="77777777" w:rsidR="00DD1610" w:rsidRPr="001663ED" w:rsidRDefault="00DD1610" w:rsidP="00BA27B0">
                      <w:pPr>
                        <w:pStyle w:val="Title"/>
                        <w:rPr>
                          <w:rFonts w:ascii="Gill Sans MT" w:hAnsi="Gill Sans MT"/>
                          <w:sz w:val="48"/>
                          <w:szCs w:val="48"/>
                        </w:rPr>
                      </w:pPr>
                    </w:p>
                    <w:p w14:paraId="2959D438" w14:textId="77777777" w:rsidR="00DD1610" w:rsidRDefault="00DD1610" w:rsidP="00BA27B0"/>
                    <w:p w14:paraId="762F3A3D" w14:textId="77777777" w:rsidR="00DD1610" w:rsidRPr="001663ED" w:rsidRDefault="00DD1610" w:rsidP="00BA27B0">
                      <w:pPr>
                        <w:pStyle w:val="Title"/>
                        <w:rPr>
                          <w:rFonts w:ascii="Gill Sans MT" w:hAnsi="Gill Sans MT"/>
                          <w:sz w:val="48"/>
                          <w:szCs w:val="48"/>
                        </w:rPr>
                      </w:pPr>
                    </w:p>
                    <w:p w14:paraId="0CDA2475" w14:textId="77777777" w:rsidR="00DD1610" w:rsidRDefault="00DD1610" w:rsidP="00BA27B0"/>
                    <w:p w14:paraId="27B55E5E" w14:textId="77777777" w:rsidR="00DD1610" w:rsidRPr="001663ED" w:rsidRDefault="00DD1610" w:rsidP="00BA27B0">
                      <w:pPr>
                        <w:pStyle w:val="Title"/>
                        <w:rPr>
                          <w:rFonts w:ascii="Gill Sans MT" w:hAnsi="Gill Sans MT"/>
                          <w:sz w:val="48"/>
                          <w:szCs w:val="48"/>
                        </w:rPr>
                      </w:pPr>
                    </w:p>
                    <w:p w14:paraId="73F20906" w14:textId="77777777" w:rsidR="00DD1610" w:rsidRDefault="00DD1610" w:rsidP="00BA27B0"/>
                    <w:p w14:paraId="275112F5" w14:textId="77777777" w:rsidR="00DD1610" w:rsidRPr="001663ED" w:rsidRDefault="00DD1610" w:rsidP="00BA27B0">
                      <w:pPr>
                        <w:pStyle w:val="Title"/>
                        <w:rPr>
                          <w:rFonts w:ascii="Gill Sans MT" w:hAnsi="Gill Sans MT"/>
                          <w:sz w:val="48"/>
                          <w:szCs w:val="48"/>
                        </w:rPr>
                      </w:pPr>
                    </w:p>
                    <w:p w14:paraId="6C510A82" w14:textId="77777777" w:rsidR="00DD1610" w:rsidRDefault="00DD1610" w:rsidP="00BA27B0"/>
                    <w:p w14:paraId="7C0CFE55" w14:textId="77777777" w:rsidR="00DD1610" w:rsidRPr="001663ED" w:rsidRDefault="00DD1610" w:rsidP="00BA27B0">
                      <w:pPr>
                        <w:pStyle w:val="Title"/>
                        <w:rPr>
                          <w:rFonts w:ascii="Gill Sans MT" w:hAnsi="Gill Sans MT"/>
                          <w:sz w:val="48"/>
                          <w:szCs w:val="48"/>
                        </w:rPr>
                      </w:pPr>
                    </w:p>
                    <w:p w14:paraId="1985EC4E" w14:textId="77777777" w:rsidR="00DD1610" w:rsidRDefault="00DD1610" w:rsidP="00BA27B0"/>
                    <w:p w14:paraId="41C735B1" w14:textId="77777777" w:rsidR="00DD1610" w:rsidRPr="001663ED" w:rsidRDefault="00DD1610" w:rsidP="00BA27B0">
                      <w:pPr>
                        <w:pStyle w:val="Title"/>
                        <w:rPr>
                          <w:rFonts w:ascii="Gill Sans MT" w:hAnsi="Gill Sans MT"/>
                          <w:sz w:val="48"/>
                          <w:szCs w:val="48"/>
                        </w:rPr>
                      </w:pPr>
                    </w:p>
                    <w:p w14:paraId="12639A79" w14:textId="77777777" w:rsidR="00DD1610" w:rsidRDefault="00DD1610" w:rsidP="00BA27B0"/>
                    <w:p w14:paraId="1229DF43" w14:textId="77777777" w:rsidR="00DD1610" w:rsidRPr="001663ED" w:rsidRDefault="00DD1610" w:rsidP="00BA27B0">
                      <w:pPr>
                        <w:pStyle w:val="Title"/>
                        <w:rPr>
                          <w:rFonts w:ascii="Gill Sans MT" w:hAnsi="Gill Sans MT"/>
                          <w:sz w:val="48"/>
                          <w:szCs w:val="48"/>
                        </w:rPr>
                      </w:pPr>
                    </w:p>
                    <w:p w14:paraId="6B66D5DE" w14:textId="77777777" w:rsidR="00DD1610" w:rsidRDefault="00DD1610" w:rsidP="00BA27B0"/>
                    <w:p w14:paraId="63279F41" w14:textId="77777777" w:rsidR="00DD1610" w:rsidRPr="001663ED" w:rsidRDefault="00DD1610" w:rsidP="00BA27B0">
                      <w:pPr>
                        <w:pStyle w:val="Title"/>
                        <w:rPr>
                          <w:rFonts w:ascii="Gill Sans MT" w:hAnsi="Gill Sans MT"/>
                          <w:sz w:val="48"/>
                          <w:szCs w:val="48"/>
                        </w:rPr>
                      </w:pPr>
                    </w:p>
                    <w:p w14:paraId="02157954" w14:textId="77777777" w:rsidR="00DD1610" w:rsidRDefault="00DD1610" w:rsidP="00BA27B0"/>
                    <w:p w14:paraId="0CDC3089" w14:textId="77777777" w:rsidR="00DD1610" w:rsidRPr="001663ED" w:rsidRDefault="00DD1610" w:rsidP="00BA27B0">
                      <w:pPr>
                        <w:pStyle w:val="Title"/>
                        <w:rPr>
                          <w:rFonts w:ascii="Gill Sans MT" w:hAnsi="Gill Sans MT"/>
                          <w:sz w:val="48"/>
                          <w:szCs w:val="48"/>
                        </w:rPr>
                      </w:pPr>
                    </w:p>
                    <w:p w14:paraId="763EA0E8" w14:textId="77777777" w:rsidR="00DD1610" w:rsidRDefault="00DD1610" w:rsidP="00BA27B0"/>
                    <w:p w14:paraId="5BAFCA66" w14:textId="77777777" w:rsidR="00DD1610" w:rsidRPr="001663ED" w:rsidRDefault="00DD1610" w:rsidP="00BA27B0">
                      <w:pPr>
                        <w:pStyle w:val="Title"/>
                        <w:rPr>
                          <w:rFonts w:ascii="Gill Sans MT" w:hAnsi="Gill Sans MT"/>
                          <w:sz w:val="48"/>
                          <w:szCs w:val="48"/>
                        </w:rPr>
                      </w:pPr>
                    </w:p>
                    <w:p w14:paraId="01F48BCB" w14:textId="77777777" w:rsidR="00DD1610" w:rsidRDefault="00DD1610" w:rsidP="00BA27B0"/>
                    <w:p w14:paraId="1DA38AF8" w14:textId="77777777" w:rsidR="00DD1610" w:rsidRPr="001663ED" w:rsidRDefault="00DD1610" w:rsidP="00BA27B0">
                      <w:pPr>
                        <w:pStyle w:val="Title"/>
                        <w:rPr>
                          <w:rFonts w:ascii="Gill Sans MT" w:hAnsi="Gill Sans MT"/>
                          <w:sz w:val="48"/>
                          <w:szCs w:val="48"/>
                        </w:rPr>
                      </w:pPr>
                    </w:p>
                    <w:p w14:paraId="2617039F" w14:textId="77777777" w:rsidR="00DD1610" w:rsidRDefault="00DD1610" w:rsidP="00BA27B0"/>
                    <w:p w14:paraId="5BF2A5BB" w14:textId="77777777" w:rsidR="00DD1610" w:rsidRPr="001663ED" w:rsidRDefault="00DD1610" w:rsidP="00BA27B0">
                      <w:pPr>
                        <w:pStyle w:val="Title"/>
                        <w:rPr>
                          <w:rFonts w:ascii="Gill Sans MT" w:hAnsi="Gill Sans MT"/>
                          <w:sz w:val="48"/>
                          <w:szCs w:val="48"/>
                        </w:rPr>
                      </w:pPr>
                    </w:p>
                    <w:p w14:paraId="06CCCEE7" w14:textId="77777777" w:rsidR="00DD1610" w:rsidRDefault="00DD1610" w:rsidP="00BA27B0"/>
                    <w:p w14:paraId="7A2A30D5" w14:textId="77777777" w:rsidR="00DD1610" w:rsidRPr="001663ED" w:rsidRDefault="00DD1610" w:rsidP="00BA27B0">
                      <w:pPr>
                        <w:pStyle w:val="Title"/>
                        <w:rPr>
                          <w:rFonts w:ascii="Gill Sans MT" w:hAnsi="Gill Sans MT"/>
                          <w:sz w:val="48"/>
                          <w:szCs w:val="48"/>
                        </w:rPr>
                      </w:pPr>
                    </w:p>
                    <w:p w14:paraId="3FA04F12" w14:textId="77777777" w:rsidR="00DD1610" w:rsidRDefault="00DD1610" w:rsidP="00BA27B0"/>
                    <w:p w14:paraId="04062A67" w14:textId="77777777" w:rsidR="00DD1610" w:rsidRPr="001663ED" w:rsidRDefault="00DD1610" w:rsidP="00BA27B0">
                      <w:pPr>
                        <w:pStyle w:val="Title"/>
                        <w:rPr>
                          <w:rFonts w:ascii="Gill Sans MT" w:hAnsi="Gill Sans MT"/>
                          <w:sz w:val="48"/>
                          <w:szCs w:val="48"/>
                        </w:rPr>
                      </w:pPr>
                    </w:p>
                    <w:p w14:paraId="7B95621E" w14:textId="77777777" w:rsidR="00DD1610" w:rsidRDefault="00DD1610" w:rsidP="00BA27B0"/>
                    <w:p w14:paraId="2CE21BA6" w14:textId="77777777" w:rsidR="00DD1610" w:rsidRPr="001663ED" w:rsidRDefault="00DD1610" w:rsidP="00BA27B0">
                      <w:pPr>
                        <w:pStyle w:val="Title"/>
                        <w:rPr>
                          <w:rFonts w:ascii="Gill Sans MT" w:hAnsi="Gill Sans MT"/>
                          <w:sz w:val="48"/>
                          <w:szCs w:val="48"/>
                        </w:rPr>
                      </w:pPr>
                    </w:p>
                    <w:p w14:paraId="794B87CB" w14:textId="77777777" w:rsidR="00DD1610" w:rsidRDefault="00DD1610" w:rsidP="00BA27B0"/>
                    <w:p w14:paraId="61A56470" w14:textId="77777777" w:rsidR="00DD1610" w:rsidRPr="001663ED" w:rsidRDefault="00DD1610" w:rsidP="00BA27B0">
                      <w:pPr>
                        <w:pStyle w:val="Title"/>
                        <w:rPr>
                          <w:rFonts w:ascii="Gill Sans MT" w:hAnsi="Gill Sans MT"/>
                          <w:sz w:val="48"/>
                          <w:szCs w:val="48"/>
                        </w:rPr>
                      </w:pPr>
                    </w:p>
                    <w:p w14:paraId="210B19E5" w14:textId="77777777" w:rsidR="00DD1610" w:rsidRDefault="00DD1610" w:rsidP="00BA27B0"/>
                    <w:p w14:paraId="41ED2DAC" w14:textId="77777777" w:rsidR="00DD1610" w:rsidRPr="001663ED" w:rsidRDefault="00DD1610" w:rsidP="00BA27B0">
                      <w:pPr>
                        <w:pStyle w:val="Title"/>
                        <w:rPr>
                          <w:rFonts w:ascii="Gill Sans MT" w:hAnsi="Gill Sans MT"/>
                          <w:sz w:val="48"/>
                          <w:szCs w:val="48"/>
                        </w:rPr>
                      </w:pPr>
                    </w:p>
                    <w:p w14:paraId="42FE0443" w14:textId="77777777" w:rsidR="00DD1610" w:rsidRDefault="00DD1610" w:rsidP="00BA27B0"/>
                    <w:p w14:paraId="25F663F2" w14:textId="77777777" w:rsidR="00DD1610" w:rsidRPr="001663ED" w:rsidRDefault="00DD1610" w:rsidP="00BA27B0">
                      <w:pPr>
                        <w:pStyle w:val="Title"/>
                        <w:rPr>
                          <w:rFonts w:ascii="Gill Sans MT" w:hAnsi="Gill Sans MT"/>
                          <w:sz w:val="48"/>
                          <w:szCs w:val="48"/>
                        </w:rPr>
                      </w:pPr>
                    </w:p>
                    <w:p w14:paraId="7864FA13" w14:textId="77777777" w:rsidR="00DD1610" w:rsidRDefault="00DD1610" w:rsidP="00BA27B0"/>
                    <w:p w14:paraId="54DAAFD3" w14:textId="77777777" w:rsidR="00DD1610" w:rsidRPr="001663ED" w:rsidRDefault="00DD1610" w:rsidP="00BA27B0">
                      <w:pPr>
                        <w:pStyle w:val="Title"/>
                        <w:rPr>
                          <w:rFonts w:ascii="Gill Sans MT" w:hAnsi="Gill Sans MT"/>
                          <w:sz w:val="48"/>
                          <w:szCs w:val="48"/>
                        </w:rPr>
                      </w:pPr>
                    </w:p>
                    <w:p w14:paraId="6498147B" w14:textId="77777777" w:rsidR="00DD1610" w:rsidRDefault="00DD1610" w:rsidP="00BA27B0"/>
                    <w:p w14:paraId="3956A2ED" w14:textId="77777777" w:rsidR="00DD1610" w:rsidRPr="001663ED" w:rsidRDefault="00DD1610" w:rsidP="00BA27B0">
                      <w:pPr>
                        <w:pStyle w:val="Title"/>
                        <w:rPr>
                          <w:rFonts w:ascii="Gill Sans MT" w:hAnsi="Gill Sans MT"/>
                          <w:sz w:val="48"/>
                          <w:szCs w:val="48"/>
                        </w:rPr>
                      </w:pPr>
                    </w:p>
                    <w:p w14:paraId="4BB53BAF" w14:textId="77777777" w:rsidR="00DD1610" w:rsidRDefault="00DD1610" w:rsidP="00BA27B0"/>
                    <w:p w14:paraId="02BF7D66" w14:textId="77777777" w:rsidR="00DD1610" w:rsidRPr="001663ED" w:rsidRDefault="00DD1610" w:rsidP="00BA27B0">
                      <w:pPr>
                        <w:pStyle w:val="Title"/>
                        <w:rPr>
                          <w:rFonts w:ascii="Gill Sans MT" w:hAnsi="Gill Sans MT"/>
                          <w:sz w:val="48"/>
                          <w:szCs w:val="48"/>
                        </w:rPr>
                      </w:pPr>
                    </w:p>
                    <w:p w14:paraId="073A56D9" w14:textId="77777777" w:rsidR="00DD1610" w:rsidRDefault="00DD1610" w:rsidP="00BA27B0"/>
                    <w:p w14:paraId="64227D6D" w14:textId="77777777" w:rsidR="00DD1610" w:rsidRPr="001663ED" w:rsidRDefault="00DD1610" w:rsidP="00BA27B0">
                      <w:pPr>
                        <w:pStyle w:val="Title"/>
                        <w:rPr>
                          <w:rFonts w:ascii="Gill Sans MT" w:hAnsi="Gill Sans MT"/>
                          <w:sz w:val="48"/>
                          <w:szCs w:val="48"/>
                        </w:rPr>
                      </w:pPr>
                    </w:p>
                    <w:p w14:paraId="1A32B115" w14:textId="77777777" w:rsidR="00DD1610" w:rsidRDefault="00DD1610" w:rsidP="00BA27B0"/>
                    <w:p w14:paraId="25C02BCD" w14:textId="77777777" w:rsidR="00DD1610" w:rsidRPr="001663ED" w:rsidRDefault="00DD1610" w:rsidP="00BA27B0">
                      <w:pPr>
                        <w:pStyle w:val="Title"/>
                        <w:rPr>
                          <w:rFonts w:ascii="Gill Sans MT" w:hAnsi="Gill Sans MT"/>
                          <w:sz w:val="48"/>
                          <w:szCs w:val="48"/>
                        </w:rPr>
                      </w:pPr>
                    </w:p>
                    <w:p w14:paraId="585D21A7" w14:textId="77777777" w:rsidR="00DD1610" w:rsidRDefault="00DD1610" w:rsidP="00BA27B0"/>
                    <w:p w14:paraId="07E0D6C4" w14:textId="77777777" w:rsidR="00DD1610" w:rsidRPr="001663ED" w:rsidRDefault="00DD1610" w:rsidP="00BA27B0">
                      <w:pPr>
                        <w:pStyle w:val="Title"/>
                        <w:rPr>
                          <w:rFonts w:ascii="Gill Sans MT" w:hAnsi="Gill Sans MT"/>
                          <w:sz w:val="48"/>
                          <w:szCs w:val="48"/>
                        </w:rPr>
                      </w:pPr>
                    </w:p>
                    <w:p w14:paraId="579BE189" w14:textId="77777777" w:rsidR="00DD1610" w:rsidRDefault="00DD1610" w:rsidP="00BA27B0"/>
                    <w:p w14:paraId="122837CA" w14:textId="77777777" w:rsidR="00DD1610" w:rsidRPr="001663ED" w:rsidRDefault="00DD1610" w:rsidP="00BA27B0">
                      <w:pPr>
                        <w:pStyle w:val="Title"/>
                        <w:rPr>
                          <w:rFonts w:ascii="Gill Sans MT" w:hAnsi="Gill Sans MT"/>
                          <w:sz w:val="48"/>
                          <w:szCs w:val="48"/>
                        </w:rPr>
                      </w:pPr>
                    </w:p>
                    <w:p w14:paraId="2BF0ECE4" w14:textId="77777777" w:rsidR="00DD1610" w:rsidRDefault="00DD1610" w:rsidP="00BA27B0"/>
                    <w:p w14:paraId="54BCBC9F" w14:textId="77777777" w:rsidR="00DD1610" w:rsidRPr="001663ED" w:rsidRDefault="00DD1610" w:rsidP="00BA27B0">
                      <w:pPr>
                        <w:pStyle w:val="Title"/>
                        <w:rPr>
                          <w:rFonts w:ascii="Gill Sans MT" w:hAnsi="Gill Sans MT"/>
                          <w:sz w:val="48"/>
                          <w:szCs w:val="48"/>
                        </w:rPr>
                      </w:pPr>
                    </w:p>
                    <w:p w14:paraId="679CF8C6" w14:textId="77777777" w:rsidR="00DD1610" w:rsidRDefault="00DD1610" w:rsidP="00BA27B0"/>
                    <w:p w14:paraId="0C00BC0B" w14:textId="77777777" w:rsidR="00DD1610" w:rsidRPr="001663ED" w:rsidRDefault="00DD1610" w:rsidP="00BA27B0">
                      <w:pPr>
                        <w:pStyle w:val="Title"/>
                        <w:rPr>
                          <w:rFonts w:ascii="Gill Sans MT" w:hAnsi="Gill Sans MT"/>
                          <w:sz w:val="48"/>
                          <w:szCs w:val="48"/>
                        </w:rPr>
                      </w:pPr>
                    </w:p>
                    <w:p w14:paraId="133AABFE" w14:textId="77777777" w:rsidR="00DD1610" w:rsidRDefault="00DD1610" w:rsidP="00BA27B0"/>
                    <w:p w14:paraId="4CE4F961" w14:textId="77777777" w:rsidR="00DD1610" w:rsidRPr="001663ED" w:rsidRDefault="00DD1610" w:rsidP="00BA27B0">
                      <w:pPr>
                        <w:pStyle w:val="Title"/>
                        <w:rPr>
                          <w:rFonts w:ascii="Gill Sans MT" w:hAnsi="Gill Sans MT"/>
                          <w:sz w:val="48"/>
                          <w:szCs w:val="48"/>
                        </w:rPr>
                      </w:pPr>
                    </w:p>
                    <w:p w14:paraId="073FCA5F" w14:textId="77777777" w:rsidR="00DD1610" w:rsidRDefault="00DD1610" w:rsidP="00BA27B0"/>
                    <w:p w14:paraId="3543409B" w14:textId="77777777" w:rsidR="00DD1610" w:rsidRPr="001663ED" w:rsidRDefault="00DD1610" w:rsidP="00BA27B0">
                      <w:pPr>
                        <w:pStyle w:val="Title"/>
                        <w:rPr>
                          <w:rFonts w:ascii="Gill Sans MT" w:hAnsi="Gill Sans MT"/>
                          <w:sz w:val="48"/>
                          <w:szCs w:val="48"/>
                        </w:rPr>
                      </w:pPr>
                    </w:p>
                    <w:p w14:paraId="70124695" w14:textId="77777777" w:rsidR="00DD1610" w:rsidRDefault="00DD1610" w:rsidP="00BA27B0"/>
                    <w:p w14:paraId="082ABEE3" w14:textId="77777777" w:rsidR="00DD1610" w:rsidRPr="001663ED" w:rsidRDefault="00DD1610" w:rsidP="00BA27B0">
                      <w:pPr>
                        <w:pStyle w:val="Title"/>
                        <w:rPr>
                          <w:rFonts w:ascii="Gill Sans MT" w:hAnsi="Gill Sans MT"/>
                          <w:sz w:val="48"/>
                          <w:szCs w:val="48"/>
                        </w:rPr>
                      </w:pPr>
                    </w:p>
                    <w:p w14:paraId="6AE9CE93" w14:textId="77777777" w:rsidR="00DD1610" w:rsidRDefault="00DD1610" w:rsidP="00BA27B0"/>
                    <w:p w14:paraId="26A6BB84" w14:textId="77777777" w:rsidR="00DD1610" w:rsidRPr="001663ED" w:rsidRDefault="00DD1610" w:rsidP="00BA27B0">
                      <w:pPr>
                        <w:pStyle w:val="Title"/>
                        <w:rPr>
                          <w:rFonts w:ascii="Gill Sans MT" w:hAnsi="Gill Sans MT"/>
                          <w:sz w:val="48"/>
                          <w:szCs w:val="48"/>
                        </w:rPr>
                      </w:pPr>
                    </w:p>
                    <w:p w14:paraId="65746FD2" w14:textId="77777777" w:rsidR="00DD1610" w:rsidRDefault="00DD1610" w:rsidP="00BA27B0"/>
                    <w:p w14:paraId="3EF2C652" w14:textId="77777777" w:rsidR="00DD1610" w:rsidRPr="001663ED" w:rsidRDefault="00DD1610" w:rsidP="00BA27B0">
                      <w:pPr>
                        <w:pStyle w:val="Title"/>
                        <w:rPr>
                          <w:rFonts w:ascii="Gill Sans MT" w:hAnsi="Gill Sans MT"/>
                          <w:sz w:val="48"/>
                          <w:szCs w:val="48"/>
                        </w:rPr>
                      </w:pPr>
                    </w:p>
                    <w:p w14:paraId="02AF1B5F" w14:textId="77777777" w:rsidR="00DD1610" w:rsidRDefault="00DD1610" w:rsidP="00BA27B0"/>
                    <w:p w14:paraId="12B9CE5A" w14:textId="77777777" w:rsidR="00DD1610" w:rsidRPr="001663ED" w:rsidRDefault="00DD1610" w:rsidP="00BA27B0">
                      <w:pPr>
                        <w:pStyle w:val="Title"/>
                        <w:rPr>
                          <w:rFonts w:ascii="Gill Sans MT" w:hAnsi="Gill Sans MT"/>
                          <w:sz w:val="48"/>
                          <w:szCs w:val="48"/>
                        </w:rPr>
                      </w:pPr>
                    </w:p>
                    <w:p w14:paraId="7D2E0712" w14:textId="77777777" w:rsidR="00DD1610" w:rsidRDefault="00DD1610" w:rsidP="00BA27B0"/>
                    <w:p w14:paraId="69D22D1B" w14:textId="77777777" w:rsidR="00DD1610" w:rsidRPr="001663ED" w:rsidRDefault="00DD1610" w:rsidP="00BA27B0">
                      <w:pPr>
                        <w:pStyle w:val="Title"/>
                        <w:rPr>
                          <w:rFonts w:ascii="Gill Sans MT" w:hAnsi="Gill Sans MT"/>
                          <w:sz w:val="48"/>
                          <w:szCs w:val="48"/>
                        </w:rPr>
                      </w:pPr>
                    </w:p>
                    <w:p w14:paraId="3F19507B" w14:textId="77777777" w:rsidR="00DD1610" w:rsidRDefault="00DD1610" w:rsidP="00BA27B0"/>
                    <w:p w14:paraId="49315932" w14:textId="77777777" w:rsidR="00DD1610" w:rsidRPr="001663ED" w:rsidRDefault="00DD1610" w:rsidP="00BA27B0">
                      <w:pPr>
                        <w:pStyle w:val="Title"/>
                        <w:rPr>
                          <w:rFonts w:ascii="Gill Sans MT" w:hAnsi="Gill Sans MT"/>
                          <w:sz w:val="48"/>
                          <w:szCs w:val="48"/>
                        </w:rPr>
                      </w:pPr>
                    </w:p>
                    <w:p w14:paraId="0537BD31" w14:textId="77777777" w:rsidR="00DD1610" w:rsidRDefault="00DD1610" w:rsidP="00BA27B0"/>
                    <w:p w14:paraId="4661B51A" w14:textId="77777777" w:rsidR="00DD1610" w:rsidRPr="001663ED" w:rsidRDefault="00DD1610" w:rsidP="00BA27B0">
                      <w:pPr>
                        <w:pStyle w:val="Title"/>
                        <w:rPr>
                          <w:rFonts w:ascii="Gill Sans MT" w:hAnsi="Gill Sans MT"/>
                          <w:sz w:val="48"/>
                          <w:szCs w:val="48"/>
                        </w:rPr>
                      </w:pPr>
                    </w:p>
                    <w:p w14:paraId="2D6D780B" w14:textId="77777777" w:rsidR="00DD1610" w:rsidRDefault="00DD1610" w:rsidP="00BA27B0"/>
                    <w:p w14:paraId="5BA3106A" w14:textId="77777777" w:rsidR="00DD1610" w:rsidRPr="001663ED" w:rsidRDefault="00DD1610" w:rsidP="00BA27B0">
                      <w:pPr>
                        <w:pStyle w:val="Title"/>
                        <w:rPr>
                          <w:rFonts w:ascii="Gill Sans MT" w:hAnsi="Gill Sans MT"/>
                          <w:sz w:val="48"/>
                          <w:szCs w:val="48"/>
                        </w:rPr>
                      </w:pPr>
                    </w:p>
                    <w:p w14:paraId="19B9AB38" w14:textId="77777777" w:rsidR="00DD1610" w:rsidRDefault="00DD1610" w:rsidP="00BA27B0"/>
                    <w:p w14:paraId="02EA4EBA" w14:textId="77777777" w:rsidR="00DD1610" w:rsidRPr="001663ED" w:rsidRDefault="00DD1610" w:rsidP="00BA27B0">
                      <w:pPr>
                        <w:pStyle w:val="Title"/>
                        <w:rPr>
                          <w:rFonts w:ascii="Gill Sans MT" w:hAnsi="Gill Sans MT"/>
                          <w:sz w:val="48"/>
                          <w:szCs w:val="48"/>
                        </w:rPr>
                      </w:pPr>
                    </w:p>
                    <w:p w14:paraId="71DADEB4" w14:textId="77777777" w:rsidR="00DD1610" w:rsidRDefault="00DD1610" w:rsidP="00BA27B0"/>
                    <w:p w14:paraId="749E94E1" w14:textId="77777777" w:rsidR="00DD1610" w:rsidRPr="001663ED" w:rsidRDefault="00DD1610" w:rsidP="00BA27B0">
                      <w:pPr>
                        <w:pStyle w:val="Title"/>
                        <w:rPr>
                          <w:rFonts w:ascii="Gill Sans MT" w:hAnsi="Gill Sans MT"/>
                          <w:sz w:val="48"/>
                          <w:szCs w:val="48"/>
                        </w:rPr>
                      </w:pPr>
                    </w:p>
                    <w:p w14:paraId="02C26577" w14:textId="77777777" w:rsidR="00DD1610" w:rsidRDefault="00DD1610" w:rsidP="00BA27B0"/>
                    <w:p w14:paraId="76BB4518" w14:textId="77777777" w:rsidR="00DD1610" w:rsidRPr="001663ED" w:rsidRDefault="00DD1610" w:rsidP="00BA27B0">
                      <w:pPr>
                        <w:pStyle w:val="Title"/>
                        <w:rPr>
                          <w:rFonts w:ascii="Gill Sans MT" w:hAnsi="Gill Sans MT"/>
                          <w:sz w:val="48"/>
                          <w:szCs w:val="48"/>
                        </w:rPr>
                      </w:pPr>
                    </w:p>
                    <w:p w14:paraId="095692C6" w14:textId="77777777" w:rsidR="00DD1610" w:rsidRDefault="00DD1610" w:rsidP="00BA27B0"/>
                    <w:p w14:paraId="59497372" w14:textId="77777777" w:rsidR="00DD1610" w:rsidRPr="001663ED" w:rsidRDefault="00DD1610" w:rsidP="00BA27B0">
                      <w:pPr>
                        <w:pStyle w:val="Title"/>
                        <w:rPr>
                          <w:rFonts w:ascii="Gill Sans MT" w:hAnsi="Gill Sans MT"/>
                          <w:sz w:val="48"/>
                          <w:szCs w:val="48"/>
                        </w:rPr>
                      </w:pPr>
                    </w:p>
                    <w:p w14:paraId="71DEBB1F" w14:textId="77777777" w:rsidR="00DD1610" w:rsidRDefault="00DD1610" w:rsidP="00BA27B0"/>
                    <w:p w14:paraId="08BD84E2" w14:textId="77777777" w:rsidR="00DD1610" w:rsidRPr="001663ED" w:rsidRDefault="00DD1610" w:rsidP="00BA27B0">
                      <w:pPr>
                        <w:pStyle w:val="Title"/>
                        <w:rPr>
                          <w:rFonts w:ascii="Gill Sans MT" w:hAnsi="Gill Sans MT"/>
                          <w:sz w:val="48"/>
                          <w:szCs w:val="48"/>
                        </w:rPr>
                      </w:pPr>
                    </w:p>
                    <w:p w14:paraId="699F85E0" w14:textId="77777777" w:rsidR="00DD1610" w:rsidRDefault="00DD1610" w:rsidP="00BA27B0"/>
                    <w:p w14:paraId="27DFCFEC" w14:textId="77777777" w:rsidR="00DD1610" w:rsidRPr="001663ED" w:rsidRDefault="00DD1610" w:rsidP="00BA27B0">
                      <w:pPr>
                        <w:pStyle w:val="Title"/>
                        <w:rPr>
                          <w:rFonts w:ascii="Gill Sans MT" w:hAnsi="Gill Sans MT"/>
                          <w:sz w:val="48"/>
                          <w:szCs w:val="48"/>
                        </w:rPr>
                      </w:pPr>
                    </w:p>
                    <w:p w14:paraId="503859A4" w14:textId="77777777" w:rsidR="00DD1610" w:rsidRDefault="00DD1610" w:rsidP="00BA27B0"/>
                    <w:p w14:paraId="1CD3B84E" w14:textId="77777777" w:rsidR="00DD1610" w:rsidRPr="001663ED" w:rsidRDefault="00DD1610" w:rsidP="00BA27B0">
                      <w:pPr>
                        <w:pStyle w:val="Title"/>
                        <w:rPr>
                          <w:rFonts w:ascii="Gill Sans MT" w:hAnsi="Gill Sans MT"/>
                          <w:sz w:val="48"/>
                          <w:szCs w:val="48"/>
                        </w:rPr>
                      </w:pPr>
                    </w:p>
                    <w:p w14:paraId="01524602" w14:textId="77777777" w:rsidR="00DD1610" w:rsidRDefault="00DD1610" w:rsidP="00BA27B0"/>
                    <w:p w14:paraId="4C545AA5" w14:textId="77777777" w:rsidR="00DD1610" w:rsidRPr="001663ED" w:rsidRDefault="00DD1610" w:rsidP="00BA27B0">
                      <w:pPr>
                        <w:pStyle w:val="Title"/>
                        <w:rPr>
                          <w:rFonts w:ascii="Gill Sans MT" w:hAnsi="Gill Sans MT"/>
                          <w:sz w:val="48"/>
                          <w:szCs w:val="48"/>
                        </w:rPr>
                      </w:pPr>
                    </w:p>
                    <w:p w14:paraId="5B265451" w14:textId="77777777" w:rsidR="00DD1610" w:rsidRDefault="00DD1610" w:rsidP="00BA27B0"/>
                    <w:p w14:paraId="687D8DB3" w14:textId="77777777" w:rsidR="00DD1610" w:rsidRPr="001663ED" w:rsidRDefault="00DD1610" w:rsidP="00BA27B0">
                      <w:pPr>
                        <w:pStyle w:val="Title"/>
                        <w:rPr>
                          <w:rFonts w:ascii="Gill Sans MT" w:hAnsi="Gill Sans MT"/>
                          <w:sz w:val="48"/>
                          <w:szCs w:val="48"/>
                        </w:rPr>
                      </w:pPr>
                    </w:p>
                    <w:p w14:paraId="33B209E8" w14:textId="77777777" w:rsidR="00DD1610" w:rsidRDefault="00DD1610" w:rsidP="00BA27B0"/>
                    <w:p w14:paraId="5032E91D" w14:textId="77777777" w:rsidR="00DD1610" w:rsidRPr="001663ED" w:rsidRDefault="00DD1610" w:rsidP="00BA27B0">
                      <w:pPr>
                        <w:pStyle w:val="Title"/>
                        <w:rPr>
                          <w:rFonts w:ascii="Gill Sans MT" w:hAnsi="Gill Sans MT"/>
                          <w:sz w:val="48"/>
                          <w:szCs w:val="48"/>
                        </w:rPr>
                      </w:pPr>
                    </w:p>
                    <w:p w14:paraId="4C25E396" w14:textId="77777777" w:rsidR="00DD1610" w:rsidRDefault="00DD1610" w:rsidP="00BA27B0"/>
                    <w:p w14:paraId="6498DA77" w14:textId="77777777" w:rsidR="00DD1610" w:rsidRPr="001663ED" w:rsidRDefault="00DD1610" w:rsidP="00BA27B0">
                      <w:pPr>
                        <w:pStyle w:val="Title"/>
                        <w:rPr>
                          <w:rFonts w:ascii="Gill Sans MT" w:hAnsi="Gill Sans MT"/>
                          <w:sz w:val="48"/>
                          <w:szCs w:val="48"/>
                        </w:rPr>
                      </w:pPr>
                    </w:p>
                    <w:p w14:paraId="5701F36D" w14:textId="77777777" w:rsidR="00DD1610" w:rsidRDefault="00DD1610" w:rsidP="00BA27B0"/>
                    <w:p w14:paraId="00E48188" w14:textId="77777777" w:rsidR="00DD1610" w:rsidRPr="001663ED" w:rsidRDefault="00DD1610" w:rsidP="00BA27B0">
                      <w:pPr>
                        <w:pStyle w:val="Title"/>
                        <w:rPr>
                          <w:rFonts w:ascii="Gill Sans MT" w:hAnsi="Gill Sans MT"/>
                          <w:sz w:val="48"/>
                          <w:szCs w:val="48"/>
                        </w:rPr>
                      </w:pPr>
                    </w:p>
                    <w:p w14:paraId="5949E538" w14:textId="77777777" w:rsidR="00DD1610" w:rsidRDefault="00DD1610" w:rsidP="00BA27B0"/>
                    <w:p w14:paraId="02EB72A2" w14:textId="77777777" w:rsidR="00DD1610" w:rsidRPr="001663ED" w:rsidRDefault="00DD1610" w:rsidP="00BA27B0">
                      <w:pPr>
                        <w:pStyle w:val="Title"/>
                        <w:rPr>
                          <w:rFonts w:ascii="Gill Sans MT" w:hAnsi="Gill Sans MT"/>
                          <w:sz w:val="48"/>
                          <w:szCs w:val="48"/>
                        </w:rPr>
                      </w:pPr>
                    </w:p>
                    <w:p w14:paraId="1D997543" w14:textId="77777777" w:rsidR="00DD1610" w:rsidRDefault="00DD1610" w:rsidP="00BA27B0"/>
                    <w:p w14:paraId="23345EF7" w14:textId="77777777" w:rsidR="00DD1610" w:rsidRPr="001663ED" w:rsidRDefault="00DD1610" w:rsidP="00BA27B0">
                      <w:pPr>
                        <w:pStyle w:val="Title"/>
                        <w:rPr>
                          <w:rFonts w:ascii="Gill Sans MT" w:hAnsi="Gill Sans MT"/>
                          <w:sz w:val="48"/>
                          <w:szCs w:val="48"/>
                        </w:rPr>
                      </w:pPr>
                    </w:p>
                    <w:p w14:paraId="2B2BE91F" w14:textId="77777777" w:rsidR="00DD1610" w:rsidRDefault="00DD1610" w:rsidP="00BA27B0"/>
                    <w:p w14:paraId="4E9B175D" w14:textId="77777777" w:rsidR="00DD1610" w:rsidRPr="001663ED" w:rsidRDefault="00DD1610" w:rsidP="00BA27B0">
                      <w:pPr>
                        <w:pStyle w:val="Title"/>
                        <w:rPr>
                          <w:rFonts w:ascii="Gill Sans MT" w:hAnsi="Gill Sans MT"/>
                          <w:sz w:val="48"/>
                          <w:szCs w:val="48"/>
                        </w:rPr>
                      </w:pPr>
                    </w:p>
                    <w:p w14:paraId="2EDC211B" w14:textId="77777777" w:rsidR="00DD1610" w:rsidRDefault="00DD1610" w:rsidP="00BA27B0"/>
                    <w:p w14:paraId="4DEEC5E0" w14:textId="77777777" w:rsidR="00DD1610" w:rsidRPr="001663ED" w:rsidRDefault="00DD1610" w:rsidP="00BA27B0">
                      <w:pPr>
                        <w:pStyle w:val="Title"/>
                        <w:rPr>
                          <w:rFonts w:ascii="Gill Sans MT" w:hAnsi="Gill Sans MT"/>
                          <w:sz w:val="48"/>
                          <w:szCs w:val="48"/>
                        </w:rPr>
                      </w:pPr>
                    </w:p>
                    <w:p w14:paraId="5C29FDA3" w14:textId="77777777" w:rsidR="00DD1610" w:rsidRDefault="00DD1610" w:rsidP="00BA27B0"/>
                    <w:p w14:paraId="51F43932" w14:textId="77777777" w:rsidR="00DD1610" w:rsidRPr="001663ED" w:rsidRDefault="00DD1610" w:rsidP="00BA27B0">
                      <w:pPr>
                        <w:pStyle w:val="Title"/>
                        <w:rPr>
                          <w:rFonts w:ascii="Gill Sans MT" w:hAnsi="Gill Sans MT"/>
                          <w:sz w:val="48"/>
                          <w:szCs w:val="48"/>
                        </w:rPr>
                      </w:pPr>
                    </w:p>
                    <w:p w14:paraId="21430AFB" w14:textId="77777777" w:rsidR="00DD1610" w:rsidRDefault="00DD1610" w:rsidP="00BA27B0"/>
                    <w:p w14:paraId="24091487" w14:textId="77777777" w:rsidR="00DD1610" w:rsidRPr="001663ED" w:rsidRDefault="00DD1610" w:rsidP="00BA27B0">
                      <w:pPr>
                        <w:pStyle w:val="Title"/>
                        <w:rPr>
                          <w:rFonts w:ascii="Gill Sans MT" w:hAnsi="Gill Sans MT"/>
                          <w:sz w:val="48"/>
                          <w:szCs w:val="48"/>
                        </w:rPr>
                      </w:pPr>
                    </w:p>
                    <w:p w14:paraId="0B65549D" w14:textId="77777777" w:rsidR="00DD1610" w:rsidRDefault="00DD1610" w:rsidP="00BA27B0"/>
                    <w:p w14:paraId="496BCF25" w14:textId="77777777" w:rsidR="00DD1610" w:rsidRPr="001663ED" w:rsidRDefault="00DD1610" w:rsidP="00BA27B0">
                      <w:pPr>
                        <w:pStyle w:val="Title"/>
                        <w:rPr>
                          <w:rFonts w:ascii="Gill Sans MT" w:hAnsi="Gill Sans MT"/>
                          <w:sz w:val="48"/>
                          <w:szCs w:val="48"/>
                        </w:rPr>
                      </w:pPr>
                    </w:p>
                    <w:p w14:paraId="47F69C8D" w14:textId="77777777" w:rsidR="00DD1610" w:rsidRDefault="00DD1610" w:rsidP="00BA27B0"/>
                    <w:p w14:paraId="5AE0AC75" w14:textId="77777777" w:rsidR="00DD1610" w:rsidRPr="001663ED" w:rsidRDefault="00DD1610" w:rsidP="00BA27B0">
                      <w:pPr>
                        <w:pStyle w:val="Title"/>
                        <w:rPr>
                          <w:rFonts w:ascii="Gill Sans MT" w:hAnsi="Gill Sans MT"/>
                          <w:sz w:val="48"/>
                          <w:szCs w:val="48"/>
                        </w:rPr>
                      </w:pPr>
                    </w:p>
                    <w:p w14:paraId="7844D92B" w14:textId="77777777" w:rsidR="00DD1610" w:rsidRDefault="00DD1610" w:rsidP="00BA27B0"/>
                    <w:p w14:paraId="044C5091" w14:textId="77777777" w:rsidR="00DD1610" w:rsidRPr="001663ED" w:rsidRDefault="00DD1610" w:rsidP="00BA27B0">
                      <w:pPr>
                        <w:pStyle w:val="Title"/>
                        <w:rPr>
                          <w:rFonts w:ascii="Gill Sans MT" w:hAnsi="Gill Sans MT"/>
                          <w:sz w:val="48"/>
                          <w:szCs w:val="48"/>
                        </w:rPr>
                      </w:pPr>
                    </w:p>
                    <w:p w14:paraId="7EBB8D95" w14:textId="77777777" w:rsidR="00DD1610" w:rsidRDefault="00DD1610" w:rsidP="00BA27B0"/>
                    <w:p w14:paraId="7C339532" w14:textId="77777777" w:rsidR="00DD1610" w:rsidRPr="001663ED" w:rsidRDefault="00DD1610" w:rsidP="00BA27B0">
                      <w:pPr>
                        <w:pStyle w:val="Title"/>
                        <w:rPr>
                          <w:rFonts w:ascii="Gill Sans MT" w:hAnsi="Gill Sans MT"/>
                          <w:sz w:val="48"/>
                          <w:szCs w:val="48"/>
                        </w:rPr>
                      </w:pPr>
                    </w:p>
                    <w:p w14:paraId="61EF99F8" w14:textId="77777777" w:rsidR="00DD1610" w:rsidRDefault="00DD1610" w:rsidP="00BA27B0"/>
                    <w:p w14:paraId="3FF2B435" w14:textId="77777777" w:rsidR="00DD1610" w:rsidRPr="001663ED" w:rsidRDefault="00DD1610" w:rsidP="00BA27B0">
                      <w:pPr>
                        <w:pStyle w:val="Title"/>
                        <w:rPr>
                          <w:rFonts w:ascii="Gill Sans MT" w:hAnsi="Gill Sans MT"/>
                          <w:sz w:val="48"/>
                          <w:szCs w:val="48"/>
                        </w:rPr>
                      </w:pPr>
                    </w:p>
                    <w:p w14:paraId="5CF82B6C" w14:textId="77777777" w:rsidR="00DD1610" w:rsidRDefault="00DD1610" w:rsidP="00BA27B0"/>
                    <w:p w14:paraId="37A6A3BA" w14:textId="77777777" w:rsidR="00DD1610" w:rsidRPr="001663ED" w:rsidRDefault="00DD1610" w:rsidP="00BA27B0">
                      <w:pPr>
                        <w:pStyle w:val="Title"/>
                        <w:rPr>
                          <w:rFonts w:ascii="Gill Sans MT" w:hAnsi="Gill Sans MT"/>
                          <w:sz w:val="48"/>
                          <w:szCs w:val="48"/>
                        </w:rPr>
                      </w:pPr>
                    </w:p>
                    <w:p w14:paraId="0EE3FA14" w14:textId="77777777" w:rsidR="00DD1610" w:rsidRDefault="00DD1610" w:rsidP="00BA27B0"/>
                    <w:p w14:paraId="5AFD8D22" w14:textId="77777777" w:rsidR="00DD1610" w:rsidRPr="001663ED" w:rsidRDefault="00DD1610" w:rsidP="00BA27B0">
                      <w:pPr>
                        <w:pStyle w:val="Title"/>
                        <w:rPr>
                          <w:rFonts w:ascii="Gill Sans MT" w:hAnsi="Gill Sans MT"/>
                          <w:sz w:val="48"/>
                          <w:szCs w:val="48"/>
                        </w:rPr>
                      </w:pPr>
                    </w:p>
                    <w:p w14:paraId="4C1C3036" w14:textId="77777777" w:rsidR="00DD1610" w:rsidRDefault="00DD1610" w:rsidP="00BA27B0"/>
                    <w:p w14:paraId="70725FCE" w14:textId="77777777" w:rsidR="00DD1610" w:rsidRPr="001663ED" w:rsidRDefault="00DD1610" w:rsidP="00BA27B0">
                      <w:pPr>
                        <w:pStyle w:val="Title"/>
                        <w:rPr>
                          <w:rFonts w:ascii="Gill Sans MT" w:hAnsi="Gill Sans MT"/>
                          <w:sz w:val="48"/>
                          <w:szCs w:val="48"/>
                        </w:rPr>
                      </w:pPr>
                    </w:p>
                    <w:p w14:paraId="6ED25A05" w14:textId="77777777" w:rsidR="00DD1610" w:rsidRDefault="00DD1610" w:rsidP="00BA27B0"/>
                    <w:p w14:paraId="16D45925" w14:textId="77777777" w:rsidR="00DD1610" w:rsidRPr="001663ED" w:rsidRDefault="00DD1610" w:rsidP="00BA27B0">
                      <w:pPr>
                        <w:pStyle w:val="Title"/>
                        <w:rPr>
                          <w:rFonts w:ascii="Gill Sans MT" w:hAnsi="Gill Sans MT"/>
                          <w:sz w:val="48"/>
                          <w:szCs w:val="48"/>
                        </w:rPr>
                      </w:pPr>
                    </w:p>
                    <w:p w14:paraId="6B6CA67F" w14:textId="77777777" w:rsidR="00DD1610" w:rsidRDefault="00DD1610" w:rsidP="00BA27B0"/>
                    <w:p w14:paraId="423C4FF8" w14:textId="77777777" w:rsidR="00DD1610" w:rsidRPr="001663ED" w:rsidRDefault="00DD1610" w:rsidP="00BA27B0">
                      <w:pPr>
                        <w:pStyle w:val="Title"/>
                        <w:rPr>
                          <w:rFonts w:ascii="Gill Sans MT" w:hAnsi="Gill Sans MT"/>
                          <w:sz w:val="48"/>
                          <w:szCs w:val="48"/>
                        </w:rPr>
                      </w:pPr>
                    </w:p>
                    <w:p w14:paraId="1ED4C46C" w14:textId="77777777" w:rsidR="00DD1610" w:rsidRDefault="00DD1610" w:rsidP="00BA27B0"/>
                    <w:p w14:paraId="63802937" w14:textId="77777777" w:rsidR="00DD1610" w:rsidRPr="001663ED" w:rsidRDefault="00DD1610" w:rsidP="00BA27B0">
                      <w:pPr>
                        <w:pStyle w:val="Title"/>
                        <w:rPr>
                          <w:rFonts w:ascii="Gill Sans MT" w:hAnsi="Gill Sans MT"/>
                          <w:sz w:val="48"/>
                          <w:szCs w:val="48"/>
                        </w:rPr>
                      </w:pPr>
                    </w:p>
                    <w:p w14:paraId="46BA15D8" w14:textId="77777777" w:rsidR="00DD1610" w:rsidRDefault="00DD1610" w:rsidP="00BA27B0"/>
                    <w:p w14:paraId="6BE4EAC4" w14:textId="77777777" w:rsidR="00DD1610" w:rsidRPr="001663ED" w:rsidRDefault="00DD1610" w:rsidP="00BA27B0">
                      <w:pPr>
                        <w:pStyle w:val="Title"/>
                        <w:rPr>
                          <w:rFonts w:ascii="Gill Sans MT" w:hAnsi="Gill Sans MT"/>
                          <w:sz w:val="48"/>
                          <w:szCs w:val="48"/>
                        </w:rPr>
                      </w:pPr>
                    </w:p>
                    <w:p w14:paraId="480F3F3D" w14:textId="77777777" w:rsidR="00DD1610" w:rsidRDefault="00DD1610" w:rsidP="00BA27B0"/>
                    <w:p w14:paraId="0BF9DF81" w14:textId="77777777" w:rsidR="00DD1610" w:rsidRPr="001663ED" w:rsidRDefault="00DD1610" w:rsidP="00BA27B0">
                      <w:pPr>
                        <w:pStyle w:val="Title"/>
                        <w:rPr>
                          <w:rFonts w:ascii="Gill Sans MT" w:hAnsi="Gill Sans MT"/>
                          <w:sz w:val="48"/>
                          <w:szCs w:val="48"/>
                        </w:rPr>
                      </w:pPr>
                    </w:p>
                    <w:p w14:paraId="0C001143" w14:textId="77777777" w:rsidR="00DD1610" w:rsidRDefault="00DD1610" w:rsidP="00BA27B0"/>
                    <w:p w14:paraId="79A2F00F" w14:textId="77777777" w:rsidR="00DD1610" w:rsidRPr="001663ED" w:rsidRDefault="00DD1610" w:rsidP="00BA27B0">
                      <w:pPr>
                        <w:pStyle w:val="Title"/>
                        <w:rPr>
                          <w:rFonts w:ascii="Gill Sans MT" w:hAnsi="Gill Sans MT"/>
                          <w:sz w:val="48"/>
                          <w:szCs w:val="48"/>
                        </w:rPr>
                      </w:pPr>
                    </w:p>
                    <w:p w14:paraId="7AE05C8B" w14:textId="77777777" w:rsidR="00DD1610" w:rsidRDefault="00DD1610" w:rsidP="00BA27B0"/>
                    <w:p w14:paraId="0C4B2C52" w14:textId="77777777" w:rsidR="00DD1610" w:rsidRPr="001663ED" w:rsidRDefault="00DD1610" w:rsidP="00BA27B0">
                      <w:pPr>
                        <w:pStyle w:val="Title"/>
                        <w:rPr>
                          <w:rFonts w:ascii="Gill Sans MT" w:hAnsi="Gill Sans MT"/>
                          <w:sz w:val="48"/>
                          <w:szCs w:val="48"/>
                        </w:rPr>
                      </w:pPr>
                    </w:p>
                    <w:p w14:paraId="3AF007F4" w14:textId="77777777" w:rsidR="00DD1610" w:rsidRDefault="00DD1610" w:rsidP="00BA27B0"/>
                    <w:p w14:paraId="256DDE07" w14:textId="77777777" w:rsidR="00DD1610" w:rsidRPr="001663ED" w:rsidRDefault="00DD1610" w:rsidP="00BA27B0">
                      <w:pPr>
                        <w:pStyle w:val="Title"/>
                        <w:rPr>
                          <w:rFonts w:ascii="Gill Sans MT" w:hAnsi="Gill Sans MT"/>
                          <w:sz w:val="48"/>
                          <w:szCs w:val="48"/>
                        </w:rPr>
                      </w:pPr>
                    </w:p>
                    <w:p w14:paraId="02EB89D7" w14:textId="77777777" w:rsidR="00DD1610" w:rsidRDefault="00DD1610" w:rsidP="00BA27B0"/>
                    <w:p w14:paraId="2113A1AC" w14:textId="77777777" w:rsidR="00DD1610" w:rsidRPr="001663ED" w:rsidRDefault="00DD1610" w:rsidP="00BA27B0">
                      <w:pPr>
                        <w:pStyle w:val="Title"/>
                        <w:rPr>
                          <w:rFonts w:ascii="Gill Sans MT" w:hAnsi="Gill Sans MT"/>
                          <w:sz w:val="48"/>
                          <w:szCs w:val="48"/>
                        </w:rPr>
                      </w:pPr>
                    </w:p>
                    <w:p w14:paraId="092E0F8B" w14:textId="77777777" w:rsidR="00DD1610" w:rsidRDefault="00DD1610" w:rsidP="00BA27B0"/>
                    <w:p w14:paraId="4716F99F" w14:textId="77777777" w:rsidR="00DD1610" w:rsidRPr="001663ED" w:rsidRDefault="00DD1610" w:rsidP="00BA27B0">
                      <w:pPr>
                        <w:pStyle w:val="Title"/>
                        <w:rPr>
                          <w:rFonts w:ascii="Gill Sans MT" w:hAnsi="Gill Sans MT"/>
                          <w:sz w:val="48"/>
                          <w:szCs w:val="48"/>
                        </w:rPr>
                      </w:pPr>
                    </w:p>
                    <w:p w14:paraId="57733675" w14:textId="77777777" w:rsidR="00DD1610" w:rsidRDefault="00DD1610" w:rsidP="00BA27B0"/>
                    <w:p w14:paraId="79FCFD58" w14:textId="77777777" w:rsidR="00DD1610" w:rsidRPr="001663ED" w:rsidRDefault="00DD1610" w:rsidP="00BA27B0">
                      <w:pPr>
                        <w:pStyle w:val="Title"/>
                        <w:rPr>
                          <w:rFonts w:ascii="Gill Sans MT" w:hAnsi="Gill Sans MT"/>
                          <w:sz w:val="48"/>
                          <w:szCs w:val="48"/>
                        </w:rPr>
                      </w:pPr>
                    </w:p>
                    <w:p w14:paraId="799006CF" w14:textId="77777777" w:rsidR="00DD1610" w:rsidRDefault="00DD1610" w:rsidP="00BA27B0"/>
                    <w:p w14:paraId="25623E7E" w14:textId="77777777" w:rsidR="00DD1610" w:rsidRPr="001663ED" w:rsidRDefault="00DD1610" w:rsidP="00BA27B0">
                      <w:pPr>
                        <w:pStyle w:val="Title"/>
                        <w:rPr>
                          <w:rFonts w:ascii="Gill Sans MT" w:hAnsi="Gill Sans MT"/>
                          <w:sz w:val="48"/>
                          <w:szCs w:val="48"/>
                        </w:rPr>
                      </w:pPr>
                    </w:p>
                    <w:p w14:paraId="45043506" w14:textId="77777777" w:rsidR="00DD1610" w:rsidRDefault="00DD1610" w:rsidP="00BA27B0"/>
                    <w:p w14:paraId="4D730B6F" w14:textId="77777777" w:rsidR="00DD1610" w:rsidRPr="001663ED" w:rsidRDefault="00DD1610" w:rsidP="00BA27B0">
                      <w:pPr>
                        <w:pStyle w:val="Title"/>
                        <w:rPr>
                          <w:rFonts w:ascii="Gill Sans MT" w:hAnsi="Gill Sans MT"/>
                          <w:sz w:val="48"/>
                          <w:szCs w:val="48"/>
                        </w:rPr>
                      </w:pPr>
                    </w:p>
                    <w:p w14:paraId="518A7C83" w14:textId="77777777" w:rsidR="00DD1610" w:rsidRDefault="00DD1610" w:rsidP="00BA27B0"/>
                    <w:p w14:paraId="48D7899A" w14:textId="77777777" w:rsidR="00DD1610" w:rsidRPr="001663ED" w:rsidRDefault="00DD1610" w:rsidP="00BA27B0">
                      <w:pPr>
                        <w:pStyle w:val="Title"/>
                        <w:rPr>
                          <w:rFonts w:ascii="Gill Sans MT" w:hAnsi="Gill Sans MT"/>
                          <w:sz w:val="48"/>
                          <w:szCs w:val="48"/>
                        </w:rPr>
                      </w:pPr>
                    </w:p>
                    <w:p w14:paraId="0FC6B4E3" w14:textId="77777777" w:rsidR="00DD1610" w:rsidRDefault="00DD1610" w:rsidP="00BA27B0"/>
                    <w:p w14:paraId="55161712" w14:textId="77777777" w:rsidR="00DD1610" w:rsidRPr="001663ED" w:rsidRDefault="00DD1610" w:rsidP="00BA27B0">
                      <w:pPr>
                        <w:pStyle w:val="Title"/>
                        <w:rPr>
                          <w:rFonts w:ascii="Gill Sans MT" w:hAnsi="Gill Sans MT"/>
                          <w:sz w:val="48"/>
                          <w:szCs w:val="48"/>
                        </w:rPr>
                      </w:pPr>
                    </w:p>
                    <w:p w14:paraId="4B7FE6A1" w14:textId="77777777" w:rsidR="00DD1610" w:rsidRDefault="00DD1610" w:rsidP="00BA27B0"/>
                    <w:p w14:paraId="04BF8735" w14:textId="77777777" w:rsidR="00DD1610" w:rsidRPr="001663ED" w:rsidRDefault="00DD1610" w:rsidP="00BA27B0">
                      <w:pPr>
                        <w:pStyle w:val="Title"/>
                        <w:rPr>
                          <w:rFonts w:ascii="Gill Sans MT" w:hAnsi="Gill Sans MT"/>
                          <w:sz w:val="48"/>
                          <w:szCs w:val="48"/>
                        </w:rPr>
                      </w:pPr>
                    </w:p>
                    <w:p w14:paraId="42B2B221" w14:textId="77777777" w:rsidR="00DD1610" w:rsidRDefault="00DD1610" w:rsidP="00BA27B0"/>
                    <w:p w14:paraId="5C686677" w14:textId="77777777" w:rsidR="00DD1610" w:rsidRPr="001663ED" w:rsidRDefault="00DD1610" w:rsidP="00BA27B0">
                      <w:pPr>
                        <w:pStyle w:val="Title"/>
                        <w:rPr>
                          <w:rFonts w:ascii="Gill Sans MT" w:hAnsi="Gill Sans MT"/>
                          <w:sz w:val="48"/>
                          <w:szCs w:val="48"/>
                        </w:rPr>
                      </w:pPr>
                    </w:p>
                    <w:p w14:paraId="2C2FD233" w14:textId="77777777" w:rsidR="00DD1610" w:rsidRDefault="00DD1610" w:rsidP="00BA27B0"/>
                    <w:p w14:paraId="419FC8BE" w14:textId="77777777" w:rsidR="00DD1610" w:rsidRPr="001663ED" w:rsidRDefault="00DD1610" w:rsidP="00BA27B0">
                      <w:pPr>
                        <w:pStyle w:val="Title"/>
                        <w:rPr>
                          <w:rFonts w:ascii="Gill Sans MT" w:hAnsi="Gill Sans MT"/>
                          <w:sz w:val="48"/>
                          <w:szCs w:val="48"/>
                        </w:rPr>
                      </w:pPr>
                    </w:p>
                    <w:p w14:paraId="29E4EF2D" w14:textId="77777777" w:rsidR="00DD1610" w:rsidRDefault="00DD1610" w:rsidP="00BA27B0"/>
                    <w:p w14:paraId="4EB85622" w14:textId="77777777" w:rsidR="00DD1610" w:rsidRPr="001663ED" w:rsidRDefault="00DD1610" w:rsidP="00BA27B0">
                      <w:pPr>
                        <w:pStyle w:val="Title"/>
                        <w:rPr>
                          <w:rFonts w:ascii="Gill Sans MT" w:hAnsi="Gill Sans MT"/>
                          <w:sz w:val="48"/>
                          <w:szCs w:val="48"/>
                        </w:rPr>
                      </w:pPr>
                    </w:p>
                    <w:p w14:paraId="10CD2674" w14:textId="77777777" w:rsidR="00DD1610" w:rsidRDefault="00DD1610" w:rsidP="00BA27B0"/>
                    <w:p w14:paraId="2948EA49" w14:textId="77777777" w:rsidR="00DD1610" w:rsidRPr="001663ED" w:rsidRDefault="00DD1610" w:rsidP="00BA27B0">
                      <w:pPr>
                        <w:pStyle w:val="Title"/>
                        <w:rPr>
                          <w:rFonts w:ascii="Gill Sans MT" w:hAnsi="Gill Sans MT"/>
                          <w:sz w:val="48"/>
                          <w:szCs w:val="48"/>
                        </w:rPr>
                      </w:pPr>
                    </w:p>
                    <w:p w14:paraId="6D50CA8F" w14:textId="77777777" w:rsidR="00DD1610" w:rsidRDefault="00DD1610" w:rsidP="00BA27B0"/>
                    <w:p w14:paraId="4F77BA32" w14:textId="77777777" w:rsidR="00DD1610" w:rsidRPr="001663ED" w:rsidRDefault="00DD1610" w:rsidP="00BA27B0">
                      <w:pPr>
                        <w:pStyle w:val="Title"/>
                        <w:rPr>
                          <w:rFonts w:ascii="Gill Sans MT" w:hAnsi="Gill Sans MT"/>
                          <w:sz w:val="48"/>
                          <w:szCs w:val="48"/>
                        </w:rPr>
                      </w:pPr>
                    </w:p>
                    <w:p w14:paraId="3F2EFFE2" w14:textId="77777777" w:rsidR="00DD1610" w:rsidRDefault="00DD1610" w:rsidP="00BA27B0"/>
                    <w:p w14:paraId="091B5447" w14:textId="77777777" w:rsidR="00DD1610" w:rsidRPr="001663ED" w:rsidRDefault="00DD1610" w:rsidP="00BA27B0">
                      <w:pPr>
                        <w:pStyle w:val="Title"/>
                        <w:rPr>
                          <w:rFonts w:ascii="Gill Sans MT" w:hAnsi="Gill Sans MT"/>
                          <w:sz w:val="48"/>
                          <w:szCs w:val="48"/>
                        </w:rPr>
                      </w:pPr>
                    </w:p>
                    <w:p w14:paraId="787CCCBB" w14:textId="77777777" w:rsidR="00DD1610" w:rsidRDefault="00DD1610" w:rsidP="00BA27B0"/>
                    <w:p w14:paraId="66C710D3" w14:textId="77777777" w:rsidR="00DD1610" w:rsidRPr="001663ED" w:rsidRDefault="00DD1610" w:rsidP="00BA27B0">
                      <w:pPr>
                        <w:pStyle w:val="Title"/>
                        <w:rPr>
                          <w:rFonts w:ascii="Gill Sans MT" w:hAnsi="Gill Sans MT"/>
                          <w:sz w:val="48"/>
                          <w:szCs w:val="48"/>
                        </w:rPr>
                      </w:pPr>
                    </w:p>
                    <w:p w14:paraId="7DDD6842" w14:textId="77777777" w:rsidR="00DD1610" w:rsidRDefault="00DD1610" w:rsidP="00BA27B0"/>
                    <w:p w14:paraId="31F5A49D" w14:textId="77777777" w:rsidR="00DD1610" w:rsidRPr="001663ED" w:rsidRDefault="00DD1610" w:rsidP="00BA27B0">
                      <w:pPr>
                        <w:pStyle w:val="Title"/>
                        <w:rPr>
                          <w:rFonts w:ascii="Gill Sans MT" w:hAnsi="Gill Sans MT"/>
                          <w:sz w:val="48"/>
                          <w:szCs w:val="48"/>
                        </w:rPr>
                      </w:pPr>
                    </w:p>
                    <w:p w14:paraId="37B8DF98" w14:textId="77777777" w:rsidR="00DD1610" w:rsidRDefault="00DD1610" w:rsidP="00BA27B0"/>
                    <w:p w14:paraId="4A66ABC6" w14:textId="77777777" w:rsidR="00DD1610" w:rsidRPr="001663ED" w:rsidRDefault="00DD1610" w:rsidP="00BA27B0">
                      <w:pPr>
                        <w:pStyle w:val="Title"/>
                        <w:rPr>
                          <w:rFonts w:ascii="Gill Sans MT" w:hAnsi="Gill Sans MT"/>
                          <w:sz w:val="48"/>
                          <w:szCs w:val="48"/>
                        </w:rPr>
                      </w:pPr>
                    </w:p>
                    <w:p w14:paraId="5FD8B7CD" w14:textId="77777777" w:rsidR="00DD1610" w:rsidRDefault="00DD1610" w:rsidP="00BA27B0"/>
                    <w:p w14:paraId="18100A64" w14:textId="77777777" w:rsidR="00DD1610" w:rsidRPr="001663ED" w:rsidRDefault="00DD1610" w:rsidP="00BA27B0">
                      <w:pPr>
                        <w:pStyle w:val="Title"/>
                        <w:rPr>
                          <w:rFonts w:ascii="Gill Sans MT" w:hAnsi="Gill Sans MT"/>
                          <w:sz w:val="48"/>
                          <w:szCs w:val="48"/>
                        </w:rPr>
                      </w:pPr>
                    </w:p>
                    <w:p w14:paraId="3A6B6CC7" w14:textId="77777777" w:rsidR="00DD1610" w:rsidRDefault="00DD1610" w:rsidP="00BA27B0"/>
                    <w:p w14:paraId="4638EEF3" w14:textId="77777777" w:rsidR="00DD1610" w:rsidRPr="001663ED" w:rsidRDefault="00DD1610" w:rsidP="00BA27B0">
                      <w:pPr>
                        <w:pStyle w:val="Title"/>
                        <w:rPr>
                          <w:rFonts w:ascii="Gill Sans MT" w:hAnsi="Gill Sans MT"/>
                          <w:sz w:val="48"/>
                          <w:szCs w:val="48"/>
                        </w:rPr>
                      </w:pPr>
                    </w:p>
                    <w:p w14:paraId="1133C642" w14:textId="77777777" w:rsidR="00DD1610" w:rsidRDefault="00DD1610" w:rsidP="00BA27B0"/>
                    <w:p w14:paraId="0A498DA0" w14:textId="77777777" w:rsidR="00DD1610" w:rsidRPr="001663ED" w:rsidRDefault="00DD1610" w:rsidP="00BA27B0">
                      <w:pPr>
                        <w:pStyle w:val="Title"/>
                        <w:rPr>
                          <w:rFonts w:ascii="Gill Sans MT" w:hAnsi="Gill Sans MT"/>
                          <w:sz w:val="48"/>
                          <w:szCs w:val="48"/>
                        </w:rPr>
                      </w:pPr>
                    </w:p>
                    <w:p w14:paraId="42CAD6B7" w14:textId="77777777" w:rsidR="00DD1610" w:rsidRDefault="00DD1610" w:rsidP="00BA27B0"/>
                    <w:p w14:paraId="7A9C0F08" w14:textId="77777777" w:rsidR="00DD1610" w:rsidRPr="001663ED" w:rsidRDefault="00DD1610" w:rsidP="00BA27B0">
                      <w:pPr>
                        <w:pStyle w:val="Title"/>
                        <w:rPr>
                          <w:rFonts w:ascii="Gill Sans MT" w:hAnsi="Gill Sans MT"/>
                          <w:sz w:val="48"/>
                          <w:szCs w:val="48"/>
                        </w:rPr>
                      </w:pPr>
                    </w:p>
                    <w:p w14:paraId="4FF99CF7" w14:textId="77777777" w:rsidR="00DD1610" w:rsidRDefault="00DD1610" w:rsidP="00BA27B0"/>
                    <w:p w14:paraId="3607A1B3" w14:textId="77777777" w:rsidR="00DD1610" w:rsidRPr="001663ED" w:rsidRDefault="00DD1610" w:rsidP="00BA27B0">
                      <w:pPr>
                        <w:pStyle w:val="Title"/>
                        <w:rPr>
                          <w:rFonts w:ascii="Gill Sans MT" w:hAnsi="Gill Sans MT"/>
                          <w:sz w:val="48"/>
                          <w:szCs w:val="48"/>
                        </w:rPr>
                      </w:pPr>
                    </w:p>
                    <w:p w14:paraId="5DD30E11" w14:textId="77777777" w:rsidR="00DD1610" w:rsidRDefault="00DD1610" w:rsidP="00BA27B0"/>
                    <w:p w14:paraId="04CF8B4E" w14:textId="77777777" w:rsidR="00DD1610" w:rsidRPr="001663ED" w:rsidRDefault="00DD1610" w:rsidP="00BA27B0">
                      <w:pPr>
                        <w:pStyle w:val="Title"/>
                        <w:rPr>
                          <w:rFonts w:ascii="Gill Sans MT" w:hAnsi="Gill Sans MT"/>
                          <w:sz w:val="48"/>
                          <w:szCs w:val="48"/>
                        </w:rPr>
                      </w:pPr>
                    </w:p>
                    <w:p w14:paraId="291FDCBF" w14:textId="77777777" w:rsidR="00DD1610" w:rsidRDefault="00DD1610" w:rsidP="00BA27B0"/>
                    <w:p w14:paraId="466441B6" w14:textId="77777777" w:rsidR="00DD1610" w:rsidRPr="001663ED" w:rsidRDefault="00DD1610" w:rsidP="00BA27B0">
                      <w:pPr>
                        <w:pStyle w:val="Title"/>
                        <w:rPr>
                          <w:rFonts w:ascii="Gill Sans MT" w:hAnsi="Gill Sans MT"/>
                          <w:sz w:val="48"/>
                          <w:szCs w:val="48"/>
                        </w:rPr>
                      </w:pPr>
                    </w:p>
                    <w:p w14:paraId="0F39B10C" w14:textId="77777777" w:rsidR="00DD1610" w:rsidRDefault="00DD1610" w:rsidP="00BA27B0"/>
                    <w:p w14:paraId="3349C93D" w14:textId="77777777" w:rsidR="00DD1610" w:rsidRPr="001663ED" w:rsidRDefault="00DD1610" w:rsidP="00BA27B0">
                      <w:pPr>
                        <w:pStyle w:val="Title"/>
                        <w:rPr>
                          <w:rFonts w:ascii="Gill Sans MT" w:hAnsi="Gill Sans MT"/>
                          <w:sz w:val="48"/>
                          <w:szCs w:val="48"/>
                        </w:rPr>
                      </w:pPr>
                    </w:p>
                    <w:p w14:paraId="30BA059F" w14:textId="77777777" w:rsidR="00DD1610" w:rsidRDefault="00DD1610" w:rsidP="00BA27B0"/>
                    <w:p w14:paraId="6B768425" w14:textId="77777777" w:rsidR="00DD1610" w:rsidRPr="001663ED" w:rsidRDefault="00DD1610" w:rsidP="00BA27B0">
                      <w:pPr>
                        <w:pStyle w:val="Title"/>
                        <w:rPr>
                          <w:rFonts w:ascii="Gill Sans MT" w:hAnsi="Gill Sans MT"/>
                          <w:sz w:val="48"/>
                          <w:szCs w:val="48"/>
                        </w:rPr>
                      </w:pPr>
                    </w:p>
                    <w:p w14:paraId="3CB8620C" w14:textId="77777777" w:rsidR="00DD1610" w:rsidRDefault="00DD1610" w:rsidP="00BA27B0"/>
                    <w:p w14:paraId="089641B3" w14:textId="77777777" w:rsidR="00DD1610" w:rsidRPr="001663ED" w:rsidRDefault="00DD1610" w:rsidP="00BA27B0">
                      <w:pPr>
                        <w:pStyle w:val="Title"/>
                        <w:rPr>
                          <w:rFonts w:ascii="Gill Sans MT" w:hAnsi="Gill Sans MT"/>
                          <w:sz w:val="48"/>
                          <w:szCs w:val="48"/>
                        </w:rPr>
                      </w:pPr>
                    </w:p>
                    <w:p w14:paraId="0763339E" w14:textId="77777777" w:rsidR="00DD1610" w:rsidRDefault="00DD1610" w:rsidP="00BA27B0"/>
                    <w:p w14:paraId="03BFE1BC" w14:textId="77777777" w:rsidR="00DD1610" w:rsidRPr="001663ED" w:rsidRDefault="00DD1610" w:rsidP="00BA27B0">
                      <w:pPr>
                        <w:pStyle w:val="Title"/>
                        <w:rPr>
                          <w:rFonts w:ascii="Gill Sans MT" w:hAnsi="Gill Sans MT"/>
                          <w:sz w:val="48"/>
                          <w:szCs w:val="48"/>
                        </w:rPr>
                      </w:pPr>
                    </w:p>
                    <w:p w14:paraId="734398A6" w14:textId="77777777" w:rsidR="00DD1610" w:rsidRDefault="00DD1610" w:rsidP="00BA27B0"/>
                    <w:p w14:paraId="034410B8" w14:textId="77777777" w:rsidR="00DD1610" w:rsidRPr="001663ED" w:rsidRDefault="00DD1610" w:rsidP="00BA27B0">
                      <w:pPr>
                        <w:pStyle w:val="Title"/>
                        <w:rPr>
                          <w:rFonts w:ascii="Gill Sans MT" w:hAnsi="Gill Sans MT"/>
                          <w:sz w:val="48"/>
                          <w:szCs w:val="48"/>
                        </w:rPr>
                      </w:pPr>
                    </w:p>
                    <w:p w14:paraId="6542126C" w14:textId="77777777" w:rsidR="00DD1610" w:rsidRDefault="00DD1610" w:rsidP="00BA27B0"/>
                    <w:p w14:paraId="32C9A030" w14:textId="77777777" w:rsidR="00DD1610" w:rsidRPr="001663ED" w:rsidRDefault="00DD1610" w:rsidP="00BA27B0">
                      <w:pPr>
                        <w:pStyle w:val="Title"/>
                        <w:rPr>
                          <w:rFonts w:ascii="Gill Sans MT" w:hAnsi="Gill Sans MT"/>
                          <w:sz w:val="48"/>
                          <w:szCs w:val="48"/>
                        </w:rPr>
                      </w:pPr>
                    </w:p>
                    <w:p w14:paraId="7C1331F1" w14:textId="77777777" w:rsidR="00DD1610" w:rsidRDefault="00DD1610" w:rsidP="00BA27B0"/>
                    <w:p w14:paraId="076FE8F5" w14:textId="77777777" w:rsidR="00DD1610" w:rsidRPr="001663ED" w:rsidRDefault="00DD1610" w:rsidP="00BA27B0">
                      <w:pPr>
                        <w:pStyle w:val="Title"/>
                        <w:rPr>
                          <w:rFonts w:ascii="Gill Sans MT" w:hAnsi="Gill Sans MT"/>
                          <w:sz w:val="48"/>
                          <w:szCs w:val="48"/>
                        </w:rPr>
                      </w:pPr>
                    </w:p>
                    <w:p w14:paraId="6B48C2F6" w14:textId="77777777" w:rsidR="00DD1610" w:rsidRDefault="00DD1610" w:rsidP="00BA27B0"/>
                    <w:p w14:paraId="616C4DE7" w14:textId="77777777" w:rsidR="00DD1610" w:rsidRPr="001663ED" w:rsidRDefault="00DD1610" w:rsidP="00BA27B0">
                      <w:pPr>
                        <w:pStyle w:val="Title"/>
                        <w:rPr>
                          <w:rFonts w:ascii="Gill Sans MT" w:hAnsi="Gill Sans MT"/>
                          <w:sz w:val="48"/>
                          <w:szCs w:val="48"/>
                        </w:rPr>
                      </w:pPr>
                    </w:p>
                    <w:p w14:paraId="12F57E8C" w14:textId="77777777" w:rsidR="00DD1610" w:rsidRDefault="00DD1610" w:rsidP="00BA27B0"/>
                    <w:p w14:paraId="6F047C5A" w14:textId="77777777" w:rsidR="00DD1610" w:rsidRPr="001663ED" w:rsidRDefault="00DD1610" w:rsidP="00BA27B0">
                      <w:pPr>
                        <w:pStyle w:val="Title"/>
                        <w:rPr>
                          <w:rFonts w:ascii="Gill Sans MT" w:hAnsi="Gill Sans MT"/>
                          <w:sz w:val="48"/>
                          <w:szCs w:val="48"/>
                        </w:rPr>
                      </w:pPr>
                    </w:p>
                    <w:p w14:paraId="1A236B14" w14:textId="77777777" w:rsidR="00DD1610" w:rsidRDefault="00DD1610" w:rsidP="00BA27B0"/>
                    <w:p w14:paraId="5BCFA4C6" w14:textId="77777777" w:rsidR="00DD1610" w:rsidRPr="001663ED" w:rsidRDefault="00DD1610" w:rsidP="00BA27B0">
                      <w:pPr>
                        <w:pStyle w:val="Title"/>
                        <w:rPr>
                          <w:rFonts w:ascii="Gill Sans MT" w:hAnsi="Gill Sans MT"/>
                          <w:sz w:val="48"/>
                          <w:szCs w:val="48"/>
                        </w:rPr>
                      </w:pPr>
                    </w:p>
                    <w:p w14:paraId="47F116D9" w14:textId="77777777" w:rsidR="00DD1610" w:rsidRDefault="00DD1610" w:rsidP="00BA27B0"/>
                    <w:p w14:paraId="07065149" w14:textId="77777777" w:rsidR="00DD1610" w:rsidRPr="001663ED" w:rsidRDefault="00DD1610" w:rsidP="00BA27B0">
                      <w:pPr>
                        <w:pStyle w:val="Title"/>
                        <w:rPr>
                          <w:rFonts w:ascii="Gill Sans MT" w:hAnsi="Gill Sans MT"/>
                          <w:sz w:val="48"/>
                          <w:szCs w:val="48"/>
                        </w:rPr>
                      </w:pPr>
                    </w:p>
                    <w:p w14:paraId="186917D1" w14:textId="77777777" w:rsidR="00DD1610" w:rsidRDefault="00DD1610" w:rsidP="00BA27B0"/>
                    <w:p w14:paraId="12C36C8B" w14:textId="77777777" w:rsidR="00DD1610" w:rsidRPr="001663ED" w:rsidRDefault="00DD1610" w:rsidP="00BA27B0">
                      <w:pPr>
                        <w:pStyle w:val="Title"/>
                        <w:rPr>
                          <w:rFonts w:ascii="Gill Sans MT" w:hAnsi="Gill Sans MT"/>
                          <w:sz w:val="48"/>
                          <w:szCs w:val="48"/>
                        </w:rPr>
                      </w:pPr>
                    </w:p>
                    <w:p w14:paraId="6E27CC23" w14:textId="77777777" w:rsidR="00DD1610" w:rsidRDefault="00DD1610" w:rsidP="00BA27B0"/>
                    <w:p w14:paraId="07CF4B09" w14:textId="77777777" w:rsidR="00DD1610" w:rsidRPr="001663ED" w:rsidRDefault="00DD1610" w:rsidP="00BA27B0">
                      <w:pPr>
                        <w:pStyle w:val="Title"/>
                        <w:rPr>
                          <w:rFonts w:ascii="Gill Sans MT" w:hAnsi="Gill Sans MT"/>
                          <w:sz w:val="48"/>
                          <w:szCs w:val="48"/>
                        </w:rPr>
                      </w:pPr>
                    </w:p>
                    <w:p w14:paraId="367E5689" w14:textId="77777777" w:rsidR="00DD1610" w:rsidRDefault="00DD1610" w:rsidP="00BA27B0"/>
                    <w:p w14:paraId="27CA9D70" w14:textId="77777777" w:rsidR="00DD1610" w:rsidRPr="001663ED" w:rsidRDefault="00DD1610" w:rsidP="00BA27B0">
                      <w:pPr>
                        <w:pStyle w:val="Title"/>
                        <w:rPr>
                          <w:rFonts w:ascii="Gill Sans MT" w:hAnsi="Gill Sans MT"/>
                          <w:sz w:val="48"/>
                          <w:szCs w:val="48"/>
                        </w:rPr>
                      </w:pPr>
                    </w:p>
                    <w:p w14:paraId="23069919" w14:textId="77777777" w:rsidR="00DD1610" w:rsidRDefault="00DD1610" w:rsidP="00BA27B0"/>
                    <w:p w14:paraId="4F2C0B87" w14:textId="77777777" w:rsidR="00DD1610" w:rsidRPr="001663ED" w:rsidRDefault="00DD1610" w:rsidP="00BA27B0">
                      <w:pPr>
                        <w:pStyle w:val="Title"/>
                        <w:rPr>
                          <w:rFonts w:ascii="Gill Sans MT" w:hAnsi="Gill Sans MT"/>
                          <w:sz w:val="48"/>
                          <w:szCs w:val="48"/>
                        </w:rPr>
                      </w:pPr>
                    </w:p>
                    <w:p w14:paraId="67C323C4" w14:textId="77777777" w:rsidR="00DD1610" w:rsidRDefault="00DD1610" w:rsidP="00BA27B0"/>
                    <w:p w14:paraId="443FFB5B" w14:textId="77777777" w:rsidR="00DD1610" w:rsidRPr="001663ED" w:rsidRDefault="00DD1610" w:rsidP="00BA27B0">
                      <w:pPr>
                        <w:pStyle w:val="Title"/>
                        <w:rPr>
                          <w:rFonts w:ascii="Gill Sans MT" w:hAnsi="Gill Sans MT"/>
                          <w:sz w:val="48"/>
                          <w:szCs w:val="48"/>
                        </w:rPr>
                      </w:pPr>
                    </w:p>
                    <w:p w14:paraId="659AB423" w14:textId="77777777" w:rsidR="00DD1610" w:rsidRDefault="00DD1610" w:rsidP="00BA27B0"/>
                    <w:p w14:paraId="7AFD99FF" w14:textId="77777777" w:rsidR="00DD1610" w:rsidRPr="001663ED" w:rsidRDefault="00DD1610" w:rsidP="00BA27B0">
                      <w:pPr>
                        <w:pStyle w:val="Title"/>
                        <w:rPr>
                          <w:rFonts w:ascii="Gill Sans MT" w:hAnsi="Gill Sans MT"/>
                          <w:sz w:val="48"/>
                          <w:szCs w:val="48"/>
                        </w:rPr>
                      </w:pPr>
                    </w:p>
                    <w:p w14:paraId="6E09D26E" w14:textId="77777777" w:rsidR="00DD1610" w:rsidRDefault="00DD1610" w:rsidP="00BA27B0"/>
                    <w:p w14:paraId="09DABD7A" w14:textId="77777777" w:rsidR="00DD1610" w:rsidRPr="001663ED" w:rsidRDefault="00DD1610" w:rsidP="00BA27B0">
                      <w:pPr>
                        <w:pStyle w:val="Title"/>
                        <w:rPr>
                          <w:rFonts w:ascii="Gill Sans MT" w:hAnsi="Gill Sans MT"/>
                          <w:sz w:val="48"/>
                          <w:szCs w:val="48"/>
                        </w:rPr>
                      </w:pPr>
                    </w:p>
                    <w:p w14:paraId="27A39A02" w14:textId="77777777" w:rsidR="00DD1610" w:rsidRDefault="00DD1610" w:rsidP="00BA27B0"/>
                    <w:p w14:paraId="4A580A67" w14:textId="77777777" w:rsidR="00DD1610" w:rsidRPr="001663ED" w:rsidRDefault="00DD1610" w:rsidP="00BA27B0">
                      <w:pPr>
                        <w:pStyle w:val="Title"/>
                        <w:rPr>
                          <w:rFonts w:ascii="Gill Sans MT" w:hAnsi="Gill Sans MT"/>
                          <w:sz w:val="48"/>
                          <w:szCs w:val="48"/>
                        </w:rPr>
                      </w:pPr>
                    </w:p>
                    <w:p w14:paraId="2E93FCCB" w14:textId="77777777" w:rsidR="00DD1610" w:rsidRDefault="00DD1610" w:rsidP="00BA27B0"/>
                    <w:p w14:paraId="7E55B662" w14:textId="77777777" w:rsidR="00DD1610" w:rsidRPr="001663ED" w:rsidRDefault="00DD1610" w:rsidP="00BA27B0">
                      <w:pPr>
                        <w:pStyle w:val="Title"/>
                        <w:rPr>
                          <w:rFonts w:ascii="Gill Sans MT" w:hAnsi="Gill Sans MT"/>
                          <w:sz w:val="48"/>
                          <w:szCs w:val="48"/>
                        </w:rPr>
                      </w:pPr>
                    </w:p>
                    <w:p w14:paraId="3942C81C" w14:textId="77777777" w:rsidR="00DD1610" w:rsidRDefault="00DD1610"/>
                    <w:p w14:paraId="5203B369" w14:textId="77777777" w:rsidR="00DD1610" w:rsidRPr="001663ED" w:rsidRDefault="00DD1610" w:rsidP="00BA27B0">
                      <w:pPr>
                        <w:pStyle w:val="Title"/>
                        <w:rPr>
                          <w:rFonts w:ascii="Gill Sans MT" w:hAnsi="Gill Sans MT"/>
                          <w:sz w:val="48"/>
                          <w:szCs w:val="48"/>
                        </w:rPr>
                      </w:pPr>
                    </w:p>
                    <w:p w14:paraId="7306A9CB" w14:textId="77777777" w:rsidR="00DD1610" w:rsidRDefault="00DD1610" w:rsidP="00BA27B0"/>
                    <w:p w14:paraId="61ACCB1A" w14:textId="77777777" w:rsidR="00DD1610" w:rsidRPr="001663ED" w:rsidRDefault="00DD1610" w:rsidP="00BA27B0">
                      <w:pPr>
                        <w:pStyle w:val="Title"/>
                        <w:rPr>
                          <w:rFonts w:ascii="Gill Sans MT" w:hAnsi="Gill Sans MT"/>
                          <w:sz w:val="48"/>
                          <w:szCs w:val="48"/>
                        </w:rPr>
                      </w:pPr>
                    </w:p>
                    <w:p w14:paraId="3CF8961D" w14:textId="77777777" w:rsidR="00DD1610" w:rsidRDefault="00DD1610" w:rsidP="00BA27B0"/>
                    <w:p w14:paraId="27A39F11" w14:textId="77777777" w:rsidR="00DD1610" w:rsidRPr="001663ED" w:rsidRDefault="00DD1610" w:rsidP="00BA27B0">
                      <w:pPr>
                        <w:pStyle w:val="Title"/>
                        <w:rPr>
                          <w:rFonts w:ascii="Gill Sans MT" w:hAnsi="Gill Sans MT"/>
                          <w:sz w:val="48"/>
                          <w:szCs w:val="48"/>
                        </w:rPr>
                      </w:pPr>
                    </w:p>
                    <w:p w14:paraId="4B1A226C" w14:textId="77777777" w:rsidR="00DD1610" w:rsidRDefault="00DD1610" w:rsidP="00BA27B0"/>
                    <w:p w14:paraId="44A75B81" w14:textId="77777777" w:rsidR="00DD1610" w:rsidRPr="001663ED" w:rsidRDefault="00DD1610" w:rsidP="00BA27B0">
                      <w:pPr>
                        <w:pStyle w:val="Title"/>
                        <w:rPr>
                          <w:rFonts w:ascii="Gill Sans MT" w:hAnsi="Gill Sans MT"/>
                          <w:sz w:val="48"/>
                          <w:szCs w:val="48"/>
                        </w:rPr>
                      </w:pPr>
                    </w:p>
                    <w:p w14:paraId="636E4EA2" w14:textId="77777777" w:rsidR="00DD1610" w:rsidRDefault="00DD1610" w:rsidP="00BA27B0"/>
                    <w:p w14:paraId="19CB96D6" w14:textId="77777777" w:rsidR="00DD1610" w:rsidRPr="001663ED" w:rsidRDefault="00DD1610" w:rsidP="00BA27B0">
                      <w:pPr>
                        <w:pStyle w:val="Title"/>
                        <w:rPr>
                          <w:rFonts w:ascii="Gill Sans MT" w:hAnsi="Gill Sans MT"/>
                          <w:sz w:val="48"/>
                          <w:szCs w:val="48"/>
                        </w:rPr>
                      </w:pPr>
                    </w:p>
                    <w:p w14:paraId="32665E7E" w14:textId="77777777" w:rsidR="00DD1610" w:rsidRDefault="00DD1610" w:rsidP="00BA27B0"/>
                    <w:p w14:paraId="1C43DDF2" w14:textId="77777777" w:rsidR="00DD1610" w:rsidRPr="001663ED" w:rsidRDefault="00DD1610" w:rsidP="00BA27B0">
                      <w:pPr>
                        <w:pStyle w:val="Title"/>
                        <w:rPr>
                          <w:rFonts w:ascii="Gill Sans MT" w:hAnsi="Gill Sans MT"/>
                          <w:sz w:val="48"/>
                          <w:szCs w:val="48"/>
                        </w:rPr>
                      </w:pPr>
                    </w:p>
                    <w:p w14:paraId="72A63C0B" w14:textId="77777777" w:rsidR="00DD1610" w:rsidRDefault="00DD1610" w:rsidP="00BA27B0"/>
                    <w:p w14:paraId="6E5A5580" w14:textId="77777777" w:rsidR="00DD1610" w:rsidRPr="001663ED" w:rsidRDefault="00DD1610" w:rsidP="00BA27B0">
                      <w:pPr>
                        <w:pStyle w:val="Title"/>
                        <w:rPr>
                          <w:rFonts w:ascii="Gill Sans MT" w:hAnsi="Gill Sans MT"/>
                          <w:sz w:val="48"/>
                          <w:szCs w:val="48"/>
                        </w:rPr>
                      </w:pPr>
                    </w:p>
                    <w:p w14:paraId="1A8EF1BC" w14:textId="77777777" w:rsidR="00DD1610" w:rsidRDefault="00DD1610" w:rsidP="00BA27B0"/>
                    <w:p w14:paraId="78DC71DD" w14:textId="77777777" w:rsidR="00DD1610" w:rsidRPr="001663ED" w:rsidRDefault="00DD1610" w:rsidP="00BA27B0">
                      <w:pPr>
                        <w:pStyle w:val="Title"/>
                        <w:rPr>
                          <w:rFonts w:ascii="Gill Sans MT" w:hAnsi="Gill Sans MT"/>
                          <w:sz w:val="48"/>
                          <w:szCs w:val="48"/>
                        </w:rPr>
                      </w:pPr>
                    </w:p>
                    <w:p w14:paraId="3C0930CF" w14:textId="77777777" w:rsidR="00DD1610" w:rsidRDefault="00DD1610" w:rsidP="00BA27B0"/>
                    <w:p w14:paraId="47A2430D" w14:textId="77777777" w:rsidR="00DD1610" w:rsidRPr="001663ED" w:rsidRDefault="00DD1610" w:rsidP="00BA27B0">
                      <w:pPr>
                        <w:pStyle w:val="Title"/>
                        <w:rPr>
                          <w:rFonts w:ascii="Gill Sans MT" w:hAnsi="Gill Sans MT"/>
                          <w:sz w:val="48"/>
                          <w:szCs w:val="48"/>
                        </w:rPr>
                      </w:pPr>
                    </w:p>
                    <w:p w14:paraId="36F318FF" w14:textId="77777777" w:rsidR="00DD1610" w:rsidRDefault="00DD1610" w:rsidP="00BA27B0"/>
                    <w:p w14:paraId="2712CF39" w14:textId="77777777" w:rsidR="00DD1610" w:rsidRPr="001663ED" w:rsidRDefault="00DD1610" w:rsidP="00BA27B0">
                      <w:pPr>
                        <w:pStyle w:val="Title"/>
                        <w:rPr>
                          <w:rFonts w:ascii="Gill Sans MT" w:hAnsi="Gill Sans MT"/>
                          <w:sz w:val="48"/>
                          <w:szCs w:val="48"/>
                        </w:rPr>
                      </w:pPr>
                    </w:p>
                    <w:p w14:paraId="17A4765B" w14:textId="77777777" w:rsidR="00DD1610" w:rsidRDefault="00DD1610" w:rsidP="00BA27B0"/>
                    <w:p w14:paraId="1B5D40D3" w14:textId="77777777" w:rsidR="00DD1610" w:rsidRPr="001663ED" w:rsidRDefault="00DD1610" w:rsidP="00BA27B0">
                      <w:pPr>
                        <w:pStyle w:val="Title"/>
                        <w:rPr>
                          <w:rFonts w:ascii="Gill Sans MT" w:hAnsi="Gill Sans MT"/>
                          <w:sz w:val="48"/>
                          <w:szCs w:val="48"/>
                        </w:rPr>
                      </w:pPr>
                    </w:p>
                    <w:p w14:paraId="638CA83B" w14:textId="77777777" w:rsidR="00DD1610" w:rsidRDefault="00DD1610" w:rsidP="00BA27B0"/>
                    <w:p w14:paraId="261EC783" w14:textId="77777777" w:rsidR="00DD1610" w:rsidRPr="001663ED" w:rsidRDefault="00DD1610" w:rsidP="00BA27B0">
                      <w:pPr>
                        <w:pStyle w:val="Title"/>
                        <w:rPr>
                          <w:rFonts w:ascii="Gill Sans MT" w:hAnsi="Gill Sans MT"/>
                          <w:sz w:val="48"/>
                          <w:szCs w:val="48"/>
                        </w:rPr>
                      </w:pPr>
                    </w:p>
                    <w:p w14:paraId="05D8AB89" w14:textId="77777777" w:rsidR="00DD1610" w:rsidRDefault="00DD1610" w:rsidP="00BA27B0"/>
                    <w:p w14:paraId="64394A0F" w14:textId="77777777" w:rsidR="00DD1610" w:rsidRPr="001663ED" w:rsidRDefault="00DD1610" w:rsidP="00BA27B0">
                      <w:pPr>
                        <w:pStyle w:val="Title"/>
                        <w:rPr>
                          <w:rFonts w:ascii="Gill Sans MT" w:hAnsi="Gill Sans MT"/>
                          <w:sz w:val="48"/>
                          <w:szCs w:val="48"/>
                        </w:rPr>
                      </w:pPr>
                    </w:p>
                    <w:p w14:paraId="04DB107F" w14:textId="77777777" w:rsidR="00DD1610" w:rsidRDefault="00DD1610" w:rsidP="00BA27B0"/>
                    <w:p w14:paraId="631492F4" w14:textId="77777777" w:rsidR="00DD1610" w:rsidRPr="001663ED" w:rsidRDefault="00DD1610" w:rsidP="00BA27B0">
                      <w:pPr>
                        <w:pStyle w:val="Title"/>
                        <w:rPr>
                          <w:rFonts w:ascii="Gill Sans MT" w:hAnsi="Gill Sans MT"/>
                          <w:sz w:val="48"/>
                          <w:szCs w:val="48"/>
                        </w:rPr>
                      </w:pPr>
                    </w:p>
                    <w:p w14:paraId="27568B09" w14:textId="77777777" w:rsidR="00DD1610" w:rsidRDefault="00DD1610" w:rsidP="00BA27B0"/>
                    <w:p w14:paraId="3E209D6E" w14:textId="77777777" w:rsidR="00DD1610" w:rsidRPr="001663ED" w:rsidRDefault="00DD1610" w:rsidP="00BA27B0">
                      <w:pPr>
                        <w:pStyle w:val="Title"/>
                        <w:rPr>
                          <w:rFonts w:ascii="Gill Sans MT" w:hAnsi="Gill Sans MT"/>
                          <w:sz w:val="48"/>
                          <w:szCs w:val="48"/>
                        </w:rPr>
                      </w:pPr>
                    </w:p>
                    <w:p w14:paraId="0444518B" w14:textId="77777777" w:rsidR="00DD1610" w:rsidRDefault="00DD1610" w:rsidP="00BA27B0"/>
                    <w:p w14:paraId="4BF8E709" w14:textId="77777777" w:rsidR="00DD1610" w:rsidRPr="001663ED" w:rsidRDefault="00DD1610" w:rsidP="00BA27B0">
                      <w:pPr>
                        <w:pStyle w:val="Title"/>
                        <w:rPr>
                          <w:rFonts w:ascii="Gill Sans MT" w:hAnsi="Gill Sans MT"/>
                          <w:sz w:val="48"/>
                          <w:szCs w:val="48"/>
                        </w:rPr>
                      </w:pPr>
                    </w:p>
                    <w:p w14:paraId="26C41E2F" w14:textId="77777777" w:rsidR="00DD1610" w:rsidRDefault="00DD1610" w:rsidP="00BA27B0"/>
                    <w:p w14:paraId="4CC6C9B7" w14:textId="77777777" w:rsidR="00DD1610" w:rsidRPr="001663ED" w:rsidRDefault="00DD1610" w:rsidP="00BA27B0">
                      <w:pPr>
                        <w:pStyle w:val="Title"/>
                        <w:rPr>
                          <w:rFonts w:ascii="Gill Sans MT" w:hAnsi="Gill Sans MT"/>
                          <w:sz w:val="48"/>
                          <w:szCs w:val="48"/>
                        </w:rPr>
                      </w:pPr>
                    </w:p>
                    <w:p w14:paraId="013546C1" w14:textId="77777777" w:rsidR="00DD1610" w:rsidRDefault="00DD1610" w:rsidP="00BA27B0"/>
                    <w:p w14:paraId="73E80259" w14:textId="77777777" w:rsidR="00DD1610" w:rsidRPr="001663ED" w:rsidRDefault="00DD1610" w:rsidP="00BA27B0">
                      <w:pPr>
                        <w:pStyle w:val="Title"/>
                        <w:rPr>
                          <w:rFonts w:ascii="Gill Sans MT" w:hAnsi="Gill Sans MT"/>
                          <w:sz w:val="48"/>
                          <w:szCs w:val="48"/>
                        </w:rPr>
                      </w:pPr>
                    </w:p>
                    <w:p w14:paraId="26AEFEEE" w14:textId="77777777" w:rsidR="00DD1610" w:rsidRDefault="00DD1610" w:rsidP="00BA27B0"/>
                    <w:p w14:paraId="2276B360" w14:textId="77777777" w:rsidR="00DD1610" w:rsidRPr="001663ED" w:rsidRDefault="00DD1610" w:rsidP="00BA27B0">
                      <w:pPr>
                        <w:pStyle w:val="Title"/>
                        <w:rPr>
                          <w:rFonts w:ascii="Gill Sans MT" w:hAnsi="Gill Sans MT"/>
                          <w:sz w:val="48"/>
                          <w:szCs w:val="48"/>
                        </w:rPr>
                      </w:pPr>
                    </w:p>
                    <w:p w14:paraId="3ECC2538" w14:textId="77777777" w:rsidR="00DD1610" w:rsidRDefault="00DD1610" w:rsidP="00BA27B0"/>
                    <w:p w14:paraId="38BCA9CA" w14:textId="77777777" w:rsidR="00DD1610" w:rsidRPr="001663ED" w:rsidRDefault="00DD1610" w:rsidP="00BA27B0">
                      <w:pPr>
                        <w:pStyle w:val="Title"/>
                        <w:rPr>
                          <w:rFonts w:ascii="Gill Sans MT" w:hAnsi="Gill Sans MT"/>
                          <w:sz w:val="48"/>
                          <w:szCs w:val="48"/>
                        </w:rPr>
                      </w:pPr>
                    </w:p>
                    <w:p w14:paraId="38CA790F" w14:textId="77777777" w:rsidR="00DD1610" w:rsidRDefault="00DD1610" w:rsidP="00BA27B0"/>
                    <w:p w14:paraId="4A9303A6" w14:textId="77777777" w:rsidR="00DD1610" w:rsidRPr="001663ED" w:rsidRDefault="00DD1610" w:rsidP="00BA27B0">
                      <w:pPr>
                        <w:pStyle w:val="Title"/>
                        <w:rPr>
                          <w:rFonts w:ascii="Gill Sans MT" w:hAnsi="Gill Sans MT"/>
                          <w:sz w:val="48"/>
                          <w:szCs w:val="48"/>
                        </w:rPr>
                      </w:pPr>
                    </w:p>
                    <w:p w14:paraId="04FFD0EC" w14:textId="77777777" w:rsidR="00DD1610" w:rsidRDefault="00DD1610" w:rsidP="00BA27B0"/>
                    <w:p w14:paraId="64FEAA80" w14:textId="77777777" w:rsidR="00DD1610" w:rsidRPr="001663ED" w:rsidRDefault="00DD1610" w:rsidP="00BA27B0">
                      <w:pPr>
                        <w:pStyle w:val="Title"/>
                        <w:rPr>
                          <w:rFonts w:ascii="Gill Sans MT" w:hAnsi="Gill Sans MT"/>
                          <w:sz w:val="48"/>
                          <w:szCs w:val="48"/>
                        </w:rPr>
                      </w:pPr>
                    </w:p>
                    <w:p w14:paraId="18DFD641" w14:textId="77777777" w:rsidR="00DD1610" w:rsidRDefault="00DD1610" w:rsidP="00BA27B0"/>
                    <w:p w14:paraId="5E2B48B7" w14:textId="77777777" w:rsidR="00DD1610" w:rsidRPr="001663ED" w:rsidRDefault="00DD1610" w:rsidP="00BA27B0">
                      <w:pPr>
                        <w:pStyle w:val="Title"/>
                        <w:rPr>
                          <w:rFonts w:ascii="Gill Sans MT" w:hAnsi="Gill Sans MT"/>
                          <w:sz w:val="48"/>
                          <w:szCs w:val="48"/>
                        </w:rPr>
                      </w:pPr>
                    </w:p>
                    <w:p w14:paraId="3D916ACC" w14:textId="77777777" w:rsidR="00DD1610" w:rsidRDefault="00DD1610" w:rsidP="00BA27B0"/>
                    <w:p w14:paraId="0EBAF78B" w14:textId="77777777" w:rsidR="00DD1610" w:rsidRPr="001663ED" w:rsidRDefault="00DD1610" w:rsidP="00BA27B0">
                      <w:pPr>
                        <w:pStyle w:val="Title"/>
                        <w:rPr>
                          <w:rFonts w:ascii="Gill Sans MT" w:hAnsi="Gill Sans MT"/>
                          <w:sz w:val="48"/>
                          <w:szCs w:val="48"/>
                        </w:rPr>
                      </w:pPr>
                    </w:p>
                    <w:p w14:paraId="35B74465" w14:textId="77777777" w:rsidR="00DD1610" w:rsidRDefault="00DD1610" w:rsidP="00BA27B0"/>
                    <w:p w14:paraId="52C7B9AC" w14:textId="77777777" w:rsidR="00DD1610" w:rsidRPr="001663ED" w:rsidRDefault="00DD1610" w:rsidP="00BA27B0">
                      <w:pPr>
                        <w:pStyle w:val="Title"/>
                        <w:rPr>
                          <w:rFonts w:ascii="Gill Sans MT" w:hAnsi="Gill Sans MT"/>
                          <w:sz w:val="48"/>
                          <w:szCs w:val="48"/>
                        </w:rPr>
                      </w:pPr>
                    </w:p>
                    <w:p w14:paraId="532AD34D" w14:textId="77777777" w:rsidR="00DD1610" w:rsidRDefault="00DD1610" w:rsidP="00BA27B0"/>
                    <w:p w14:paraId="2CF90651" w14:textId="77777777" w:rsidR="00DD1610" w:rsidRPr="001663ED" w:rsidRDefault="00DD1610" w:rsidP="00BA27B0">
                      <w:pPr>
                        <w:pStyle w:val="Title"/>
                        <w:rPr>
                          <w:rFonts w:ascii="Gill Sans MT" w:hAnsi="Gill Sans MT"/>
                          <w:sz w:val="48"/>
                          <w:szCs w:val="48"/>
                        </w:rPr>
                      </w:pPr>
                    </w:p>
                    <w:p w14:paraId="687426FE" w14:textId="77777777" w:rsidR="00DD1610" w:rsidRDefault="00DD1610" w:rsidP="00BA27B0"/>
                    <w:p w14:paraId="4B08C8BF" w14:textId="77777777" w:rsidR="00DD1610" w:rsidRPr="001663ED" w:rsidRDefault="00DD1610" w:rsidP="00BA27B0">
                      <w:pPr>
                        <w:pStyle w:val="Title"/>
                        <w:rPr>
                          <w:rFonts w:ascii="Gill Sans MT" w:hAnsi="Gill Sans MT"/>
                          <w:sz w:val="48"/>
                          <w:szCs w:val="48"/>
                        </w:rPr>
                      </w:pPr>
                    </w:p>
                    <w:p w14:paraId="2B0A2580" w14:textId="77777777" w:rsidR="00DD1610" w:rsidRDefault="00DD1610" w:rsidP="00BA27B0"/>
                    <w:p w14:paraId="3F4D585F" w14:textId="77777777" w:rsidR="00DD1610" w:rsidRPr="001663ED" w:rsidRDefault="00DD1610" w:rsidP="00BA27B0">
                      <w:pPr>
                        <w:pStyle w:val="Title"/>
                        <w:rPr>
                          <w:rFonts w:ascii="Gill Sans MT" w:hAnsi="Gill Sans MT"/>
                          <w:sz w:val="48"/>
                          <w:szCs w:val="48"/>
                        </w:rPr>
                      </w:pPr>
                    </w:p>
                    <w:p w14:paraId="1544092F" w14:textId="77777777" w:rsidR="00DD1610" w:rsidRDefault="00DD1610" w:rsidP="00BA27B0"/>
                    <w:p w14:paraId="6E210D4A" w14:textId="77777777" w:rsidR="00DD1610" w:rsidRPr="001663ED" w:rsidRDefault="00DD1610" w:rsidP="00BA27B0">
                      <w:pPr>
                        <w:pStyle w:val="Title"/>
                        <w:rPr>
                          <w:rFonts w:ascii="Gill Sans MT" w:hAnsi="Gill Sans MT"/>
                          <w:sz w:val="48"/>
                          <w:szCs w:val="48"/>
                        </w:rPr>
                      </w:pPr>
                    </w:p>
                    <w:p w14:paraId="0507B916" w14:textId="77777777" w:rsidR="00DD1610" w:rsidRDefault="00DD1610" w:rsidP="00BA27B0"/>
                    <w:p w14:paraId="1454355F" w14:textId="77777777" w:rsidR="00DD1610" w:rsidRPr="001663ED" w:rsidRDefault="00DD1610" w:rsidP="00BA27B0">
                      <w:pPr>
                        <w:pStyle w:val="Title"/>
                        <w:rPr>
                          <w:rFonts w:ascii="Gill Sans MT" w:hAnsi="Gill Sans MT"/>
                          <w:sz w:val="48"/>
                          <w:szCs w:val="48"/>
                        </w:rPr>
                      </w:pPr>
                    </w:p>
                    <w:p w14:paraId="7D902FB6" w14:textId="77777777" w:rsidR="00DD1610" w:rsidRDefault="00DD1610" w:rsidP="00BA27B0"/>
                    <w:p w14:paraId="1F834DC8" w14:textId="77777777" w:rsidR="00DD1610" w:rsidRPr="001663ED" w:rsidRDefault="00DD1610" w:rsidP="00BA27B0">
                      <w:pPr>
                        <w:pStyle w:val="Title"/>
                        <w:rPr>
                          <w:rFonts w:ascii="Gill Sans MT" w:hAnsi="Gill Sans MT"/>
                          <w:sz w:val="48"/>
                          <w:szCs w:val="48"/>
                        </w:rPr>
                      </w:pPr>
                    </w:p>
                    <w:p w14:paraId="0B4BC475" w14:textId="77777777" w:rsidR="00DD1610" w:rsidRDefault="00DD1610" w:rsidP="00BA27B0"/>
                    <w:p w14:paraId="74BC64F6" w14:textId="77777777" w:rsidR="00DD1610" w:rsidRPr="001663ED" w:rsidRDefault="00DD1610" w:rsidP="00BA27B0">
                      <w:pPr>
                        <w:pStyle w:val="Title"/>
                        <w:rPr>
                          <w:rFonts w:ascii="Gill Sans MT" w:hAnsi="Gill Sans MT"/>
                          <w:sz w:val="48"/>
                          <w:szCs w:val="48"/>
                        </w:rPr>
                      </w:pPr>
                    </w:p>
                    <w:p w14:paraId="7A7A34DD" w14:textId="77777777" w:rsidR="00DD1610" w:rsidRDefault="00DD1610" w:rsidP="00BA27B0"/>
                    <w:p w14:paraId="3D4AFA19" w14:textId="77777777" w:rsidR="00DD1610" w:rsidRPr="001663ED" w:rsidRDefault="00DD1610" w:rsidP="00BA27B0">
                      <w:pPr>
                        <w:pStyle w:val="Title"/>
                        <w:rPr>
                          <w:rFonts w:ascii="Gill Sans MT" w:hAnsi="Gill Sans MT"/>
                          <w:sz w:val="48"/>
                          <w:szCs w:val="48"/>
                        </w:rPr>
                      </w:pPr>
                    </w:p>
                    <w:p w14:paraId="006955A5" w14:textId="77777777" w:rsidR="00DD1610" w:rsidRDefault="00DD1610" w:rsidP="00BA27B0"/>
                    <w:p w14:paraId="64075622" w14:textId="77777777" w:rsidR="00DD1610" w:rsidRPr="001663ED" w:rsidRDefault="00DD1610" w:rsidP="00BA27B0">
                      <w:pPr>
                        <w:pStyle w:val="Title"/>
                        <w:rPr>
                          <w:rFonts w:ascii="Gill Sans MT" w:hAnsi="Gill Sans MT"/>
                          <w:sz w:val="48"/>
                          <w:szCs w:val="48"/>
                        </w:rPr>
                      </w:pPr>
                    </w:p>
                    <w:p w14:paraId="0880433A" w14:textId="77777777" w:rsidR="00DD1610" w:rsidRDefault="00DD1610" w:rsidP="00BA27B0"/>
                    <w:p w14:paraId="3B9FC703" w14:textId="77777777" w:rsidR="00DD1610" w:rsidRPr="001663ED" w:rsidRDefault="00DD1610" w:rsidP="00BA27B0">
                      <w:pPr>
                        <w:pStyle w:val="Title"/>
                        <w:rPr>
                          <w:rFonts w:ascii="Gill Sans MT" w:hAnsi="Gill Sans MT"/>
                          <w:sz w:val="48"/>
                          <w:szCs w:val="48"/>
                        </w:rPr>
                      </w:pPr>
                    </w:p>
                    <w:p w14:paraId="7BA287BE" w14:textId="77777777" w:rsidR="00DD1610" w:rsidRDefault="00DD1610" w:rsidP="00BA27B0"/>
                    <w:p w14:paraId="253E7312" w14:textId="77777777" w:rsidR="00DD1610" w:rsidRPr="001663ED" w:rsidRDefault="00DD1610" w:rsidP="00BA27B0">
                      <w:pPr>
                        <w:pStyle w:val="Title"/>
                        <w:rPr>
                          <w:rFonts w:ascii="Gill Sans MT" w:hAnsi="Gill Sans MT"/>
                          <w:sz w:val="48"/>
                          <w:szCs w:val="48"/>
                        </w:rPr>
                      </w:pPr>
                    </w:p>
                    <w:p w14:paraId="67D13481" w14:textId="77777777" w:rsidR="00DD1610" w:rsidRDefault="00DD1610" w:rsidP="00BA27B0"/>
                    <w:p w14:paraId="5FD83731" w14:textId="77777777" w:rsidR="00DD1610" w:rsidRPr="001663ED" w:rsidRDefault="00DD1610" w:rsidP="00BA27B0">
                      <w:pPr>
                        <w:pStyle w:val="Title"/>
                        <w:rPr>
                          <w:rFonts w:ascii="Gill Sans MT" w:hAnsi="Gill Sans MT"/>
                          <w:sz w:val="48"/>
                          <w:szCs w:val="48"/>
                        </w:rPr>
                      </w:pPr>
                    </w:p>
                    <w:p w14:paraId="04CA3616" w14:textId="77777777" w:rsidR="00DD1610" w:rsidRDefault="00DD1610" w:rsidP="00BA27B0"/>
                    <w:p w14:paraId="5C8990F4" w14:textId="77777777" w:rsidR="00DD1610" w:rsidRPr="001663ED" w:rsidRDefault="00DD1610" w:rsidP="00BA27B0">
                      <w:pPr>
                        <w:pStyle w:val="Title"/>
                        <w:rPr>
                          <w:rFonts w:ascii="Gill Sans MT" w:hAnsi="Gill Sans MT"/>
                          <w:sz w:val="48"/>
                          <w:szCs w:val="48"/>
                        </w:rPr>
                      </w:pPr>
                    </w:p>
                    <w:p w14:paraId="248ACBDD" w14:textId="77777777" w:rsidR="00DD1610" w:rsidRDefault="00DD1610" w:rsidP="00BA27B0"/>
                    <w:p w14:paraId="7BBBB459" w14:textId="77777777" w:rsidR="00DD1610" w:rsidRPr="001663ED" w:rsidRDefault="00DD1610" w:rsidP="00BA27B0">
                      <w:pPr>
                        <w:pStyle w:val="Title"/>
                        <w:rPr>
                          <w:rFonts w:ascii="Gill Sans MT" w:hAnsi="Gill Sans MT"/>
                          <w:sz w:val="48"/>
                          <w:szCs w:val="48"/>
                        </w:rPr>
                      </w:pPr>
                    </w:p>
                    <w:p w14:paraId="6B02BD14" w14:textId="77777777" w:rsidR="00DD1610" w:rsidRDefault="00DD1610" w:rsidP="00BA27B0"/>
                    <w:p w14:paraId="631CA71E" w14:textId="77777777" w:rsidR="00DD1610" w:rsidRPr="001663ED" w:rsidRDefault="00DD1610" w:rsidP="00BA27B0">
                      <w:pPr>
                        <w:pStyle w:val="Title"/>
                        <w:rPr>
                          <w:rFonts w:ascii="Gill Sans MT" w:hAnsi="Gill Sans MT"/>
                          <w:sz w:val="48"/>
                          <w:szCs w:val="48"/>
                        </w:rPr>
                      </w:pPr>
                    </w:p>
                    <w:p w14:paraId="5D4417AB" w14:textId="77777777" w:rsidR="00DD1610" w:rsidRDefault="00DD1610" w:rsidP="00BA27B0"/>
                    <w:p w14:paraId="184CD8EF" w14:textId="77777777" w:rsidR="00DD1610" w:rsidRPr="001663ED" w:rsidRDefault="00DD1610" w:rsidP="00BA27B0">
                      <w:pPr>
                        <w:pStyle w:val="Title"/>
                        <w:rPr>
                          <w:rFonts w:ascii="Gill Sans MT" w:hAnsi="Gill Sans MT"/>
                          <w:sz w:val="48"/>
                          <w:szCs w:val="48"/>
                        </w:rPr>
                      </w:pPr>
                    </w:p>
                    <w:p w14:paraId="572B0C2F" w14:textId="77777777" w:rsidR="00DD1610" w:rsidRDefault="00DD1610" w:rsidP="00BA27B0"/>
                    <w:p w14:paraId="297F4C3B" w14:textId="77777777" w:rsidR="00DD1610" w:rsidRPr="001663ED" w:rsidRDefault="00DD1610" w:rsidP="00BA27B0">
                      <w:pPr>
                        <w:pStyle w:val="Title"/>
                        <w:rPr>
                          <w:rFonts w:ascii="Gill Sans MT" w:hAnsi="Gill Sans MT"/>
                          <w:sz w:val="48"/>
                          <w:szCs w:val="48"/>
                        </w:rPr>
                      </w:pPr>
                    </w:p>
                    <w:p w14:paraId="139C2F28" w14:textId="77777777" w:rsidR="00DD1610" w:rsidRDefault="00DD1610" w:rsidP="00BA27B0"/>
                    <w:p w14:paraId="69C9BC17" w14:textId="77777777" w:rsidR="00DD1610" w:rsidRPr="001663ED" w:rsidRDefault="00DD1610" w:rsidP="00BA27B0">
                      <w:pPr>
                        <w:pStyle w:val="Title"/>
                        <w:rPr>
                          <w:rFonts w:ascii="Gill Sans MT" w:hAnsi="Gill Sans MT"/>
                          <w:sz w:val="48"/>
                          <w:szCs w:val="48"/>
                        </w:rPr>
                      </w:pPr>
                    </w:p>
                    <w:p w14:paraId="7B419EC9" w14:textId="77777777" w:rsidR="00DD1610" w:rsidRDefault="00DD1610" w:rsidP="00BA27B0"/>
                    <w:p w14:paraId="1F757C75" w14:textId="77777777" w:rsidR="00DD1610" w:rsidRPr="001663ED" w:rsidRDefault="00DD1610" w:rsidP="00BA27B0">
                      <w:pPr>
                        <w:pStyle w:val="Title"/>
                        <w:rPr>
                          <w:rFonts w:ascii="Gill Sans MT" w:hAnsi="Gill Sans MT"/>
                          <w:sz w:val="48"/>
                          <w:szCs w:val="48"/>
                        </w:rPr>
                      </w:pPr>
                    </w:p>
                    <w:p w14:paraId="79345CA8" w14:textId="77777777" w:rsidR="00DD1610" w:rsidRDefault="00DD1610" w:rsidP="00BA27B0"/>
                    <w:p w14:paraId="68D39629" w14:textId="77777777" w:rsidR="00DD1610" w:rsidRPr="001663ED" w:rsidRDefault="00DD1610" w:rsidP="00BA27B0">
                      <w:pPr>
                        <w:pStyle w:val="Title"/>
                        <w:rPr>
                          <w:rFonts w:ascii="Gill Sans MT" w:hAnsi="Gill Sans MT"/>
                          <w:sz w:val="48"/>
                          <w:szCs w:val="48"/>
                        </w:rPr>
                      </w:pPr>
                    </w:p>
                    <w:p w14:paraId="183489EC" w14:textId="77777777" w:rsidR="00DD1610" w:rsidRDefault="00DD1610" w:rsidP="00BA27B0"/>
                    <w:p w14:paraId="329BF335" w14:textId="77777777" w:rsidR="00DD1610" w:rsidRPr="001663ED" w:rsidRDefault="00DD1610" w:rsidP="00BA27B0">
                      <w:pPr>
                        <w:pStyle w:val="Title"/>
                        <w:rPr>
                          <w:rFonts w:ascii="Gill Sans MT" w:hAnsi="Gill Sans MT"/>
                          <w:sz w:val="48"/>
                          <w:szCs w:val="48"/>
                        </w:rPr>
                      </w:pPr>
                    </w:p>
                    <w:p w14:paraId="23CE153E" w14:textId="77777777" w:rsidR="00DD1610" w:rsidRDefault="00DD1610" w:rsidP="00BA27B0"/>
                    <w:p w14:paraId="3411AEF6" w14:textId="77777777" w:rsidR="00DD1610" w:rsidRPr="001663ED" w:rsidRDefault="00DD1610" w:rsidP="00BA27B0">
                      <w:pPr>
                        <w:pStyle w:val="Title"/>
                        <w:rPr>
                          <w:rFonts w:ascii="Gill Sans MT" w:hAnsi="Gill Sans MT"/>
                          <w:sz w:val="48"/>
                          <w:szCs w:val="48"/>
                        </w:rPr>
                      </w:pPr>
                    </w:p>
                    <w:p w14:paraId="2571D921" w14:textId="77777777" w:rsidR="00DD1610" w:rsidRDefault="00DD1610" w:rsidP="00BA27B0"/>
                    <w:p w14:paraId="1BA37E96" w14:textId="77777777" w:rsidR="00DD1610" w:rsidRPr="001663ED" w:rsidRDefault="00DD1610" w:rsidP="00BA27B0">
                      <w:pPr>
                        <w:pStyle w:val="Title"/>
                        <w:rPr>
                          <w:rFonts w:ascii="Gill Sans MT" w:hAnsi="Gill Sans MT"/>
                          <w:sz w:val="48"/>
                          <w:szCs w:val="48"/>
                        </w:rPr>
                      </w:pPr>
                    </w:p>
                    <w:p w14:paraId="6A3C11CA" w14:textId="77777777" w:rsidR="00DD1610" w:rsidRDefault="00DD1610" w:rsidP="00BA27B0"/>
                    <w:p w14:paraId="1D834F4C" w14:textId="77777777" w:rsidR="00DD1610" w:rsidRPr="001663ED" w:rsidRDefault="00DD1610" w:rsidP="00BA27B0">
                      <w:pPr>
                        <w:pStyle w:val="Title"/>
                        <w:rPr>
                          <w:rFonts w:ascii="Gill Sans MT" w:hAnsi="Gill Sans MT"/>
                          <w:sz w:val="48"/>
                          <w:szCs w:val="48"/>
                        </w:rPr>
                      </w:pPr>
                    </w:p>
                    <w:p w14:paraId="5185D313" w14:textId="77777777" w:rsidR="00DD1610" w:rsidRDefault="00DD1610" w:rsidP="00BA27B0"/>
                    <w:p w14:paraId="15FF7026" w14:textId="77777777" w:rsidR="00DD1610" w:rsidRPr="001663ED" w:rsidRDefault="00DD1610" w:rsidP="00BA27B0">
                      <w:pPr>
                        <w:pStyle w:val="Title"/>
                        <w:rPr>
                          <w:rFonts w:ascii="Gill Sans MT" w:hAnsi="Gill Sans MT"/>
                          <w:sz w:val="48"/>
                          <w:szCs w:val="48"/>
                        </w:rPr>
                      </w:pPr>
                    </w:p>
                    <w:p w14:paraId="037E1908" w14:textId="77777777" w:rsidR="00DD1610" w:rsidRDefault="00DD1610" w:rsidP="00BA27B0"/>
                    <w:p w14:paraId="1792F65D" w14:textId="77777777" w:rsidR="00DD1610" w:rsidRPr="001663ED" w:rsidRDefault="00DD1610" w:rsidP="00BA27B0">
                      <w:pPr>
                        <w:pStyle w:val="Title"/>
                        <w:rPr>
                          <w:rFonts w:ascii="Gill Sans MT" w:hAnsi="Gill Sans MT"/>
                          <w:sz w:val="48"/>
                          <w:szCs w:val="48"/>
                        </w:rPr>
                      </w:pPr>
                    </w:p>
                    <w:p w14:paraId="7C0218EF" w14:textId="77777777" w:rsidR="00DD1610" w:rsidRDefault="00DD1610" w:rsidP="00BA27B0"/>
                    <w:p w14:paraId="77839024" w14:textId="77777777" w:rsidR="00DD1610" w:rsidRPr="001663ED" w:rsidRDefault="00DD1610" w:rsidP="00BA27B0">
                      <w:pPr>
                        <w:pStyle w:val="Title"/>
                        <w:rPr>
                          <w:rFonts w:ascii="Gill Sans MT" w:hAnsi="Gill Sans MT"/>
                          <w:sz w:val="48"/>
                          <w:szCs w:val="48"/>
                        </w:rPr>
                      </w:pPr>
                    </w:p>
                    <w:p w14:paraId="0D3DB715" w14:textId="77777777" w:rsidR="00DD1610" w:rsidRDefault="00DD1610" w:rsidP="00BA27B0"/>
                    <w:p w14:paraId="13A559CD" w14:textId="77777777" w:rsidR="00DD1610" w:rsidRPr="001663ED" w:rsidRDefault="00DD1610" w:rsidP="00BA27B0">
                      <w:pPr>
                        <w:pStyle w:val="Title"/>
                        <w:rPr>
                          <w:rFonts w:ascii="Gill Sans MT" w:hAnsi="Gill Sans MT"/>
                          <w:sz w:val="48"/>
                          <w:szCs w:val="48"/>
                        </w:rPr>
                      </w:pPr>
                    </w:p>
                    <w:p w14:paraId="4972D7A7" w14:textId="77777777" w:rsidR="00DD1610" w:rsidRDefault="00DD1610" w:rsidP="00BA27B0"/>
                    <w:p w14:paraId="55C7F4C3" w14:textId="77777777" w:rsidR="00DD1610" w:rsidRPr="001663ED" w:rsidRDefault="00DD1610" w:rsidP="00BA27B0">
                      <w:pPr>
                        <w:pStyle w:val="Title"/>
                        <w:rPr>
                          <w:rFonts w:ascii="Gill Sans MT" w:hAnsi="Gill Sans MT"/>
                          <w:sz w:val="48"/>
                          <w:szCs w:val="48"/>
                        </w:rPr>
                      </w:pPr>
                    </w:p>
                    <w:p w14:paraId="7305C789" w14:textId="77777777" w:rsidR="00DD1610" w:rsidRDefault="00DD1610" w:rsidP="00BA27B0"/>
                    <w:p w14:paraId="3FC4C5C9" w14:textId="77777777" w:rsidR="00DD1610" w:rsidRPr="001663ED" w:rsidRDefault="00DD1610" w:rsidP="00BA27B0">
                      <w:pPr>
                        <w:pStyle w:val="Title"/>
                        <w:rPr>
                          <w:rFonts w:ascii="Gill Sans MT" w:hAnsi="Gill Sans MT"/>
                          <w:sz w:val="48"/>
                          <w:szCs w:val="48"/>
                        </w:rPr>
                      </w:pPr>
                    </w:p>
                    <w:p w14:paraId="7AE482F6" w14:textId="77777777" w:rsidR="00DD1610" w:rsidRDefault="00DD1610" w:rsidP="00BA27B0"/>
                    <w:p w14:paraId="2B811A7E" w14:textId="77777777" w:rsidR="00DD1610" w:rsidRPr="001663ED" w:rsidRDefault="00DD1610" w:rsidP="00BA27B0">
                      <w:pPr>
                        <w:pStyle w:val="Title"/>
                        <w:rPr>
                          <w:rFonts w:ascii="Gill Sans MT" w:hAnsi="Gill Sans MT"/>
                          <w:sz w:val="48"/>
                          <w:szCs w:val="48"/>
                        </w:rPr>
                      </w:pPr>
                    </w:p>
                    <w:p w14:paraId="12E228D2" w14:textId="77777777" w:rsidR="00DD1610" w:rsidRDefault="00DD1610" w:rsidP="00BA27B0"/>
                    <w:p w14:paraId="0944B9FD" w14:textId="77777777" w:rsidR="00DD1610" w:rsidRPr="001663ED" w:rsidRDefault="00DD1610" w:rsidP="00BA27B0">
                      <w:pPr>
                        <w:pStyle w:val="Title"/>
                        <w:rPr>
                          <w:rFonts w:ascii="Gill Sans MT" w:hAnsi="Gill Sans MT"/>
                          <w:sz w:val="48"/>
                          <w:szCs w:val="48"/>
                        </w:rPr>
                      </w:pPr>
                    </w:p>
                    <w:p w14:paraId="2C9FCD24" w14:textId="77777777" w:rsidR="00DD1610" w:rsidRDefault="00DD1610" w:rsidP="00BA27B0"/>
                    <w:p w14:paraId="098DBAB1" w14:textId="77777777" w:rsidR="00DD1610" w:rsidRPr="001663ED" w:rsidRDefault="00DD1610" w:rsidP="00BA27B0">
                      <w:pPr>
                        <w:pStyle w:val="Title"/>
                        <w:rPr>
                          <w:rFonts w:ascii="Gill Sans MT" w:hAnsi="Gill Sans MT"/>
                          <w:sz w:val="48"/>
                          <w:szCs w:val="48"/>
                        </w:rPr>
                      </w:pPr>
                    </w:p>
                    <w:p w14:paraId="1D3FDF43" w14:textId="77777777" w:rsidR="00DD1610" w:rsidRDefault="00DD1610" w:rsidP="00BA27B0"/>
                    <w:p w14:paraId="3664C157" w14:textId="77777777" w:rsidR="00DD1610" w:rsidRPr="001663ED" w:rsidRDefault="00DD1610" w:rsidP="00BA27B0">
                      <w:pPr>
                        <w:pStyle w:val="Title"/>
                        <w:rPr>
                          <w:rFonts w:ascii="Gill Sans MT" w:hAnsi="Gill Sans MT"/>
                          <w:sz w:val="48"/>
                          <w:szCs w:val="48"/>
                        </w:rPr>
                      </w:pPr>
                    </w:p>
                    <w:p w14:paraId="525A02B1" w14:textId="77777777" w:rsidR="00DD1610" w:rsidRDefault="00DD1610" w:rsidP="00BA27B0"/>
                    <w:p w14:paraId="62262334" w14:textId="77777777" w:rsidR="00DD1610" w:rsidRPr="001663ED" w:rsidRDefault="00DD1610" w:rsidP="00BA27B0">
                      <w:pPr>
                        <w:pStyle w:val="Title"/>
                        <w:rPr>
                          <w:rFonts w:ascii="Gill Sans MT" w:hAnsi="Gill Sans MT"/>
                          <w:sz w:val="48"/>
                          <w:szCs w:val="48"/>
                        </w:rPr>
                      </w:pPr>
                    </w:p>
                    <w:p w14:paraId="6C217919" w14:textId="77777777" w:rsidR="00DD1610" w:rsidRDefault="00DD1610" w:rsidP="00BA27B0"/>
                    <w:p w14:paraId="5B2FB3E9" w14:textId="77777777" w:rsidR="00DD1610" w:rsidRPr="001663ED" w:rsidRDefault="00DD1610" w:rsidP="00BA27B0">
                      <w:pPr>
                        <w:pStyle w:val="Title"/>
                        <w:rPr>
                          <w:rFonts w:ascii="Gill Sans MT" w:hAnsi="Gill Sans MT"/>
                          <w:sz w:val="48"/>
                          <w:szCs w:val="48"/>
                        </w:rPr>
                      </w:pPr>
                    </w:p>
                    <w:p w14:paraId="5015C6FD" w14:textId="77777777" w:rsidR="00DD1610" w:rsidRDefault="00DD1610" w:rsidP="00BA27B0"/>
                    <w:p w14:paraId="6E7FAD7A" w14:textId="77777777" w:rsidR="00DD1610" w:rsidRPr="001663ED" w:rsidRDefault="00DD1610" w:rsidP="00BA27B0">
                      <w:pPr>
                        <w:pStyle w:val="Title"/>
                        <w:rPr>
                          <w:rFonts w:ascii="Gill Sans MT" w:hAnsi="Gill Sans MT"/>
                          <w:sz w:val="48"/>
                          <w:szCs w:val="48"/>
                        </w:rPr>
                      </w:pPr>
                    </w:p>
                    <w:p w14:paraId="332F0BCB" w14:textId="77777777" w:rsidR="00DD1610" w:rsidRDefault="00DD1610" w:rsidP="00BA27B0"/>
                    <w:p w14:paraId="2EE448EF" w14:textId="77777777" w:rsidR="00DD1610" w:rsidRPr="001663ED" w:rsidRDefault="00DD1610" w:rsidP="00BA27B0">
                      <w:pPr>
                        <w:pStyle w:val="Title"/>
                        <w:rPr>
                          <w:rFonts w:ascii="Gill Sans MT" w:hAnsi="Gill Sans MT"/>
                          <w:sz w:val="48"/>
                          <w:szCs w:val="48"/>
                        </w:rPr>
                      </w:pPr>
                    </w:p>
                    <w:p w14:paraId="06CEB8AB" w14:textId="77777777" w:rsidR="00DD1610" w:rsidRDefault="00DD1610" w:rsidP="00BA27B0"/>
                    <w:p w14:paraId="438F224E" w14:textId="77777777" w:rsidR="00DD1610" w:rsidRPr="001663ED" w:rsidRDefault="00DD1610" w:rsidP="00BA27B0">
                      <w:pPr>
                        <w:pStyle w:val="Title"/>
                        <w:rPr>
                          <w:rFonts w:ascii="Gill Sans MT" w:hAnsi="Gill Sans MT"/>
                          <w:sz w:val="48"/>
                          <w:szCs w:val="48"/>
                        </w:rPr>
                      </w:pPr>
                    </w:p>
                    <w:p w14:paraId="6523EE4A" w14:textId="77777777" w:rsidR="00DD1610" w:rsidRDefault="00DD1610" w:rsidP="00BA27B0"/>
                    <w:p w14:paraId="2E797290" w14:textId="77777777" w:rsidR="00DD1610" w:rsidRPr="001663ED" w:rsidRDefault="00DD1610" w:rsidP="00BA27B0">
                      <w:pPr>
                        <w:pStyle w:val="Title"/>
                        <w:rPr>
                          <w:rFonts w:ascii="Gill Sans MT" w:hAnsi="Gill Sans MT"/>
                          <w:sz w:val="48"/>
                          <w:szCs w:val="48"/>
                        </w:rPr>
                      </w:pPr>
                    </w:p>
                    <w:p w14:paraId="042CC473" w14:textId="77777777" w:rsidR="00DD1610" w:rsidRDefault="00DD1610" w:rsidP="00BA27B0"/>
                    <w:p w14:paraId="447923DA" w14:textId="77777777" w:rsidR="00DD1610" w:rsidRPr="001663ED" w:rsidRDefault="00DD1610" w:rsidP="00BA27B0">
                      <w:pPr>
                        <w:pStyle w:val="Title"/>
                        <w:rPr>
                          <w:rFonts w:ascii="Gill Sans MT" w:hAnsi="Gill Sans MT"/>
                          <w:sz w:val="48"/>
                          <w:szCs w:val="48"/>
                        </w:rPr>
                      </w:pPr>
                    </w:p>
                    <w:p w14:paraId="7661453F" w14:textId="77777777" w:rsidR="00DD1610" w:rsidRDefault="00DD1610" w:rsidP="00BA27B0"/>
                    <w:p w14:paraId="0CAA870A" w14:textId="77777777" w:rsidR="00DD1610" w:rsidRPr="001663ED" w:rsidRDefault="00DD1610" w:rsidP="00BA27B0">
                      <w:pPr>
                        <w:pStyle w:val="Title"/>
                        <w:rPr>
                          <w:rFonts w:ascii="Gill Sans MT" w:hAnsi="Gill Sans MT"/>
                          <w:sz w:val="48"/>
                          <w:szCs w:val="48"/>
                        </w:rPr>
                      </w:pPr>
                    </w:p>
                    <w:p w14:paraId="050B3592" w14:textId="77777777" w:rsidR="00DD1610" w:rsidRDefault="00DD1610" w:rsidP="00BA27B0"/>
                    <w:p w14:paraId="1A12D897" w14:textId="77777777" w:rsidR="00DD1610" w:rsidRPr="001663ED" w:rsidRDefault="00DD1610" w:rsidP="00BA27B0">
                      <w:pPr>
                        <w:pStyle w:val="Title"/>
                        <w:rPr>
                          <w:rFonts w:ascii="Gill Sans MT" w:hAnsi="Gill Sans MT"/>
                          <w:sz w:val="48"/>
                          <w:szCs w:val="48"/>
                        </w:rPr>
                      </w:pPr>
                    </w:p>
                    <w:p w14:paraId="600BD552" w14:textId="77777777" w:rsidR="00DD1610" w:rsidRDefault="00DD1610" w:rsidP="00BA27B0"/>
                    <w:p w14:paraId="41039B08" w14:textId="77777777" w:rsidR="00DD1610" w:rsidRPr="001663ED" w:rsidRDefault="00DD1610" w:rsidP="00BA27B0">
                      <w:pPr>
                        <w:pStyle w:val="Title"/>
                        <w:rPr>
                          <w:rFonts w:ascii="Gill Sans MT" w:hAnsi="Gill Sans MT"/>
                          <w:sz w:val="48"/>
                          <w:szCs w:val="48"/>
                        </w:rPr>
                      </w:pPr>
                    </w:p>
                    <w:p w14:paraId="425F5F7E" w14:textId="77777777" w:rsidR="00DD1610" w:rsidRDefault="00DD1610" w:rsidP="00BA27B0"/>
                    <w:p w14:paraId="5FDF3997" w14:textId="77777777" w:rsidR="00DD1610" w:rsidRPr="001663ED" w:rsidRDefault="00DD1610" w:rsidP="00BA27B0">
                      <w:pPr>
                        <w:pStyle w:val="Title"/>
                        <w:rPr>
                          <w:rFonts w:ascii="Gill Sans MT" w:hAnsi="Gill Sans MT"/>
                          <w:sz w:val="48"/>
                          <w:szCs w:val="48"/>
                        </w:rPr>
                      </w:pPr>
                    </w:p>
                    <w:p w14:paraId="11B14760" w14:textId="77777777" w:rsidR="00DD1610" w:rsidRDefault="00DD1610" w:rsidP="00BA27B0"/>
                    <w:p w14:paraId="590BE878" w14:textId="77777777" w:rsidR="00DD1610" w:rsidRPr="001663ED" w:rsidRDefault="00DD1610" w:rsidP="00BA27B0">
                      <w:pPr>
                        <w:pStyle w:val="Title"/>
                        <w:rPr>
                          <w:rFonts w:ascii="Gill Sans MT" w:hAnsi="Gill Sans MT"/>
                          <w:sz w:val="48"/>
                          <w:szCs w:val="48"/>
                        </w:rPr>
                      </w:pPr>
                    </w:p>
                    <w:p w14:paraId="38E21F15" w14:textId="77777777" w:rsidR="00DD1610" w:rsidRDefault="00DD1610" w:rsidP="00BA27B0"/>
                    <w:p w14:paraId="55CF3A26" w14:textId="77777777" w:rsidR="00DD1610" w:rsidRPr="001663ED" w:rsidRDefault="00DD1610" w:rsidP="00BA27B0">
                      <w:pPr>
                        <w:pStyle w:val="Title"/>
                        <w:rPr>
                          <w:rFonts w:ascii="Gill Sans MT" w:hAnsi="Gill Sans MT"/>
                          <w:sz w:val="48"/>
                          <w:szCs w:val="48"/>
                        </w:rPr>
                      </w:pPr>
                    </w:p>
                    <w:p w14:paraId="09F6B5A0" w14:textId="77777777" w:rsidR="00DD1610" w:rsidRDefault="00DD1610" w:rsidP="00BA27B0"/>
                    <w:p w14:paraId="58A26B3A" w14:textId="77777777" w:rsidR="00DD1610" w:rsidRPr="001663ED" w:rsidRDefault="00DD1610" w:rsidP="00BA27B0">
                      <w:pPr>
                        <w:pStyle w:val="Title"/>
                        <w:rPr>
                          <w:rFonts w:ascii="Gill Sans MT" w:hAnsi="Gill Sans MT"/>
                          <w:sz w:val="48"/>
                          <w:szCs w:val="48"/>
                        </w:rPr>
                      </w:pPr>
                    </w:p>
                    <w:p w14:paraId="69F8816F" w14:textId="77777777" w:rsidR="00DD1610" w:rsidRDefault="00DD1610" w:rsidP="00BA27B0"/>
                    <w:p w14:paraId="7D8A78B4" w14:textId="77777777" w:rsidR="00DD1610" w:rsidRPr="001663ED" w:rsidRDefault="00DD1610" w:rsidP="00BA27B0">
                      <w:pPr>
                        <w:pStyle w:val="Title"/>
                        <w:rPr>
                          <w:rFonts w:ascii="Gill Sans MT" w:hAnsi="Gill Sans MT"/>
                          <w:sz w:val="48"/>
                          <w:szCs w:val="48"/>
                        </w:rPr>
                      </w:pPr>
                    </w:p>
                    <w:p w14:paraId="44459B7C" w14:textId="77777777" w:rsidR="00DD1610" w:rsidRDefault="00DD1610" w:rsidP="00BA27B0"/>
                    <w:p w14:paraId="3D6AB4E5" w14:textId="77777777" w:rsidR="00DD1610" w:rsidRPr="001663ED" w:rsidRDefault="00DD1610" w:rsidP="00BA27B0">
                      <w:pPr>
                        <w:pStyle w:val="Title"/>
                        <w:rPr>
                          <w:rFonts w:ascii="Gill Sans MT" w:hAnsi="Gill Sans MT"/>
                          <w:sz w:val="48"/>
                          <w:szCs w:val="48"/>
                        </w:rPr>
                      </w:pPr>
                    </w:p>
                    <w:p w14:paraId="41AA8EA8" w14:textId="77777777" w:rsidR="00DD1610" w:rsidRDefault="00DD1610" w:rsidP="00BA27B0"/>
                    <w:p w14:paraId="472F9839" w14:textId="77777777" w:rsidR="00DD1610" w:rsidRPr="001663ED" w:rsidRDefault="00DD1610" w:rsidP="00BA27B0">
                      <w:pPr>
                        <w:pStyle w:val="Title"/>
                        <w:rPr>
                          <w:rFonts w:ascii="Gill Sans MT" w:hAnsi="Gill Sans MT"/>
                          <w:sz w:val="48"/>
                          <w:szCs w:val="48"/>
                        </w:rPr>
                      </w:pPr>
                    </w:p>
                    <w:p w14:paraId="07EFB0B5" w14:textId="77777777" w:rsidR="00DD1610" w:rsidRDefault="00DD1610" w:rsidP="00BA27B0"/>
                    <w:p w14:paraId="115AB5BF" w14:textId="77777777" w:rsidR="00DD1610" w:rsidRPr="001663ED" w:rsidRDefault="00DD1610" w:rsidP="00BA27B0">
                      <w:pPr>
                        <w:pStyle w:val="Title"/>
                        <w:rPr>
                          <w:rFonts w:ascii="Gill Sans MT" w:hAnsi="Gill Sans MT"/>
                          <w:sz w:val="48"/>
                          <w:szCs w:val="48"/>
                        </w:rPr>
                      </w:pPr>
                    </w:p>
                    <w:p w14:paraId="5FFB1762" w14:textId="77777777" w:rsidR="00DD1610" w:rsidRDefault="00DD1610" w:rsidP="00BA27B0"/>
                    <w:p w14:paraId="3EBCF0E1" w14:textId="77777777" w:rsidR="00DD1610" w:rsidRPr="001663ED" w:rsidRDefault="00DD1610" w:rsidP="00BA27B0">
                      <w:pPr>
                        <w:pStyle w:val="Title"/>
                        <w:rPr>
                          <w:rFonts w:ascii="Gill Sans MT" w:hAnsi="Gill Sans MT"/>
                          <w:sz w:val="48"/>
                          <w:szCs w:val="48"/>
                        </w:rPr>
                      </w:pPr>
                    </w:p>
                    <w:p w14:paraId="7171BF40" w14:textId="77777777" w:rsidR="00DD1610" w:rsidRDefault="00DD1610" w:rsidP="00BA27B0"/>
                    <w:p w14:paraId="33C30073" w14:textId="77777777" w:rsidR="00DD1610" w:rsidRPr="001663ED" w:rsidRDefault="00DD1610" w:rsidP="00BA27B0">
                      <w:pPr>
                        <w:pStyle w:val="Title"/>
                        <w:rPr>
                          <w:rFonts w:ascii="Gill Sans MT" w:hAnsi="Gill Sans MT"/>
                          <w:sz w:val="48"/>
                          <w:szCs w:val="48"/>
                        </w:rPr>
                      </w:pPr>
                    </w:p>
                    <w:p w14:paraId="5AF4FB8A" w14:textId="77777777" w:rsidR="00DD1610" w:rsidRDefault="00DD1610" w:rsidP="00BA27B0"/>
                    <w:p w14:paraId="0362CD14" w14:textId="77777777" w:rsidR="00DD1610" w:rsidRPr="001663ED" w:rsidRDefault="00DD1610" w:rsidP="00BA27B0">
                      <w:pPr>
                        <w:pStyle w:val="Title"/>
                        <w:rPr>
                          <w:rFonts w:ascii="Gill Sans MT" w:hAnsi="Gill Sans MT"/>
                          <w:sz w:val="48"/>
                          <w:szCs w:val="48"/>
                        </w:rPr>
                      </w:pPr>
                    </w:p>
                    <w:p w14:paraId="006239FB" w14:textId="77777777" w:rsidR="00DD1610" w:rsidRDefault="00DD1610" w:rsidP="00BA27B0"/>
                    <w:p w14:paraId="5357111F" w14:textId="77777777" w:rsidR="00DD1610" w:rsidRPr="001663ED" w:rsidRDefault="00DD1610" w:rsidP="00BA27B0">
                      <w:pPr>
                        <w:pStyle w:val="Title"/>
                        <w:rPr>
                          <w:rFonts w:ascii="Gill Sans MT" w:hAnsi="Gill Sans MT"/>
                          <w:sz w:val="48"/>
                          <w:szCs w:val="48"/>
                        </w:rPr>
                      </w:pPr>
                    </w:p>
                    <w:p w14:paraId="4E38C248" w14:textId="77777777" w:rsidR="00DD1610" w:rsidRDefault="00DD1610" w:rsidP="00BA27B0"/>
                    <w:p w14:paraId="72821B38" w14:textId="77777777" w:rsidR="00DD1610" w:rsidRPr="001663ED" w:rsidRDefault="00DD1610" w:rsidP="00BA27B0">
                      <w:pPr>
                        <w:pStyle w:val="Title"/>
                        <w:rPr>
                          <w:rFonts w:ascii="Gill Sans MT" w:hAnsi="Gill Sans MT"/>
                          <w:sz w:val="48"/>
                          <w:szCs w:val="48"/>
                        </w:rPr>
                      </w:pPr>
                    </w:p>
                    <w:p w14:paraId="045B3619" w14:textId="77777777" w:rsidR="00DD1610" w:rsidRDefault="00DD1610" w:rsidP="00BA27B0"/>
                    <w:p w14:paraId="3A370F36" w14:textId="77777777" w:rsidR="00DD1610" w:rsidRPr="001663ED" w:rsidRDefault="00DD1610" w:rsidP="00BA27B0">
                      <w:pPr>
                        <w:pStyle w:val="Title"/>
                        <w:rPr>
                          <w:rFonts w:ascii="Gill Sans MT" w:hAnsi="Gill Sans MT"/>
                          <w:sz w:val="48"/>
                          <w:szCs w:val="48"/>
                        </w:rPr>
                      </w:pPr>
                    </w:p>
                    <w:p w14:paraId="6D4F51F2" w14:textId="77777777" w:rsidR="00DD1610" w:rsidRDefault="00DD1610" w:rsidP="00BA27B0"/>
                    <w:p w14:paraId="1707AE1F" w14:textId="77777777" w:rsidR="00DD1610" w:rsidRPr="001663ED" w:rsidRDefault="00DD1610" w:rsidP="00BA27B0">
                      <w:pPr>
                        <w:pStyle w:val="Title"/>
                        <w:rPr>
                          <w:rFonts w:ascii="Gill Sans MT" w:hAnsi="Gill Sans MT"/>
                          <w:sz w:val="48"/>
                          <w:szCs w:val="48"/>
                        </w:rPr>
                      </w:pPr>
                    </w:p>
                    <w:p w14:paraId="1CAFA2D2" w14:textId="77777777" w:rsidR="00DD1610" w:rsidRDefault="00DD1610" w:rsidP="00BA27B0"/>
                    <w:p w14:paraId="190617AD" w14:textId="77777777" w:rsidR="00DD1610" w:rsidRPr="001663ED" w:rsidRDefault="00DD1610" w:rsidP="00BA27B0">
                      <w:pPr>
                        <w:pStyle w:val="Title"/>
                        <w:rPr>
                          <w:rFonts w:ascii="Gill Sans MT" w:hAnsi="Gill Sans MT"/>
                          <w:sz w:val="48"/>
                          <w:szCs w:val="48"/>
                        </w:rPr>
                      </w:pPr>
                    </w:p>
                    <w:p w14:paraId="19C702F8" w14:textId="77777777" w:rsidR="00DD1610" w:rsidRDefault="00DD1610" w:rsidP="00BA27B0"/>
                    <w:p w14:paraId="02C9A3A3" w14:textId="77777777" w:rsidR="00DD1610" w:rsidRPr="001663ED" w:rsidRDefault="00DD1610" w:rsidP="00BA27B0">
                      <w:pPr>
                        <w:pStyle w:val="Title"/>
                        <w:rPr>
                          <w:rFonts w:ascii="Gill Sans MT" w:hAnsi="Gill Sans MT"/>
                          <w:sz w:val="48"/>
                          <w:szCs w:val="48"/>
                        </w:rPr>
                      </w:pPr>
                    </w:p>
                    <w:p w14:paraId="0C9758E5" w14:textId="77777777" w:rsidR="00DD1610" w:rsidRDefault="00DD1610" w:rsidP="00BA27B0"/>
                    <w:p w14:paraId="2539F0E8" w14:textId="77777777" w:rsidR="00DD1610" w:rsidRPr="001663ED" w:rsidRDefault="00DD1610" w:rsidP="00BA27B0">
                      <w:pPr>
                        <w:pStyle w:val="Title"/>
                        <w:rPr>
                          <w:rFonts w:ascii="Gill Sans MT" w:hAnsi="Gill Sans MT"/>
                          <w:sz w:val="48"/>
                          <w:szCs w:val="48"/>
                        </w:rPr>
                      </w:pPr>
                    </w:p>
                    <w:p w14:paraId="3ADBC917" w14:textId="77777777" w:rsidR="00DD1610" w:rsidRDefault="00DD1610" w:rsidP="00BA27B0"/>
                    <w:p w14:paraId="1CBE59A0" w14:textId="77777777" w:rsidR="00DD1610" w:rsidRPr="001663ED" w:rsidRDefault="00DD1610" w:rsidP="00BA27B0">
                      <w:pPr>
                        <w:pStyle w:val="Title"/>
                        <w:rPr>
                          <w:rFonts w:ascii="Gill Sans MT" w:hAnsi="Gill Sans MT"/>
                          <w:sz w:val="48"/>
                          <w:szCs w:val="48"/>
                        </w:rPr>
                      </w:pPr>
                    </w:p>
                    <w:p w14:paraId="4D811E40" w14:textId="77777777" w:rsidR="00DD1610" w:rsidRDefault="00DD1610" w:rsidP="00BA27B0"/>
                    <w:p w14:paraId="6D724FE5" w14:textId="77777777" w:rsidR="00DD1610" w:rsidRPr="001663ED" w:rsidRDefault="00DD1610" w:rsidP="00BA27B0">
                      <w:pPr>
                        <w:pStyle w:val="Title"/>
                        <w:rPr>
                          <w:rFonts w:ascii="Gill Sans MT" w:hAnsi="Gill Sans MT"/>
                          <w:sz w:val="48"/>
                          <w:szCs w:val="48"/>
                        </w:rPr>
                      </w:pPr>
                    </w:p>
                    <w:p w14:paraId="556FEB71" w14:textId="77777777" w:rsidR="00DD1610" w:rsidRDefault="00DD1610" w:rsidP="00BA27B0"/>
                    <w:p w14:paraId="41A83394" w14:textId="77777777" w:rsidR="00DD1610" w:rsidRPr="001663ED" w:rsidRDefault="00DD1610" w:rsidP="00BA27B0">
                      <w:pPr>
                        <w:pStyle w:val="Title"/>
                        <w:rPr>
                          <w:rFonts w:ascii="Gill Sans MT" w:hAnsi="Gill Sans MT"/>
                          <w:sz w:val="48"/>
                          <w:szCs w:val="48"/>
                        </w:rPr>
                      </w:pPr>
                    </w:p>
                    <w:p w14:paraId="6CCF9353" w14:textId="77777777" w:rsidR="00DD1610" w:rsidRDefault="00DD1610" w:rsidP="00BA27B0"/>
                    <w:p w14:paraId="7253B9D5" w14:textId="77777777" w:rsidR="00DD1610" w:rsidRPr="001663ED" w:rsidRDefault="00DD1610" w:rsidP="00BA27B0">
                      <w:pPr>
                        <w:pStyle w:val="Title"/>
                        <w:rPr>
                          <w:rFonts w:ascii="Gill Sans MT" w:hAnsi="Gill Sans MT"/>
                          <w:sz w:val="48"/>
                          <w:szCs w:val="48"/>
                        </w:rPr>
                      </w:pPr>
                    </w:p>
                    <w:p w14:paraId="110D02C3" w14:textId="77777777" w:rsidR="00DD1610" w:rsidRDefault="00DD1610" w:rsidP="00BA27B0"/>
                    <w:p w14:paraId="3B2FB959" w14:textId="77777777" w:rsidR="00DD1610" w:rsidRPr="001663ED" w:rsidRDefault="00DD1610" w:rsidP="00BA27B0">
                      <w:pPr>
                        <w:pStyle w:val="Title"/>
                        <w:rPr>
                          <w:rFonts w:ascii="Gill Sans MT" w:hAnsi="Gill Sans MT"/>
                          <w:sz w:val="48"/>
                          <w:szCs w:val="48"/>
                        </w:rPr>
                      </w:pPr>
                    </w:p>
                    <w:p w14:paraId="30E66240" w14:textId="77777777" w:rsidR="00DD1610" w:rsidRDefault="00DD1610" w:rsidP="00BA27B0"/>
                    <w:p w14:paraId="1153FFB4" w14:textId="77777777" w:rsidR="00DD1610" w:rsidRPr="001663ED" w:rsidRDefault="00DD1610" w:rsidP="00BA27B0">
                      <w:pPr>
                        <w:pStyle w:val="Title"/>
                        <w:rPr>
                          <w:rFonts w:ascii="Gill Sans MT" w:hAnsi="Gill Sans MT"/>
                          <w:sz w:val="48"/>
                          <w:szCs w:val="48"/>
                        </w:rPr>
                      </w:pPr>
                    </w:p>
                    <w:p w14:paraId="5E8556AF" w14:textId="77777777" w:rsidR="00DD1610" w:rsidRDefault="00DD1610" w:rsidP="00BA27B0"/>
                    <w:p w14:paraId="3C5B5D8D" w14:textId="77777777" w:rsidR="00DD1610" w:rsidRPr="001663ED" w:rsidRDefault="00DD1610" w:rsidP="00BA27B0">
                      <w:pPr>
                        <w:pStyle w:val="Title"/>
                        <w:rPr>
                          <w:rFonts w:ascii="Gill Sans MT" w:hAnsi="Gill Sans MT"/>
                          <w:sz w:val="48"/>
                          <w:szCs w:val="48"/>
                        </w:rPr>
                      </w:pPr>
                    </w:p>
                    <w:p w14:paraId="1820CC3B" w14:textId="77777777" w:rsidR="00DD1610" w:rsidRDefault="00DD1610" w:rsidP="00BA27B0"/>
                    <w:p w14:paraId="3D47BD63" w14:textId="77777777" w:rsidR="00DD1610" w:rsidRPr="001663ED" w:rsidRDefault="00DD1610" w:rsidP="00BA27B0">
                      <w:pPr>
                        <w:pStyle w:val="Title"/>
                        <w:rPr>
                          <w:rFonts w:ascii="Gill Sans MT" w:hAnsi="Gill Sans MT"/>
                          <w:sz w:val="48"/>
                          <w:szCs w:val="48"/>
                        </w:rPr>
                      </w:pPr>
                    </w:p>
                    <w:p w14:paraId="04396386" w14:textId="77777777" w:rsidR="00DD1610" w:rsidRDefault="00DD1610" w:rsidP="00BA27B0"/>
                    <w:p w14:paraId="28ABB604" w14:textId="77777777" w:rsidR="00DD1610" w:rsidRPr="001663ED" w:rsidRDefault="00DD1610" w:rsidP="00BA27B0">
                      <w:pPr>
                        <w:pStyle w:val="Title"/>
                        <w:rPr>
                          <w:rFonts w:ascii="Gill Sans MT" w:hAnsi="Gill Sans MT"/>
                          <w:sz w:val="48"/>
                          <w:szCs w:val="48"/>
                        </w:rPr>
                      </w:pPr>
                    </w:p>
                    <w:p w14:paraId="5E7282FB" w14:textId="77777777" w:rsidR="00DD1610" w:rsidRDefault="00DD1610" w:rsidP="00BA27B0"/>
                    <w:p w14:paraId="6A17B49E" w14:textId="77777777" w:rsidR="00DD1610" w:rsidRPr="001663ED" w:rsidRDefault="00DD1610" w:rsidP="00BA27B0">
                      <w:pPr>
                        <w:pStyle w:val="Title"/>
                        <w:rPr>
                          <w:rFonts w:ascii="Gill Sans MT" w:hAnsi="Gill Sans MT"/>
                          <w:sz w:val="48"/>
                          <w:szCs w:val="48"/>
                        </w:rPr>
                      </w:pPr>
                    </w:p>
                    <w:p w14:paraId="2A78FEA5" w14:textId="77777777" w:rsidR="00DD1610" w:rsidRDefault="00DD1610" w:rsidP="00BA27B0"/>
                    <w:p w14:paraId="7ECDD355" w14:textId="77777777" w:rsidR="00DD1610" w:rsidRPr="001663ED" w:rsidRDefault="00DD1610" w:rsidP="00BA27B0">
                      <w:pPr>
                        <w:pStyle w:val="Title"/>
                        <w:rPr>
                          <w:rFonts w:ascii="Gill Sans MT" w:hAnsi="Gill Sans MT"/>
                          <w:sz w:val="48"/>
                          <w:szCs w:val="48"/>
                        </w:rPr>
                      </w:pPr>
                    </w:p>
                    <w:p w14:paraId="39316A73" w14:textId="77777777" w:rsidR="00DD1610" w:rsidRDefault="00DD1610" w:rsidP="00BA27B0"/>
                    <w:p w14:paraId="37CDA04F" w14:textId="77777777" w:rsidR="00DD1610" w:rsidRPr="001663ED" w:rsidRDefault="00DD1610" w:rsidP="00BA27B0">
                      <w:pPr>
                        <w:pStyle w:val="Title"/>
                        <w:rPr>
                          <w:rFonts w:ascii="Gill Sans MT" w:hAnsi="Gill Sans MT"/>
                          <w:sz w:val="48"/>
                          <w:szCs w:val="48"/>
                        </w:rPr>
                      </w:pPr>
                    </w:p>
                    <w:p w14:paraId="668BCB11" w14:textId="77777777" w:rsidR="00DD1610" w:rsidRDefault="00DD1610" w:rsidP="00BA27B0"/>
                    <w:p w14:paraId="1BFA393F" w14:textId="77777777" w:rsidR="00DD1610" w:rsidRPr="001663ED" w:rsidRDefault="00DD1610" w:rsidP="00BA27B0">
                      <w:pPr>
                        <w:pStyle w:val="Title"/>
                        <w:rPr>
                          <w:rFonts w:ascii="Gill Sans MT" w:hAnsi="Gill Sans MT"/>
                          <w:sz w:val="48"/>
                          <w:szCs w:val="48"/>
                        </w:rPr>
                      </w:pPr>
                    </w:p>
                    <w:p w14:paraId="6972F934" w14:textId="77777777" w:rsidR="00DD1610" w:rsidRDefault="00DD1610" w:rsidP="00BA27B0"/>
                    <w:p w14:paraId="7ACF3F7E" w14:textId="77777777" w:rsidR="00DD1610" w:rsidRPr="001663ED" w:rsidRDefault="00DD1610" w:rsidP="00BA27B0">
                      <w:pPr>
                        <w:pStyle w:val="Title"/>
                        <w:rPr>
                          <w:rFonts w:ascii="Gill Sans MT" w:hAnsi="Gill Sans MT"/>
                          <w:sz w:val="48"/>
                          <w:szCs w:val="48"/>
                        </w:rPr>
                      </w:pPr>
                    </w:p>
                    <w:p w14:paraId="7BC3AB6C" w14:textId="77777777" w:rsidR="00DD1610" w:rsidRDefault="00DD1610" w:rsidP="00BA27B0"/>
                    <w:p w14:paraId="1C9448BF" w14:textId="77777777" w:rsidR="00DD1610" w:rsidRPr="001663ED" w:rsidRDefault="00DD1610" w:rsidP="00BA27B0">
                      <w:pPr>
                        <w:pStyle w:val="Title"/>
                        <w:rPr>
                          <w:rFonts w:ascii="Gill Sans MT" w:hAnsi="Gill Sans MT"/>
                          <w:sz w:val="48"/>
                          <w:szCs w:val="48"/>
                        </w:rPr>
                      </w:pPr>
                    </w:p>
                    <w:p w14:paraId="7FB77A42" w14:textId="77777777" w:rsidR="00DD1610" w:rsidRDefault="00DD1610" w:rsidP="00BA27B0"/>
                    <w:p w14:paraId="3CDA42FE" w14:textId="77777777" w:rsidR="00DD1610" w:rsidRPr="001663ED" w:rsidRDefault="00DD1610" w:rsidP="00BA27B0">
                      <w:pPr>
                        <w:pStyle w:val="Title"/>
                        <w:rPr>
                          <w:rFonts w:ascii="Gill Sans MT" w:hAnsi="Gill Sans MT"/>
                          <w:sz w:val="48"/>
                          <w:szCs w:val="48"/>
                        </w:rPr>
                      </w:pPr>
                    </w:p>
                    <w:p w14:paraId="1C48DE6C" w14:textId="77777777" w:rsidR="00DD1610" w:rsidRDefault="00DD1610" w:rsidP="00BA27B0"/>
                    <w:p w14:paraId="32898809" w14:textId="77777777" w:rsidR="00DD1610" w:rsidRPr="001663ED" w:rsidRDefault="00DD1610" w:rsidP="00BA27B0">
                      <w:pPr>
                        <w:pStyle w:val="Title"/>
                        <w:rPr>
                          <w:rFonts w:ascii="Gill Sans MT" w:hAnsi="Gill Sans MT"/>
                          <w:sz w:val="48"/>
                          <w:szCs w:val="48"/>
                        </w:rPr>
                      </w:pPr>
                    </w:p>
                    <w:p w14:paraId="6134A0F4" w14:textId="77777777" w:rsidR="00DD1610" w:rsidRDefault="00DD1610" w:rsidP="00BA27B0"/>
                    <w:p w14:paraId="3B0F88C2" w14:textId="77777777" w:rsidR="00DD1610" w:rsidRPr="001663ED" w:rsidRDefault="00DD1610" w:rsidP="00BA27B0">
                      <w:pPr>
                        <w:pStyle w:val="Title"/>
                        <w:rPr>
                          <w:rFonts w:ascii="Gill Sans MT" w:hAnsi="Gill Sans MT"/>
                          <w:sz w:val="48"/>
                          <w:szCs w:val="48"/>
                        </w:rPr>
                      </w:pPr>
                    </w:p>
                    <w:p w14:paraId="5DFE4554" w14:textId="77777777" w:rsidR="00DD1610" w:rsidRDefault="00DD1610" w:rsidP="00BA27B0"/>
                    <w:p w14:paraId="7EB692F6" w14:textId="77777777" w:rsidR="00DD1610" w:rsidRPr="001663ED" w:rsidRDefault="00DD1610" w:rsidP="00BA27B0">
                      <w:pPr>
                        <w:pStyle w:val="Title"/>
                        <w:rPr>
                          <w:rFonts w:ascii="Gill Sans MT" w:hAnsi="Gill Sans MT"/>
                          <w:sz w:val="48"/>
                          <w:szCs w:val="48"/>
                        </w:rPr>
                      </w:pPr>
                    </w:p>
                    <w:p w14:paraId="3D30D357" w14:textId="77777777" w:rsidR="00DD1610" w:rsidRDefault="00DD1610" w:rsidP="00BA27B0"/>
                    <w:p w14:paraId="152880B5" w14:textId="77777777" w:rsidR="00DD1610" w:rsidRPr="001663ED" w:rsidRDefault="00DD1610" w:rsidP="00BA27B0">
                      <w:pPr>
                        <w:pStyle w:val="Title"/>
                        <w:rPr>
                          <w:rFonts w:ascii="Gill Sans MT" w:hAnsi="Gill Sans MT"/>
                          <w:sz w:val="48"/>
                          <w:szCs w:val="48"/>
                        </w:rPr>
                      </w:pPr>
                    </w:p>
                    <w:p w14:paraId="4DDE59E6" w14:textId="77777777" w:rsidR="00DD1610" w:rsidRDefault="00DD1610" w:rsidP="00BA27B0"/>
                    <w:p w14:paraId="662BA498" w14:textId="77777777" w:rsidR="00DD1610" w:rsidRPr="001663ED" w:rsidRDefault="00DD1610" w:rsidP="00BA27B0">
                      <w:pPr>
                        <w:pStyle w:val="Title"/>
                        <w:rPr>
                          <w:rFonts w:ascii="Gill Sans MT" w:hAnsi="Gill Sans MT"/>
                          <w:sz w:val="48"/>
                          <w:szCs w:val="48"/>
                        </w:rPr>
                      </w:pPr>
                    </w:p>
                    <w:p w14:paraId="33564578" w14:textId="77777777" w:rsidR="00DD1610" w:rsidRDefault="00DD1610" w:rsidP="00BA27B0"/>
                    <w:p w14:paraId="0FB3D5CD" w14:textId="77777777" w:rsidR="00DD1610" w:rsidRPr="001663ED" w:rsidRDefault="00DD1610" w:rsidP="00BA27B0">
                      <w:pPr>
                        <w:pStyle w:val="Title"/>
                        <w:rPr>
                          <w:rFonts w:ascii="Gill Sans MT" w:hAnsi="Gill Sans MT"/>
                          <w:sz w:val="48"/>
                          <w:szCs w:val="48"/>
                        </w:rPr>
                      </w:pPr>
                    </w:p>
                    <w:p w14:paraId="011DDEB6" w14:textId="77777777" w:rsidR="00DD1610" w:rsidRDefault="00DD1610" w:rsidP="00BA27B0"/>
                    <w:p w14:paraId="71F5994C" w14:textId="77777777" w:rsidR="00DD1610" w:rsidRPr="001663ED" w:rsidRDefault="00DD1610" w:rsidP="00BA27B0">
                      <w:pPr>
                        <w:pStyle w:val="Title"/>
                        <w:rPr>
                          <w:rFonts w:ascii="Gill Sans MT" w:hAnsi="Gill Sans MT"/>
                          <w:sz w:val="48"/>
                          <w:szCs w:val="48"/>
                        </w:rPr>
                      </w:pPr>
                    </w:p>
                    <w:p w14:paraId="7606E6C1" w14:textId="77777777" w:rsidR="00DD1610" w:rsidRDefault="00DD1610" w:rsidP="00BA27B0"/>
                    <w:p w14:paraId="01CF5FF2" w14:textId="77777777" w:rsidR="00DD1610" w:rsidRPr="001663ED" w:rsidRDefault="00DD1610" w:rsidP="00BA27B0">
                      <w:pPr>
                        <w:pStyle w:val="Title"/>
                        <w:rPr>
                          <w:rFonts w:ascii="Gill Sans MT" w:hAnsi="Gill Sans MT"/>
                          <w:sz w:val="48"/>
                          <w:szCs w:val="48"/>
                        </w:rPr>
                      </w:pPr>
                    </w:p>
                    <w:p w14:paraId="0BA074B3" w14:textId="77777777" w:rsidR="00DD1610" w:rsidRDefault="00DD1610" w:rsidP="00BA27B0"/>
                    <w:p w14:paraId="25A9A9D5" w14:textId="77777777" w:rsidR="00DD1610" w:rsidRPr="001663ED" w:rsidRDefault="00DD1610" w:rsidP="00BA27B0">
                      <w:pPr>
                        <w:pStyle w:val="Title"/>
                        <w:rPr>
                          <w:rFonts w:ascii="Gill Sans MT" w:hAnsi="Gill Sans MT"/>
                          <w:sz w:val="48"/>
                          <w:szCs w:val="48"/>
                        </w:rPr>
                      </w:pPr>
                    </w:p>
                    <w:p w14:paraId="78E520B1" w14:textId="77777777" w:rsidR="00DD1610" w:rsidRDefault="00DD1610" w:rsidP="00BA27B0"/>
                    <w:p w14:paraId="09240C78" w14:textId="77777777" w:rsidR="00DD1610" w:rsidRPr="001663ED" w:rsidRDefault="00DD1610" w:rsidP="00BA27B0">
                      <w:pPr>
                        <w:pStyle w:val="Title"/>
                        <w:rPr>
                          <w:rFonts w:ascii="Gill Sans MT" w:hAnsi="Gill Sans MT"/>
                          <w:sz w:val="48"/>
                          <w:szCs w:val="48"/>
                        </w:rPr>
                      </w:pPr>
                    </w:p>
                    <w:p w14:paraId="46FF1183" w14:textId="77777777" w:rsidR="00DD1610" w:rsidRDefault="00DD1610" w:rsidP="00BA27B0"/>
                    <w:p w14:paraId="424FB817" w14:textId="77777777" w:rsidR="00DD1610" w:rsidRPr="001663ED" w:rsidRDefault="00DD1610" w:rsidP="00BA27B0">
                      <w:pPr>
                        <w:pStyle w:val="Title"/>
                        <w:rPr>
                          <w:rFonts w:ascii="Gill Sans MT" w:hAnsi="Gill Sans MT"/>
                          <w:sz w:val="48"/>
                          <w:szCs w:val="48"/>
                        </w:rPr>
                      </w:pPr>
                    </w:p>
                    <w:p w14:paraId="07561A9C" w14:textId="77777777" w:rsidR="00DD1610" w:rsidRDefault="00DD1610" w:rsidP="00BA27B0"/>
                    <w:p w14:paraId="0D477465" w14:textId="77777777" w:rsidR="00DD1610" w:rsidRPr="001663ED" w:rsidRDefault="00DD1610" w:rsidP="00BA27B0">
                      <w:pPr>
                        <w:pStyle w:val="Title"/>
                        <w:rPr>
                          <w:rFonts w:ascii="Gill Sans MT" w:hAnsi="Gill Sans MT"/>
                          <w:sz w:val="48"/>
                          <w:szCs w:val="48"/>
                        </w:rPr>
                      </w:pPr>
                    </w:p>
                    <w:p w14:paraId="0948F021" w14:textId="77777777" w:rsidR="00DD1610" w:rsidRDefault="00DD1610" w:rsidP="00BA27B0"/>
                    <w:p w14:paraId="4E30E69F" w14:textId="77777777" w:rsidR="00DD1610" w:rsidRPr="001663ED" w:rsidRDefault="00DD1610" w:rsidP="00BA27B0">
                      <w:pPr>
                        <w:pStyle w:val="Title"/>
                        <w:rPr>
                          <w:rFonts w:ascii="Gill Sans MT" w:hAnsi="Gill Sans MT"/>
                          <w:sz w:val="48"/>
                          <w:szCs w:val="48"/>
                        </w:rPr>
                      </w:pPr>
                    </w:p>
                    <w:p w14:paraId="450C4A49" w14:textId="77777777" w:rsidR="00DD1610" w:rsidRDefault="00DD1610" w:rsidP="00BA27B0"/>
                    <w:p w14:paraId="038ABB46" w14:textId="77777777" w:rsidR="00DD1610" w:rsidRPr="001663ED" w:rsidRDefault="00DD1610" w:rsidP="00BA27B0">
                      <w:pPr>
                        <w:pStyle w:val="Title"/>
                        <w:rPr>
                          <w:rFonts w:ascii="Gill Sans MT" w:hAnsi="Gill Sans MT"/>
                          <w:sz w:val="48"/>
                          <w:szCs w:val="48"/>
                        </w:rPr>
                      </w:pPr>
                    </w:p>
                    <w:p w14:paraId="7C3F1D5B" w14:textId="77777777" w:rsidR="00DD1610" w:rsidRDefault="00DD1610" w:rsidP="00BA27B0"/>
                    <w:p w14:paraId="1C561D5A" w14:textId="77777777" w:rsidR="00DD1610" w:rsidRPr="001663ED" w:rsidRDefault="00DD1610" w:rsidP="00BA27B0">
                      <w:pPr>
                        <w:pStyle w:val="Title"/>
                        <w:rPr>
                          <w:rFonts w:ascii="Gill Sans MT" w:hAnsi="Gill Sans MT"/>
                          <w:sz w:val="48"/>
                          <w:szCs w:val="48"/>
                        </w:rPr>
                      </w:pPr>
                    </w:p>
                    <w:p w14:paraId="2EB0D1C0" w14:textId="77777777" w:rsidR="00DD1610" w:rsidRDefault="00DD1610" w:rsidP="00BA27B0"/>
                    <w:p w14:paraId="506B743D" w14:textId="77777777" w:rsidR="00DD1610" w:rsidRPr="001663ED" w:rsidRDefault="00DD1610" w:rsidP="00BA27B0">
                      <w:pPr>
                        <w:pStyle w:val="Title"/>
                        <w:rPr>
                          <w:rFonts w:ascii="Gill Sans MT" w:hAnsi="Gill Sans MT"/>
                          <w:sz w:val="48"/>
                          <w:szCs w:val="48"/>
                        </w:rPr>
                      </w:pPr>
                    </w:p>
                    <w:p w14:paraId="4557188F" w14:textId="77777777" w:rsidR="00DD1610" w:rsidRDefault="00DD1610" w:rsidP="00BA27B0"/>
                    <w:p w14:paraId="3955FBF8" w14:textId="77777777" w:rsidR="00DD1610" w:rsidRPr="001663ED" w:rsidRDefault="00DD1610" w:rsidP="00BA27B0">
                      <w:pPr>
                        <w:pStyle w:val="Title"/>
                        <w:rPr>
                          <w:rFonts w:ascii="Gill Sans MT" w:hAnsi="Gill Sans MT"/>
                          <w:sz w:val="48"/>
                          <w:szCs w:val="48"/>
                        </w:rPr>
                      </w:pPr>
                    </w:p>
                    <w:p w14:paraId="32B020A7" w14:textId="77777777" w:rsidR="00DD1610" w:rsidRDefault="00DD1610" w:rsidP="00BA27B0"/>
                    <w:p w14:paraId="29E16C0E" w14:textId="77777777" w:rsidR="00DD1610" w:rsidRPr="001663ED" w:rsidRDefault="00DD1610" w:rsidP="00BA27B0">
                      <w:pPr>
                        <w:pStyle w:val="Title"/>
                        <w:rPr>
                          <w:rFonts w:ascii="Gill Sans MT" w:hAnsi="Gill Sans MT"/>
                          <w:sz w:val="48"/>
                          <w:szCs w:val="48"/>
                        </w:rPr>
                      </w:pPr>
                    </w:p>
                    <w:p w14:paraId="47FB1034" w14:textId="77777777" w:rsidR="00DD1610" w:rsidRDefault="00DD1610" w:rsidP="00BA27B0"/>
                    <w:p w14:paraId="05A980CC" w14:textId="77777777" w:rsidR="00DD1610" w:rsidRPr="001663ED" w:rsidRDefault="00DD1610" w:rsidP="00BA27B0">
                      <w:pPr>
                        <w:pStyle w:val="Title"/>
                        <w:rPr>
                          <w:rFonts w:ascii="Gill Sans MT" w:hAnsi="Gill Sans MT"/>
                          <w:sz w:val="48"/>
                          <w:szCs w:val="48"/>
                        </w:rPr>
                      </w:pPr>
                    </w:p>
                    <w:p w14:paraId="52BEC6C8" w14:textId="77777777" w:rsidR="00DD1610" w:rsidRDefault="00DD1610" w:rsidP="00BA27B0"/>
                    <w:p w14:paraId="7BDCDB17" w14:textId="77777777" w:rsidR="00DD1610" w:rsidRPr="001663ED" w:rsidRDefault="00DD1610" w:rsidP="00BA27B0">
                      <w:pPr>
                        <w:pStyle w:val="Title"/>
                        <w:rPr>
                          <w:rFonts w:ascii="Gill Sans MT" w:hAnsi="Gill Sans MT"/>
                          <w:sz w:val="48"/>
                          <w:szCs w:val="48"/>
                        </w:rPr>
                      </w:pPr>
                    </w:p>
                    <w:p w14:paraId="62CE0BE5" w14:textId="77777777" w:rsidR="00DD1610" w:rsidRDefault="00DD1610" w:rsidP="00BA27B0"/>
                    <w:p w14:paraId="15AB4ADA" w14:textId="77777777" w:rsidR="00DD1610" w:rsidRPr="001663ED" w:rsidRDefault="00DD1610" w:rsidP="00BA27B0">
                      <w:pPr>
                        <w:pStyle w:val="Title"/>
                        <w:rPr>
                          <w:rFonts w:ascii="Gill Sans MT" w:hAnsi="Gill Sans MT"/>
                          <w:sz w:val="48"/>
                          <w:szCs w:val="48"/>
                        </w:rPr>
                      </w:pPr>
                    </w:p>
                    <w:p w14:paraId="67634DEE" w14:textId="77777777" w:rsidR="00DD1610" w:rsidRDefault="00DD1610" w:rsidP="00BA27B0"/>
                    <w:p w14:paraId="67B1A143" w14:textId="77777777" w:rsidR="00DD1610" w:rsidRPr="001663ED" w:rsidRDefault="00DD1610" w:rsidP="00BA27B0">
                      <w:pPr>
                        <w:pStyle w:val="Title"/>
                        <w:rPr>
                          <w:rFonts w:ascii="Gill Sans MT" w:hAnsi="Gill Sans MT"/>
                          <w:sz w:val="48"/>
                          <w:szCs w:val="48"/>
                        </w:rPr>
                      </w:pPr>
                    </w:p>
                    <w:p w14:paraId="24848692" w14:textId="77777777" w:rsidR="00DD1610" w:rsidRDefault="00DD1610" w:rsidP="00BA27B0"/>
                    <w:p w14:paraId="0B2B52DA" w14:textId="77777777" w:rsidR="00DD1610" w:rsidRPr="001663ED" w:rsidRDefault="00DD1610" w:rsidP="00BA27B0">
                      <w:pPr>
                        <w:pStyle w:val="Title"/>
                        <w:rPr>
                          <w:rFonts w:ascii="Gill Sans MT" w:hAnsi="Gill Sans MT"/>
                          <w:sz w:val="48"/>
                          <w:szCs w:val="48"/>
                        </w:rPr>
                      </w:pPr>
                    </w:p>
                    <w:p w14:paraId="1816376F" w14:textId="77777777" w:rsidR="00DD1610" w:rsidRDefault="00DD1610" w:rsidP="00BA27B0"/>
                    <w:p w14:paraId="275966AE" w14:textId="77777777" w:rsidR="00DD1610" w:rsidRPr="001663ED" w:rsidRDefault="00DD1610" w:rsidP="00BA27B0">
                      <w:pPr>
                        <w:pStyle w:val="Title"/>
                        <w:rPr>
                          <w:rFonts w:ascii="Gill Sans MT" w:hAnsi="Gill Sans MT"/>
                          <w:sz w:val="48"/>
                          <w:szCs w:val="48"/>
                        </w:rPr>
                      </w:pPr>
                    </w:p>
                    <w:p w14:paraId="2BC4F462" w14:textId="77777777" w:rsidR="00DD1610" w:rsidRDefault="00DD1610" w:rsidP="00BA27B0"/>
                    <w:p w14:paraId="3DE01EE8" w14:textId="77777777" w:rsidR="00DD1610" w:rsidRPr="001663ED" w:rsidRDefault="00DD1610" w:rsidP="00BA27B0">
                      <w:pPr>
                        <w:pStyle w:val="Title"/>
                        <w:rPr>
                          <w:rFonts w:ascii="Gill Sans MT" w:hAnsi="Gill Sans MT"/>
                          <w:sz w:val="48"/>
                          <w:szCs w:val="48"/>
                        </w:rPr>
                      </w:pPr>
                    </w:p>
                    <w:p w14:paraId="5A0E72D0" w14:textId="77777777" w:rsidR="00DD1610" w:rsidRDefault="00DD1610" w:rsidP="00BA27B0"/>
                    <w:p w14:paraId="775768CE" w14:textId="77777777" w:rsidR="00DD1610" w:rsidRPr="001663ED" w:rsidRDefault="00DD1610" w:rsidP="00BA27B0">
                      <w:pPr>
                        <w:pStyle w:val="Title"/>
                        <w:rPr>
                          <w:rFonts w:ascii="Gill Sans MT" w:hAnsi="Gill Sans MT"/>
                          <w:sz w:val="48"/>
                          <w:szCs w:val="48"/>
                        </w:rPr>
                      </w:pPr>
                    </w:p>
                    <w:p w14:paraId="6F5C9F78" w14:textId="77777777" w:rsidR="00DD1610" w:rsidRDefault="00DD1610" w:rsidP="00BA27B0"/>
                    <w:p w14:paraId="4F5EA984" w14:textId="77777777" w:rsidR="00DD1610" w:rsidRPr="001663ED" w:rsidRDefault="00DD1610" w:rsidP="00BA27B0">
                      <w:pPr>
                        <w:pStyle w:val="Title"/>
                        <w:rPr>
                          <w:rFonts w:ascii="Gill Sans MT" w:hAnsi="Gill Sans MT"/>
                          <w:sz w:val="48"/>
                          <w:szCs w:val="48"/>
                        </w:rPr>
                      </w:pPr>
                    </w:p>
                    <w:p w14:paraId="7D9A0E95" w14:textId="77777777" w:rsidR="00DD1610" w:rsidRDefault="00DD1610" w:rsidP="00BA27B0"/>
                    <w:p w14:paraId="1A2E5DF8" w14:textId="77777777" w:rsidR="00DD1610" w:rsidRPr="001663ED" w:rsidRDefault="00DD1610" w:rsidP="00BA27B0">
                      <w:pPr>
                        <w:pStyle w:val="Title"/>
                        <w:rPr>
                          <w:rFonts w:ascii="Gill Sans MT" w:hAnsi="Gill Sans MT"/>
                          <w:sz w:val="48"/>
                          <w:szCs w:val="48"/>
                        </w:rPr>
                      </w:pPr>
                    </w:p>
                    <w:p w14:paraId="7FD7C609" w14:textId="77777777" w:rsidR="00DD1610" w:rsidRDefault="00DD1610" w:rsidP="00BA27B0"/>
                    <w:p w14:paraId="13D54A66" w14:textId="77777777" w:rsidR="00DD1610" w:rsidRPr="001663ED" w:rsidRDefault="00DD1610" w:rsidP="00BA27B0">
                      <w:pPr>
                        <w:pStyle w:val="Title"/>
                        <w:rPr>
                          <w:rFonts w:ascii="Gill Sans MT" w:hAnsi="Gill Sans MT"/>
                          <w:sz w:val="48"/>
                          <w:szCs w:val="48"/>
                        </w:rPr>
                      </w:pPr>
                    </w:p>
                    <w:p w14:paraId="7893D9BB" w14:textId="77777777" w:rsidR="00DD1610" w:rsidRDefault="00DD1610" w:rsidP="00BA27B0"/>
                    <w:p w14:paraId="5B14E15B" w14:textId="77777777" w:rsidR="00DD1610" w:rsidRPr="001663ED" w:rsidRDefault="00DD1610" w:rsidP="00BA27B0">
                      <w:pPr>
                        <w:pStyle w:val="Title"/>
                        <w:rPr>
                          <w:rFonts w:ascii="Gill Sans MT" w:hAnsi="Gill Sans MT"/>
                          <w:sz w:val="48"/>
                          <w:szCs w:val="48"/>
                        </w:rPr>
                      </w:pPr>
                    </w:p>
                    <w:p w14:paraId="4B1634CD" w14:textId="77777777" w:rsidR="00DD1610" w:rsidRDefault="00DD1610" w:rsidP="00BA27B0"/>
                    <w:p w14:paraId="2DF48706" w14:textId="77777777" w:rsidR="00DD1610" w:rsidRPr="001663ED" w:rsidRDefault="00DD1610" w:rsidP="00BA27B0">
                      <w:pPr>
                        <w:pStyle w:val="Title"/>
                        <w:rPr>
                          <w:rFonts w:ascii="Gill Sans MT" w:hAnsi="Gill Sans MT"/>
                          <w:sz w:val="48"/>
                          <w:szCs w:val="48"/>
                        </w:rPr>
                      </w:pPr>
                    </w:p>
                    <w:p w14:paraId="18ECAFE6" w14:textId="77777777" w:rsidR="00DD1610" w:rsidRDefault="00DD1610" w:rsidP="00BA27B0"/>
                    <w:p w14:paraId="4B24BF4E" w14:textId="77777777" w:rsidR="00DD1610" w:rsidRPr="001663ED" w:rsidRDefault="00DD1610" w:rsidP="00BA27B0">
                      <w:pPr>
                        <w:pStyle w:val="Title"/>
                        <w:rPr>
                          <w:rFonts w:ascii="Gill Sans MT" w:hAnsi="Gill Sans MT"/>
                          <w:sz w:val="48"/>
                          <w:szCs w:val="48"/>
                        </w:rPr>
                      </w:pPr>
                    </w:p>
                    <w:p w14:paraId="5BCBE861" w14:textId="77777777" w:rsidR="00DD1610" w:rsidRDefault="00DD1610" w:rsidP="00BA27B0"/>
                    <w:p w14:paraId="389EB14C" w14:textId="77777777" w:rsidR="00DD1610" w:rsidRPr="001663ED" w:rsidRDefault="00DD1610" w:rsidP="00BA27B0">
                      <w:pPr>
                        <w:pStyle w:val="Title"/>
                        <w:rPr>
                          <w:rFonts w:ascii="Gill Sans MT" w:hAnsi="Gill Sans MT"/>
                          <w:sz w:val="48"/>
                          <w:szCs w:val="48"/>
                        </w:rPr>
                      </w:pPr>
                    </w:p>
                    <w:p w14:paraId="3B048534" w14:textId="77777777" w:rsidR="00DD1610" w:rsidRDefault="00DD1610" w:rsidP="00BA27B0"/>
                    <w:p w14:paraId="3776F881" w14:textId="77777777" w:rsidR="00DD1610" w:rsidRPr="001663ED" w:rsidRDefault="00DD1610" w:rsidP="00BA27B0">
                      <w:pPr>
                        <w:pStyle w:val="Title"/>
                        <w:rPr>
                          <w:rFonts w:ascii="Gill Sans MT" w:hAnsi="Gill Sans MT"/>
                          <w:sz w:val="48"/>
                          <w:szCs w:val="48"/>
                        </w:rPr>
                      </w:pPr>
                    </w:p>
                    <w:p w14:paraId="6A2833D1" w14:textId="77777777" w:rsidR="00DD1610" w:rsidRDefault="00DD1610" w:rsidP="00BA27B0"/>
                    <w:p w14:paraId="2358D9A8" w14:textId="77777777" w:rsidR="00DD1610" w:rsidRPr="001663ED" w:rsidRDefault="00DD1610" w:rsidP="00BA27B0">
                      <w:pPr>
                        <w:pStyle w:val="Title"/>
                        <w:rPr>
                          <w:rFonts w:ascii="Gill Sans MT" w:hAnsi="Gill Sans MT"/>
                          <w:sz w:val="48"/>
                          <w:szCs w:val="48"/>
                        </w:rPr>
                      </w:pPr>
                    </w:p>
                    <w:p w14:paraId="22A2B7C2" w14:textId="77777777" w:rsidR="00DD1610" w:rsidRDefault="00DD1610" w:rsidP="00BA27B0"/>
                    <w:p w14:paraId="57704A04" w14:textId="77777777" w:rsidR="00DD1610" w:rsidRPr="001663ED" w:rsidRDefault="00DD1610" w:rsidP="00BA27B0">
                      <w:pPr>
                        <w:pStyle w:val="Title"/>
                        <w:rPr>
                          <w:rFonts w:ascii="Gill Sans MT" w:hAnsi="Gill Sans MT"/>
                          <w:sz w:val="48"/>
                          <w:szCs w:val="48"/>
                        </w:rPr>
                      </w:pPr>
                    </w:p>
                    <w:p w14:paraId="09D472AB" w14:textId="77777777" w:rsidR="00DD1610" w:rsidRDefault="00DD1610" w:rsidP="00BA27B0"/>
                    <w:p w14:paraId="363FBD39" w14:textId="77777777" w:rsidR="00DD1610" w:rsidRPr="001663ED" w:rsidRDefault="00DD1610" w:rsidP="00BA27B0">
                      <w:pPr>
                        <w:pStyle w:val="Title"/>
                        <w:rPr>
                          <w:rFonts w:ascii="Gill Sans MT" w:hAnsi="Gill Sans MT"/>
                          <w:sz w:val="48"/>
                          <w:szCs w:val="48"/>
                        </w:rPr>
                      </w:pPr>
                    </w:p>
                    <w:p w14:paraId="464B08E7" w14:textId="77777777" w:rsidR="00DD1610" w:rsidRDefault="00DD1610" w:rsidP="00BA27B0"/>
                    <w:p w14:paraId="47A14D8D" w14:textId="77777777" w:rsidR="00DD1610" w:rsidRPr="001663ED" w:rsidRDefault="00DD1610" w:rsidP="00BA27B0">
                      <w:pPr>
                        <w:pStyle w:val="Title"/>
                        <w:rPr>
                          <w:rFonts w:ascii="Gill Sans MT" w:hAnsi="Gill Sans MT"/>
                          <w:sz w:val="48"/>
                          <w:szCs w:val="48"/>
                        </w:rPr>
                      </w:pPr>
                    </w:p>
                    <w:p w14:paraId="1228E694" w14:textId="77777777" w:rsidR="00DD1610" w:rsidRDefault="00DD1610" w:rsidP="00BA27B0"/>
                    <w:p w14:paraId="462272C3" w14:textId="77777777" w:rsidR="00DD1610" w:rsidRPr="001663ED" w:rsidRDefault="00DD1610" w:rsidP="00BA27B0">
                      <w:pPr>
                        <w:pStyle w:val="Title"/>
                        <w:rPr>
                          <w:rFonts w:ascii="Gill Sans MT" w:hAnsi="Gill Sans MT"/>
                          <w:sz w:val="48"/>
                          <w:szCs w:val="48"/>
                        </w:rPr>
                      </w:pPr>
                    </w:p>
                    <w:p w14:paraId="3299891E" w14:textId="77777777" w:rsidR="00DD1610" w:rsidRDefault="00DD1610" w:rsidP="00BA27B0"/>
                    <w:p w14:paraId="472E1B6A" w14:textId="77777777" w:rsidR="00DD1610" w:rsidRPr="001663ED" w:rsidRDefault="00DD1610" w:rsidP="00BA27B0">
                      <w:pPr>
                        <w:pStyle w:val="Title"/>
                        <w:rPr>
                          <w:rFonts w:ascii="Gill Sans MT" w:hAnsi="Gill Sans MT"/>
                          <w:sz w:val="48"/>
                          <w:szCs w:val="48"/>
                        </w:rPr>
                      </w:pPr>
                    </w:p>
                    <w:p w14:paraId="4EDE9157" w14:textId="77777777" w:rsidR="00DD1610" w:rsidRDefault="00DD1610" w:rsidP="00BA27B0"/>
                    <w:p w14:paraId="4B7A9CA8" w14:textId="77777777" w:rsidR="00DD1610" w:rsidRPr="001663ED" w:rsidRDefault="00DD1610" w:rsidP="00BA27B0">
                      <w:pPr>
                        <w:pStyle w:val="Title"/>
                        <w:rPr>
                          <w:rFonts w:ascii="Gill Sans MT" w:hAnsi="Gill Sans MT"/>
                          <w:sz w:val="48"/>
                          <w:szCs w:val="48"/>
                        </w:rPr>
                      </w:pPr>
                    </w:p>
                    <w:p w14:paraId="39D8C202" w14:textId="77777777" w:rsidR="00DD1610" w:rsidRDefault="00DD1610" w:rsidP="00BA27B0"/>
                    <w:p w14:paraId="4B978C8F" w14:textId="77777777" w:rsidR="00DD1610" w:rsidRPr="001663ED" w:rsidRDefault="00DD1610" w:rsidP="00BA27B0">
                      <w:pPr>
                        <w:pStyle w:val="Title"/>
                        <w:rPr>
                          <w:rFonts w:ascii="Gill Sans MT" w:hAnsi="Gill Sans MT"/>
                          <w:sz w:val="48"/>
                          <w:szCs w:val="48"/>
                        </w:rPr>
                      </w:pPr>
                    </w:p>
                    <w:p w14:paraId="0FF82EE2" w14:textId="77777777" w:rsidR="00DD1610" w:rsidRDefault="00DD1610" w:rsidP="00BA27B0"/>
                    <w:p w14:paraId="3F2B3AEA" w14:textId="77777777" w:rsidR="00DD1610" w:rsidRPr="001663ED" w:rsidRDefault="00DD1610" w:rsidP="00BA27B0">
                      <w:pPr>
                        <w:pStyle w:val="Title"/>
                        <w:rPr>
                          <w:rFonts w:ascii="Gill Sans MT" w:hAnsi="Gill Sans MT"/>
                          <w:sz w:val="48"/>
                          <w:szCs w:val="48"/>
                        </w:rPr>
                      </w:pPr>
                    </w:p>
                    <w:p w14:paraId="7880004A" w14:textId="77777777" w:rsidR="00DD1610" w:rsidRDefault="00DD1610" w:rsidP="00BA27B0"/>
                    <w:p w14:paraId="61981C8E" w14:textId="77777777" w:rsidR="00DD1610" w:rsidRPr="001663ED" w:rsidRDefault="00DD1610" w:rsidP="00BA27B0">
                      <w:pPr>
                        <w:pStyle w:val="Title"/>
                        <w:rPr>
                          <w:rFonts w:ascii="Gill Sans MT" w:hAnsi="Gill Sans MT"/>
                          <w:sz w:val="48"/>
                          <w:szCs w:val="48"/>
                        </w:rPr>
                      </w:pPr>
                    </w:p>
                    <w:p w14:paraId="238C4F3A" w14:textId="77777777" w:rsidR="00DD1610" w:rsidRDefault="00DD1610" w:rsidP="00BA27B0"/>
                    <w:p w14:paraId="58C81D2A" w14:textId="77777777" w:rsidR="00DD1610" w:rsidRPr="001663ED" w:rsidRDefault="00DD1610" w:rsidP="00BA27B0">
                      <w:pPr>
                        <w:pStyle w:val="Title"/>
                        <w:rPr>
                          <w:rFonts w:ascii="Gill Sans MT" w:hAnsi="Gill Sans MT"/>
                          <w:sz w:val="48"/>
                          <w:szCs w:val="48"/>
                        </w:rPr>
                      </w:pPr>
                    </w:p>
                    <w:p w14:paraId="1013BDD6" w14:textId="77777777" w:rsidR="00DD1610" w:rsidRDefault="00DD1610" w:rsidP="00BA27B0"/>
                    <w:p w14:paraId="60666B98" w14:textId="77777777" w:rsidR="00DD1610" w:rsidRPr="001663ED" w:rsidRDefault="00DD1610" w:rsidP="00BA27B0">
                      <w:pPr>
                        <w:pStyle w:val="Title"/>
                        <w:rPr>
                          <w:rFonts w:ascii="Gill Sans MT" w:hAnsi="Gill Sans MT"/>
                          <w:sz w:val="48"/>
                          <w:szCs w:val="48"/>
                        </w:rPr>
                      </w:pPr>
                    </w:p>
                    <w:p w14:paraId="543A908B" w14:textId="77777777" w:rsidR="00DD1610" w:rsidRDefault="00DD1610" w:rsidP="00BA27B0"/>
                    <w:p w14:paraId="65C7F4AB" w14:textId="77777777" w:rsidR="00DD1610" w:rsidRPr="001663ED" w:rsidRDefault="00DD1610" w:rsidP="00BA27B0">
                      <w:pPr>
                        <w:pStyle w:val="Title"/>
                        <w:rPr>
                          <w:rFonts w:ascii="Gill Sans MT" w:hAnsi="Gill Sans MT"/>
                          <w:sz w:val="48"/>
                          <w:szCs w:val="48"/>
                        </w:rPr>
                      </w:pPr>
                    </w:p>
                    <w:p w14:paraId="43022B99" w14:textId="77777777" w:rsidR="00DD1610" w:rsidRDefault="00DD1610" w:rsidP="00BA27B0"/>
                    <w:p w14:paraId="454F6080" w14:textId="77777777" w:rsidR="00DD1610" w:rsidRPr="001663ED" w:rsidRDefault="00DD1610" w:rsidP="00BA27B0">
                      <w:pPr>
                        <w:pStyle w:val="Title"/>
                        <w:rPr>
                          <w:rFonts w:ascii="Gill Sans MT" w:hAnsi="Gill Sans MT"/>
                          <w:sz w:val="48"/>
                          <w:szCs w:val="48"/>
                        </w:rPr>
                      </w:pPr>
                    </w:p>
                    <w:p w14:paraId="1135F920" w14:textId="77777777" w:rsidR="00DD1610" w:rsidRDefault="00DD1610" w:rsidP="00BA27B0"/>
                    <w:p w14:paraId="5EA3064F" w14:textId="77777777" w:rsidR="00DD1610" w:rsidRPr="001663ED" w:rsidRDefault="00DD1610" w:rsidP="00BA27B0">
                      <w:pPr>
                        <w:pStyle w:val="Title"/>
                        <w:rPr>
                          <w:rFonts w:ascii="Gill Sans MT" w:hAnsi="Gill Sans MT"/>
                          <w:sz w:val="48"/>
                          <w:szCs w:val="48"/>
                        </w:rPr>
                      </w:pPr>
                    </w:p>
                    <w:p w14:paraId="2F35DBB1" w14:textId="77777777" w:rsidR="00DD1610" w:rsidRDefault="00DD1610" w:rsidP="00BA27B0"/>
                    <w:p w14:paraId="4039EAB8" w14:textId="77777777" w:rsidR="00DD1610" w:rsidRPr="001663ED" w:rsidRDefault="00DD1610" w:rsidP="00BA27B0">
                      <w:pPr>
                        <w:pStyle w:val="Title"/>
                        <w:rPr>
                          <w:rFonts w:ascii="Gill Sans MT" w:hAnsi="Gill Sans MT"/>
                          <w:sz w:val="48"/>
                          <w:szCs w:val="48"/>
                        </w:rPr>
                      </w:pPr>
                    </w:p>
                    <w:p w14:paraId="08EE7162" w14:textId="77777777" w:rsidR="00DD1610" w:rsidRDefault="00DD1610" w:rsidP="00BA27B0"/>
                    <w:p w14:paraId="3E807C97" w14:textId="77777777" w:rsidR="00DD1610" w:rsidRPr="001663ED" w:rsidRDefault="00DD1610" w:rsidP="00BA27B0">
                      <w:pPr>
                        <w:pStyle w:val="Title"/>
                        <w:rPr>
                          <w:rFonts w:ascii="Gill Sans MT" w:hAnsi="Gill Sans MT"/>
                          <w:sz w:val="48"/>
                          <w:szCs w:val="48"/>
                        </w:rPr>
                      </w:pPr>
                    </w:p>
                    <w:p w14:paraId="62388B57" w14:textId="77777777" w:rsidR="00DD1610" w:rsidRDefault="00DD1610" w:rsidP="00BA27B0"/>
                    <w:p w14:paraId="2E466452" w14:textId="77777777" w:rsidR="00DD1610" w:rsidRPr="001663ED" w:rsidRDefault="00DD1610" w:rsidP="00BA27B0">
                      <w:pPr>
                        <w:pStyle w:val="Title"/>
                        <w:rPr>
                          <w:rFonts w:ascii="Gill Sans MT" w:hAnsi="Gill Sans MT"/>
                          <w:sz w:val="48"/>
                          <w:szCs w:val="48"/>
                        </w:rPr>
                      </w:pPr>
                    </w:p>
                    <w:p w14:paraId="5D835DDA" w14:textId="77777777" w:rsidR="00DD1610" w:rsidRDefault="00DD1610" w:rsidP="00BA27B0"/>
                    <w:p w14:paraId="13B459A7" w14:textId="77777777" w:rsidR="00DD1610" w:rsidRPr="001663ED" w:rsidRDefault="00DD1610" w:rsidP="00BA27B0">
                      <w:pPr>
                        <w:pStyle w:val="Title"/>
                        <w:rPr>
                          <w:rFonts w:ascii="Gill Sans MT" w:hAnsi="Gill Sans MT"/>
                          <w:sz w:val="48"/>
                          <w:szCs w:val="48"/>
                        </w:rPr>
                      </w:pPr>
                    </w:p>
                    <w:p w14:paraId="08E00CE6" w14:textId="77777777" w:rsidR="00DD1610" w:rsidRDefault="00DD1610" w:rsidP="00BA27B0"/>
                    <w:p w14:paraId="165B93FF" w14:textId="77777777" w:rsidR="00DD1610" w:rsidRPr="001663ED" w:rsidRDefault="00DD1610" w:rsidP="00BA27B0">
                      <w:pPr>
                        <w:pStyle w:val="Title"/>
                        <w:rPr>
                          <w:rFonts w:ascii="Gill Sans MT" w:hAnsi="Gill Sans MT"/>
                          <w:sz w:val="48"/>
                          <w:szCs w:val="48"/>
                        </w:rPr>
                      </w:pPr>
                    </w:p>
                    <w:p w14:paraId="52495934" w14:textId="77777777" w:rsidR="00DD1610" w:rsidRDefault="00DD1610" w:rsidP="00BA27B0"/>
                    <w:p w14:paraId="62F0093D" w14:textId="77777777" w:rsidR="00DD1610" w:rsidRPr="001663ED" w:rsidRDefault="00DD1610" w:rsidP="00BA27B0">
                      <w:pPr>
                        <w:pStyle w:val="Title"/>
                        <w:rPr>
                          <w:rFonts w:ascii="Gill Sans MT" w:hAnsi="Gill Sans MT"/>
                          <w:sz w:val="48"/>
                          <w:szCs w:val="48"/>
                        </w:rPr>
                      </w:pPr>
                    </w:p>
                    <w:p w14:paraId="2D9F51D6" w14:textId="77777777" w:rsidR="00DD1610" w:rsidRDefault="00DD1610" w:rsidP="00BA27B0"/>
                    <w:p w14:paraId="54134F10" w14:textId="77777777" w:rsidR="00DD1610" w:rsidRPr="001663ED" w:rsidRDefault="00DD1610" w:rsidP="00BA27B0">
                      <w:pPr>
                        <w:pStyle w:val="Title"/>
                        <w:rPr>
                          <w:rFonts w:ascii="Gill Sans MT" w:hAnsi="Gill Sans MT"/>
                          <w:sz w:val="48"/>
                          <w:szCs w:val="48"/>
                        </w:rPr>
                      </w:pPr>
                    </w:p>
                    <w:p w14:paraId="03CD0E3B" w14:textId="77777777" w:rsidR="00DD1610" w:rsidRDefault="00DD1610" w:rsidP="00BA27B0"/>
                    <w:p w14:paraId="6CA792BF" w14:textId="77777777" w:rsidR="00DD1610" w:rsidRPr="001663ED" w:rsidRDefault="00DD1610" w:rsidP="00BA27B0">
                      <w:pPr>
                        <w:pStyle w:val="Title"/>
                        <w:rPr>
                          <w:rFonts w:ascii="Gill Sans MT" w:hAnsi="Gill Sans MT"/>
                          <w:sz w:val="48"/>
                          <w:szCs w:val="48"/>
                        </w:rPr>
                      </w:pPr>
                    </w:p>
                    <w:p w14:paraId="73B594C2" w14:textId="77777777" w:rsidR="00DD1610" w:rsidRDefault="00DD1610" w:rsidP="00BA27B0"/>
                    <w:p w14:paraId="1818BB8F" w14:textId="77777777" w:rsidR="00DD1610" w:rsidRPr="001663ED" w:rsidRDefault="00DD1610" w:rsidP="00BA27B0">
                      <w:pPr>
                        <w:pStyle w:val="Title"/>
                        <w:rPr>
                          <w:rFonts w:ascii="Gill Sans MT" w:hAnsi="Gill Sans MT"/>
                          <w:sz w:val="48"/>
                          <w:szCs w:val="48"/>
                        </w:rPr>
                      </w:pPr>
                    </w:p>
                    <w:p w14:paraId="07E011C7" w14:textId="77777777" w:rsidR="00DD1610" w:rsidRDefault="00DD1610" w:rsidP="00BA27B0"/>
                    <w:p w14:paraId="3A16B4F1" w14:textId="77777777" w:rsidR="00DD1610" w:rsidRPr="001663ED" w:rsidRDefault="00DD1610" w:rsidP="00BA27B0">
                      <w:pPr>
                        <w:pStyle w:val="Title"/>
                        <w:rPr>
                          <w:rFonts w:ascii="Gill Sans MT" w:hAnsi="Gill Sans MT"/>
                          <w:sz w:val="48"/>
                          <w:szCs w:val="48"/>
                        </w:rPr>
                      </w:pPr>
                    </w:p>
                    <w:p w14:paraId="14285D7E" w14:textId="77777777" w:rsidR="00DD1610" w:rsidRDefault="00DD1610" w:rsidP="00BA27B0"/>
                    <w:p w14:paraId="6B975960" w14:textId="77777777" w:rsidR="00DD1610" w:rsidRPr="001663ED" w:rsidRDefault="00DD1610" w:rsidP="00BA27B0">
                      <w:pPr>
                        <w:pStyle w:val="Title"/>
                        <w:rPr>
                          <w:rFonts w:ascii="Gill Sans MT" w:hAnsi="Gill Sans MT"/>
                          <w:sz w:val="48"/>
                          <w:szCs w:val="48"/>
                        </w:rPr>
                      </w:pPr>
                    </w:p>
                    <w:p w14:paraId="284CB754" w14:textId="77777777" w:rsidR="00DD1610" w:rsidRDefault="00DD1610" w:rsidP="00BA27B0"/>
                    <w:p w14:paraId="2221EA4F" w14:textId="77777777" w:rsidR="00DD1610" w:rsidRPr="001663ED" w:rsidRDefault="00DD1610" w:rsidP="00BA27B0">
                      <w:pPr>
                        <w:pStyle w:val="Title"/>
                        <w:rPr>
                          <w:rFonts w:ascii="Gill Sans MT" w:hAnsi="Gill Sans MT"/>
                          <w:sz w:val="48"/>
                          <w:szCs w:val="48"/>
                        </w:rPr>
                      </w:pPr>
                    </w:p>
                    <w:p w14:paraId="0A26958B" w14:textId="77777777" w:rsidR="00DD1610" w:rsidRDefault="00DD1610" w:rsidP="00BA27B0"/>
                    <w:p w14:paraId="0543BBDC" w14:textId="77777777" w:rsidR="00DD1610" w:rsidRPr="001663ED" w:rsidRDefault="00DD1610" w:rsidP="00BA27B0">
                      <w:pPr>
                        <w:pStyle w:val="Title"/>
                        <w:rPr>
                          <w:rFonts w:ascii="Gill Sans MT" w:hAnsi="Gill Sans MT"/>
                          <w:sz w:val="48"/>
                          <w:szCs w:val="48"/>
                        </w:rPr>
                      </w:pPr>
                    </w:p>
                    <w:p w14:paraId="128A898B" w14:textId="77777777" w:rsidR="00DD1610" w:rsidRDefault="00DD1610" w:rsidP="00BA27B0"/>
                    <w:p w14:paraId="67CB49D3" w14:textId="77777777" w:rsidR="00DD1610" w:rsidRPr="001663ED" w:rsidRDefault="00DD1610" w:rsidP="00BA27B0">
                      <w:pPr>
                        <w:pStyle w:val="Title"/>
                        <w:rPr>
                          <w:rFonts w:ascii="Gill Sans MT" w:hAnsi="Gill Sans MT"/>
                          <w:sz w:val="48"/>
                          <w:szCs w:val="48"/>
                        </w:rPr>
                      </w:pPr>
                    </w:p>
                    <w:p w14:paraId="7CDC038F" w14:textId="77777777" w:rsidR="00DD1610" w:rsidRDefault="00DD1610" w:rsidP="00BA27B0"/>
                    <w:p w14:paraId="1F8171F9" w14:textId="77777777" w:rsidR="00DD1610" w:rsidRPr="001663ED" w:rsidRDefault="00DD1610" w:rsidP="00BA27B0">
                      <w:pPr>
                        <w:pStyle w:val="Title"/>
                        <w:rPr>
                          <w:rFonts w:ascii="Gill Sans MT" w:hAnsi="Gill Sans MT"/>
                          <w:sz w:val="48"/>
                          <w:szCs w:val="48"/>
                        </w:rPr>
                      </w:pPr>
                    </w:p>
                    <w:p w14:paraId="43FE1C06" w14:textId="77777777" w:rsidR="00DD1610" w:rsidRDefault="00DD1610" w:rsidP="00BA27B0"/>
                    <w:p w14:paraId="0685DF5C" w14:textId="77777777" w:rsidR="00DD1610" w:rsidRPr="001663ED" w:rsidRDefault="00DD1610" w:rsidP="00BA27B0">
                      <w:pPr>
                        <w:pStyle w:val="Title"/>
                        <w:rPr>
                          <w:rFonts w:ascii="Gill Sans MT" w:hAnsi="Gill Sans MT"/>
                          <w:sz w:val="48"/>
                          <w:szCs w:val="48"/>
                        </w:rPr>
                      </w:pPr>
                    </w:p>
                    <w:p w14:paraId="58D68358" w14:textId="77777777" w:rsidR="00DD1610" w:rsidRDefault="00DD1610" w:rsidP="00BA27B0"/>
                    <w:p w14:paraId="3879A647" w14:textId="77777777" w:rsidR="00DD1610" w:rsidRPr="001663ED" w:rsidRDefault="00DD1610" w:rsidP="00BA27B0">
                      <w:pPr>
                        <w:pStyle w:val="Title"/>
                        <w:rPr>
                          <w:rFonts w:ascii="Gill Sans MT" w:hAnsi="Gill Sans MT"/>
                          <w:sz w:val="48"/>
                          <w:szCs w:val="48"/>
                        </w:rPr>
                      </w:pPr>
                    </w:p>
                    <w:p w14:paraId="2DECCD6F" w14:textId="77777777" w:rsidR="00DD1610" w:rsidRDefault="00DD1610" w:rsidP="00BA27B0"/>
                    <w:p w14:paraId="7091D46B" w14:textId="77777777" w:rsidR="00DD1610" w:rsidRPr="001663ED" w:rsidRDefault="00DD1610" w:rsidP="00BA27B0">
                      <w:pPr>
                        <w:pStyle w:val="Title"/>
                        <w:rPr>
                          <w:rFonts w:ascii="Gill Sans MT" w:hAnsi="Gill Sans MT"/>
                          <w:sz w:val="48"/>
                          <w:szCs w:val="48"/>
                        </w:rPr>
                      </w:pPr>
                    </w:p>
                    <w:p w14:paraId="258EF672" w14:textId="77777777" w:rsidR="00DD1610" w:rsidRDefault="00DD1610" w:rsidP="00BA27B0"/>
                    <w:p w14:paraId="78914AB4" w14:textId="77777777" w:rsidR="00DD1610" w:rsidRPr="001663ED" w:rsidRDefault="00DD1610" w:rsidP="00BA27B0">
                      <w:pPr>
                        <w:pStyle w:val="Title"/>
                        <w:rPr>
                          <w:rFonts w:ascii="Gill Sans MT" w:hAnsi="Gill Sans MT"/>
                          <w:sz w:val="48"/>
                          <w:szCs w:val="48"/>
                        </w:rPr>
                      </w:pPr>
                    </w:p>
                    <w:p w14:paraId="78EBCCAE" w14:textId="77777777" w:rsidR="00DD1610" w:rsidRDefault="00DD1610" w:rsidP="00BA27B0"/>
                    <w:p w14:paraId="091821A1" w14:textId="77777777" w:rsidR="00DD1610" w:rsidRPr="001663ED" w:rsidRDefault="00DD1610" w:rsidP="00BA27B0">
                      <w:pPr>
                        <w:pStyle w:val="Title"/>
                        <w:rPr>
                          <w:rFonts w:ascii="Gill Sans MT" w:hAnsi="Gill Sans MT"/>
                          <w:sz w:val="48"/>
                          <w:szCs w:val="48"/>
                        </w:rPr>
                      </w:pPr>
                    </w:p>
                    <w:p w14:paraId="7DCEDF0C" w14:textId="77777777" w:rsidR="00DD1610" w:rsidRDefault="00DD1610" w:rsidP="00BA27B0"/>
                    <w:p w14:paraId="044FCD18" w14:textId="77777777" w:rsidR="00DD1610" w:rsidRPr="001663ED" w:rsidRDefault="00DD1610" w:rsidP="00BA27B0">
                      <w:pPr>
                        <w:pStyle w:val="Title"/>
                        <w:rPr>
                          <w:rFonts w:ascii="Gill Sans MT" w:hAnsi="Gill Sans MT"/>
                          <w:sz w:val="48"/>
                          <w:szCs w:val="48"/>
                        </w:rPr>
                      </w:pPr>
                    </w:p>
                    <w:p w14:paraId="047BBD68" w14:textId="77777777" w:rsidR="00DD1610" w:rsidRDefault="00DD1610" w:rsidP="00BA27B0"/>
                    <w:p w14:paraId="1A1DEE4A" w14:textId="77777777" w:rsidR="00DD1610" w:rsidRPr="001663ED" w:rsidRDefault="00DD1610" w:rsidP="00BA27B0">
                      <w:pPr>
                        <w:pStyle w:val="Title"/>
                        <w:rPr>
                          <w:rFonts w:ascii="Gill Sans MT" w:hAnsi="Gill Sans MT"/>
                          <w:sz w:val="48"/>
                          <w:szCs w:val="48"/>
                        </w:rPr>
                      </w:pPr>
                    </w:p>
                    <w:p w14:paraId="094B4682" w14:textId="77777777" w:rsidR="00DD1610" w:rsidRDefault="00DD1610" w:rsidP="00BA27B0"/>
                    <w:p w14:paraId="27DC907E" w14:textId="77777777" w:rsidR="00DD1610" w:rsidRPr="001663ED" w:rsidRDefault="00DD1610" w:rsidP="00BA27B0">
                      <w:pPr>
                        <w:pStyle w:val="Title"/>
                        <w:rPr>
                          <w:rFonts w:ascii="Gill Sans MT" w:hAnsi="Gill Sans MT"/>
                          <w:sz w:val="48"/>
                          <w:szCs w:val="48"/>
                        </w:rPr>
                      </w:pPr>
                    </w:p>
                    <w:p w14:paraId="539FEC24" w14:textId="77777777" w:rsidR="00DD1610" w:rsidRDefault="00DD1610" w:rsidP="00BA27B0"/>
                    <w:p w14:paraId="39330E06" w14:textId="77777777" w:rsidR="00DD1610" w:rsidRPr="001663ED" w:rsidRDefault="00DD1610" w:rsidP="00BA27B0">
                      <w:pPr>
                        <w:pStyle w:val="Title"/>
                        <w:rPr>
                          <w:rFonts w:ascii="Gill Sans MT" w:hAnsi="Gill Sans MT"/>
                          <w:sz w:val="48"/>
                          <w:szCs w:val="48"/>
                        </w:rPr>
                      </w:pPr>
                    </w:p>
                    <w:p w14:paraId="76ADDA10" w14:textId="77777777" w:rsidR="00DD1610" w:rsidRDefault="00DD1610" w:rsidP="00BA27B0"/>
                    <w:p w14:paraId="06938882" w14:textId="77777777" w:rsidR="00DD1610" w:rsidRPr="001663ED" w:rsidRDefault="00DD1610" w:rsidP="00BA27B0">
                      <w:pPr>
                        <w:pStyle w:val="Title"/>
                        <w:rPr>
                          <w:rFonts w:ascii="Gill Sans MT" w:hAnsi="Gill Sans MT"/>
                          <w:sz w:val="48"/>
                          <w:szCs w:val="48"/>
                        </w:rPr>
                      </w:pPr>
                    </w:p>
                    <w:p w14:paraId="64E89DE5" w14:textId="77777777" w:rsidR="00DD1610" w:rsidRDefault="00DD1610" w:rsidP="00BA27B0"/>
                    <w:p w14:paraId="4AFE3CA6" w14:textId="77777777" w:rsidR="00DD1610" w:rsidRPr="001663ED" w:rsidRDefault="00DD1610" w:rsidP="00BA27B0">
                      <w:pPr>
                        <w:pStyle w:val="Title"/>
                        <w:rPr>
                          <w:rFonts w:ascii="Gill Sans MT" w:hAnsi="Gill Sans MT"/>
                          <w:sz w:val="48"/>
                          <w:szCs w:val="48"/>
                        </w:rPr>
                      </w:pPr>
                    </w:p>
                    <w:p w14:paraId="166979B5" w14:textId="77777777" w:rsidR="00DD1610" w:rsidRDefault="00DD1610" w:rsidP="00BA27B0"/>
                    <w:p w14:paraId="676EE094" w14:textId="77777777" w:rsidR="00DD1610" w:rsidRPr="001663ED" w:rsidRDefault="00DD1610" w:rsidP="00BA27B0">
                      <w:pPr>
                        <w:pStyle w:val="Title"/>
                        <w:rPr>
                          <w:rFonts w:ascii="Gill Sans MT" w:hAnsi="Gill Sans MT"/>
                          <w:sz w:val="48"/>
                          <w:szCs w:val="48"/>
                        </w:rPr>
                      </w:pPr>
                    </w:p>
                    <w:p w14:paraId="23AA8714" w14:textId="77777777" w:rsidR="00DD1610" w:rsidRDefault="00DD1610" w:rsidP="00BA27B0"/>
                    <w:p w14:paraId="600CC0A9" w14:textId="77777777" w:rsidR="00DD1610" w:rsidRPr="001663ED" w:rsidRDefault="00DD1610" w:rsidP="00BA27B0">
                      <w:pPr>
                        <w:pStyle w:val="Title"/>
                        <w:rPr>
                          <w:rFonts w:ascii="Gill Sans MT" w:hAnsi="Gill Sans MT"/>
                          <w:sz w:val="48"/>
                          <w:szCs w:val="48"/>
                        </w:rPr>
                      </w:pPr>
                    </w:p>
                    <w:p w14:paraId="64480EA6" w14:textId="77777777" w:rsidR="00DD1610" w:rsidRDefault="00DD1610" w:rsidP="00BA27B0"/>
                    <w:p w14:paraId="3B66EECA" w14:textId="77777777" w:rsidR="00DD1610" w:rsidRPr="001663ED" w:rsidRDefault="00DD1610" w:rsidP="00BA27B0">
                      <w:pPr>
                        <w:pStyle w:val="Title"/>
                        <w:rPr>
                          <w:rFonts w:ascii="Gill Sans MT" w:hAnsi="Gill Sans MT"/>
                          <w:sz w:val="48"/>
                          <w:szCs w:val="48"/>
                        </w:rPr>
                      </w:pPr>
                    </w:p>
                    <w:p w14:paraId="76E39837" w14:textId="77777777" w:rsidR="00DD1610" w:rsidRDefault="00DD1610" w:rsidP="00BA27B0"/>
                    <w:p w14:paraId="14537835" w14:textId="77777777" w:rsidR="00DD1610" w:rsidRPr="001663ED" w:rsidRDefault="00DD1610" w:rsidP="00BA27B0">
                      <w:pPr>
                        <w:pStyle w:val="Title"/>
                        <w:rPr>
                          <w:rFonts w:ascii="Gill Sans MT" w:hAnsi="Gill Sans MT"/>
                          <w:sz w:val="48"/>
                          <w:szCs w:val="48"/>
                        </w:rPr>
                      </w:pPr>
                    </w:p>
                    <w:p w14:paraId="61375767" w14:textId="77777777" w:rsidR="00DD1610" w:rsidRDefault="00DD1610" w:rsidP="00BA27B0"/>
                    <w:p w14:paraId="2320F591" w14:textId="77777777" w:rsidR="00DD1610" w:rsidRPr="001663ED" w:rsidRDefault="00DD1610" w:rsidP="00BA27B0">
                      <w:pPr>
                        <w:pStyle w:val="Title"/>
                        <w:rPr>
                          <w:rFonts w:ascii="Gill Sans MT" w:hAnsi="Gill Sans MT"/>
                          <w:sz w:val="48"/>
                          <w:szCs w:val="48"/>
                        </w:rPr>
                      </w:pPr>
                    </w:p>
                    <w:p w14:paraId="42798BC6" w14:textId="77777777" w:rsidR="00DD1610" w:rsidRDefault="00DD1610" w:rsidP="00BA27B0"/>
                    <w:p w14:paraId="4BF40B70" w14:textId="77777777" w:rsidR="00DD1610" w:rsidRPr="001663ED" w:rsidRDefault="00DD1610" w:rsidP="00BA27B0">
                      <w:pPr>
                        <w:pStyle w:val="Title"/>
                        <w:rPr>
                          <w:rFonts w:ascii="Gill Sans MT" w:hAnsi="Gill Sans MT"/>
                          <w:sz w:val="48"/>
                          <w:szCs w:val="48"/>
                        </w:rPr>
                      </w:pPr>
                    </w:p>
                    <w:p w14:paraId="6C679FBA" w14:textId="77777777" w:rsidR="00DD1610" w:rsidRDefault="00DD1610" w:rsidP="00BA27B0"/>
                    <w:p w14:paraId="5E678CD1" w14:textId="77777777" w:rsidR="00DD1610" w:rsidRPr="001663ED" w:rsidRDefault="00DD1610" w:rsidP="00BA27B0">
                      <w:pPr>
                        <w:pStyle w:val="Title"/>
                        <w:rPr>
                          <w:rFonts w:ascii="Gill Sans MT" w:hAnsi="Gill Sans MT"/>
                          <w:sz w:val="48"/>
                          <w:szCs w:val="48"/>
                        </w:rPr>
                      </w:pPr>
                    </w:p>
                    <w:p w14:paraId="45921DA5" w14:textId="77777777" w:rsidR="00DD1610" w:rsidRDefault="00DD1610" w:rsidP="00BA27B0"/>
                    <w:p w14:paraId="1188161D" w14:textId="77777777" w:rsidR="00DD1610" w:rsidRPr="001663ED" w:rsidRDefault="00DD1610" w:rsidP="00BA27B0">
                      <w:pPr>
                        <w:pStyle w:val="Title"/>
                        <w:rPr>
                          <w:rFonts w:ascii="Gill Sans MT" w:hAnsi="Gill Sans MT"/>
                          <w:sz w:val="48"/>
                          <w:szCs w:val="48"/>
                        </w:rPr>
                      </w:pPr>
                    </w:p>
                    <w:p w14:paraId="2CC521D7" w14:textId="77777777" w:rsidR="00DD1610" w:rsidRDefault="00DD1610" w:rsidP="00BA27B0"/>
                    <w:p w14:paraId="21AFFDA3" w14:textId="77777777" w:rsidR="00DD1610" w:rsidRPr="001663ED" w:rsidRDefault="00DD1610" w:rsidP="00BA27B0">
                      <w:pPr>
                        <w:pStyle w:val="Title"/>
                        <w:rPr>
                          <w:rFonts w:ascii="Gill Sans MT" w:hAnsi="Gill Sans MT"/>
                          <w:sz w:val="48"/>
                          <w:szCs w:val="48"/>
                        </w:rPr>
                      </w:pPr>
                    </w:p>
                    <w:p w14:paraId="77A22975" w14:textId="77777777" w:rsidR="00DD1610" w:rsidRDefault="00DD1610" w:rsidP="00BA27B0"/>
                    <w:p w14:paraId="231D6624" w14:textId="77777777" w:rsidR="00DD1610" w:rsidRPr="001663ED" w:rsidRDefault="00DD1610" w:rsidP="00BA27B0">
                      <w:pPr>
                        <w:pStyle w:val="Title"/>
                        <w:rPr>
                          <w:rFonts w:ascii="Gill Sans MT" w:hAnsi="Gill Sans MT"/>
                          <w:sz w:val="48"/>
                          <w:szCs w:val="48"/>
                        </w:rPr>
                      </w:pPr>
                    </w:p>
                    <w:p w14:paraId="39E437A3" w14:textId="77777777" w:rsidR="00DD1610" w:rsidRDefault="00DD1610" w:rsidP="00BA27B0"/>
                    <w:p w14:paraId="033749C7" w14:textId="77777777" w:rsidR="00DD1610" w:rsidRPr="001663ED" w:rsidRDefault="00DD1610" w:rsidP="00BA27B0">
                      <w:pPr>
                        <w:pStyle w:val="Title"/>
                        <w:rPr>
                          <w:rFonts w:ascii="Gill Sans MT" w:hAnsi="Gill Sans MT"/>
                          <w:sz w:val="48"/>
                          <w:szCs w:val="48"/>
                        </w:rPr>
                      </w:pPr>
                    </w:p>
                    <w:p w14:paraId="7B15F76F" w14:textId="77777777" w:rsidR="00DD1610" w:rsidRDefault="00DD1610" w:rsidP="00BA27B0"/>
                    <w:p w14:paraId="14C25A9C" w14:textId="77777777" w:rsidR="00DD1610" w:rsidRPr="001663ED" w:rsidRDefault="00DD1610" w:rsidP="00BA27B0">
                      <w:pPr>
                        <w:pStyle w:val="Title"/>
                        <w:rPr>
                          <w:rFonts w:ascii="Gill Sans MT" w:hAnsi="Gill Sans MT"/>
                          <w:sz w:val="48"/>
                          <w:szCs w:val="48"/>
                        </w:rPr>
                      </w:pPr>
                    </w:p>
                    <w:p w14:paraId="7F1AD1D5" w14:textId="77777777" w:rsidR="00DD1610" w:rsidRDefault="00DD1610" w:rsidP="00BA27B0"/>
                    <w:p w14:paraId="42F0DD4D" w14:textId="77777777" w:rsidR="00DD1610" w:rsidRPr="001663ED" w:rsidRDefault="00DD1610" w:rsidP="00BA27B0">
                      <w:pPr>
                        <w:pStyle w:val="Title"/>
                        <w:rPr>
                          <w:rFonts w:ascii="Gill Sans MT" w:hAnsi="Gill Sans MT"/>
                          <w:sz w:val="48"/>
                          <w:szCs w:val="48"/>
                        </w:rPr>
                      </w:pPr>
                    </w:p>
                    <w:p w14:paraId="2D66B5CE" w14:textId="77777777" w:rsidR="00DD1610" w:rsidRDefault="00DD1610" w:rsidP="00BA27B0"/>
                    <w:p w14:paraId="585969B7" w14:textId="77777777" w:rsidR="00DD1610" w:rsidRPr="001663ED" w:rsidRDefault="00DD1610" w:rsidP="00BA27B0">
                      <w:pPr>
                        <w:pStyle w:val="Title"/>
                        <w:rPr>
                          <w:rFonts w:ascii="Gill Sans MT" w:hAnsi="Gill Sans MT"/>
                          <w:sz w:val="48"/>
                          <w:szCs w:val="48"/>
                        </w:rPr>
                      </w:pPr>
                    </w:p>
                    <w:p w14:paraId="79396F10" w14:textId="77777777" w:rsidR="00DD1610" w:rsidRDefault="00DD1610" w:rsidP="00BA27B0"/>
                    <w:p w14:paraId="2B66B3FF" w14:textId="77777777" w:rsidR="00DD1610" w:rsidRPr="001663ED" w:rsidRDefault="00DD1610" w:rsidP="00BA27B0">
                      <w:pPr>
                        <w:pStyle w:val="Title"/>
                        <w:rPr>
                          <w:rFonts w:ascii="Gill Sans MT" w:hAnsi="Gill Sans MT"/>
                          <w:sz w:val="48"/>
                          <w:szCs w:val="48"/>
                        </w:rPr>
                      </w:pPr>
                    </w:p>
                    <w:p w14:paraId="1E1408CB" w14:textId="77777777" w:rsidR="00DD1610" w:rsidRDefault="00DD1610" w:rsidP="00BA27B0"/>
                    <w:p w14:paraId="01A20E58" w14:textId="77777777" w:rsidR="00DD1610" w:rsidRPr="001663ED" w:rsidRDefault="00DD1610" w:rsidP="00BA27B0">
                      <w:pPr>
                        <w:pStyle w:val="Title"/>
                        <w:rPr>
                          <w:rFonts w:ascii="Gill Sans MT" w:hAnsi="Gill Sans MT"/>
                          <w:sz w:val="48"/>
                          <w:szCs w:val="48"/>
                        </w:rPr>
                      </w:pPr>
                    </w:p>
                    <w:p w14:paraId="410CFB18" w14:textId="77777777" w:rsidR="00DD1610" w:rsidRDefault="00DD1610" w:rsidP="00BA27B0"/>
                    <w:p w14:paraId="2A09993E" w14:textId="77777777" w:rsidR="00DD1610" w:rsidRPr="001663ED" w:rsidRDefault="00DD1610" w:rsidP="00BA27B0">
                      <w:pPr>
                        <w:pStyle w:val="Title"/>
                        <w:rPr>
                          <w:rFonts w:ascii="Gill Sans MT" w:hAnsi="Gill Sans MT"/>
                          <w:sz w:val="48"/>
                          <w:szCs w:val="48"/>
                        </w:rPr>
                      </w:pPr>
                    </w:p>
                    <w:p w14:paraId="4D48B671" w14:textId="77777777" w:rsidR="00DD1610" w:rsidRDefault="00DD1610" w:rsidP="00BA27B0"/>
                    <w:p w14:paraId="798BDB7F" w14:textId="77777777" w:rsidR="00DD1610" w:rsidRPr="001663ED" w:rsidRDefault="00DD1610" w:rsidP="00BA27B0">
                      <w:pPr>
                        <w:pStyle w:val="Title"/>
                        <w:rPr>
                          <w:rFonts w:ascii="Gill Sans MT" w:hAnsi="Gill Sans MT"/>
                          <w:sz w:val="48"/>
                          <w:szCs w:val="48"/>
                        </w:rPr>
                      </w:pPr>
                    </w:p>
                    <w:p w14:paraId="05709E29" w14:textId="77777777" w:rsidR="00DD1610" w:rsidRDefault="00DD1610" w:rsidP="00BA27B0"/>
                    <w:p w14:paraId="4C704AA8" w14:textId="77777777" w:rsidR="00DD1610" w:rsidRPr="001663ED" w:rsidRDefault="00DD1610" w:rsidP="00BA27B0">
                      <w:pPr>
                        <w:pStyle w:val="Title"/>
                        <w:rPr>
                          <w:rFonts w:ascii="Gill Sans MT" w:hAnsi="Gill Sans MT"/>
                          <w:sz w:val="48"/>
                          <w:szCs w:val="48"/>
                        </w:rPr>
                      </w:pPr>
                    </w:p>
                    <w:p w14:paraId="0AECFEFA" w14:textId="77777777" w:rsidR="00DD1610" w:rsidRDefault="00DD1610" w:rsidP="00BA27B0"/>
                    <w:p w14:paraId="40FE7E88" w14:textId="77777777" w:rsidR="00DD1610" w:rsidRPr="001663ED" w:rsidRDefault="00DD1610" w:rsidP="00BA27B0">
                      <w:pPr>
                        <w:pStyle w:val="Title"/>
                        <w:rPr>
                          <w:rFonts w:ascii="Gill Sans MT" w:hAnsi="Gill Sans MT"/>
                          <w:sz w:val="48"/>
                          <w:szCs w:val="48"/>
                        </w:rPr>
                      </w:pPr>
                    </w:p>
                    <w:p w14:paraId="7E490CB5" w14:textId="77777777" w:rsidR="00DD1610" w:rsidRDefault="00DD1610" w:rsidP="00BA27B0"/>
                    <w:p w14:paraId="53796BC5" w14:textId="77777777" w:rsidR="00DD1610" w:rsidRPr="001663ED" w:rsidRDefault="00DD1610" w:rsidP="00BA27B0">
                      <w:pPr>
                        <w:pStyle w:val="Title"/>
                        <w:rPr>
                          <w:rFonts w:ascii="Gill Sans MT" w:hAnsi="Gill Sans MT"/>
                          <w:sz w:val="48"/>
                          <w:szCs w:val="48"/>
                        </w:rPr>
                      </w:pPr>
                    </w:p>
                    <w:p w14:paraId="742853AF" w14:textId="77777777" w:rsidR="00DD1610" w:rsidRDefault="00DD1610" w:rsidP="00BA27B0"/>
                    <w:p w14:paraId="4A1F48B9" w14:textId="77777777" w:rsidR="00DD1610" w:rsidRPr="001663ED" w:rsidRDefault="00DD1610" w:rsidP="00BA27B0">
                      <w:pPr>
                        <w:pStyle w:val="Title"/>
                        <w:rPr>
                          <w:rFonts w:ascii="Gill Sans MT" w:hAnsi="Gill Sans MT"/>
                          <w:sz w:val="48"/>
                          <w:szCs w:val="48"/>
                        </w:rPr>
                      </w:pPr>
                    </w:p>
                    <w:p w14:paraId="2D35CDA1" w14:textId="77777777" w:rsidR="00DD1610" w:rsidRDefault="00DD1610" w:rsidP="00BA27B0"/>
                    <w:p w14:paraId="041E6CF6" w14:textId="77777777" w:rsidR="00DD1610" w:rsidRPr="001663ED" w:rsidRDefault="00DD1610" w:rsidP="00BA27B0">
                      <w:pPr>
                        <w:pStyle w:val="Title"/>
                        <w:rPr>
                          <w:rFonts w:ascii="Gill Sans MT" w:hAnsi="Gill Sans MT"/>
                          <w:sz w:val="48"/>
                          <w:szCs w:val="48"/>
                        </w:rPr>
                      </w:pPr>
                    </w:p>
                    <w:p w14:paraId="1E46DA2F" w14:textId="77777777" w:rsidR="00DD1610" w:rsidRDefault="00DD1610" w:rsidP="00BA27B0"/>
                    <w:p w14:paraId="1F2CF51F" w14:textId="77777777" w:rsidR="00DD1610" w:rsidRPr="001663ED" w:rsidRDefault="00DD1610" w:rsidP="00BA27B0">
                      <w:pPr>
                        <w:pStyle w:val="Title"/>
                        <w:rPr>
                          <w:rFonts w:ascii="Gill Sans MT" w:hAnsi="Gill Sans MT"/>
                          <w:sz w:val="48"/>
                          <w:szCs w:val="48"/>
                        </w:rPr>
                      </w:pPr>
                    </w:p>
                    <w:p w14:paraId="1AC47B02" w14:textId="77777777" w:rsidR="00DD1610" w:rsidRDefault="00DD1610" w:rsidP="00BA27B0"/>
                    <w:p w14:paraId="7EAFBFE8" w14:textId="77777777" w:rsidR="00DD1610" w:rsidRPr="001663ED" w:rsidRDefault="00DD1610" w:rsidP="00BA27B0">
                      <w:pPr>
                        <w:pStyle w:val="Title"/>
                        <w:rPr>
                          <w:rFonts w:ascii="Gill Sans MT" w:hAnsi="Gill Sans MT"/>
                          <w:sz w:val="48"/>
                          <w:szCs w:val="48"/>
                        </w:rPr>
                      </w:pPr>
                    </w:p>
                    <w:p w14:paraId="376232B9" w14:textId="77777777" w:rsidR="00DD1610" w:rsidRDefault="00DD1610" w:rsidP="00BA27B0"/>
                    <w:p w14:paraId="4D40BE65" w14:textId="77777777" w:rsidR="00DD1610" w:rsidRPr="001663ED" w:rsidRDefault="00DD1610" w:rsidP="00BA27B0">
                      <w:pPr>
                        <w:pStyle w:val="Title"/>
                        <w:rPr>
                          <w:rFonts w:ascii="Gill Sans MT" w:hAnsi="Gill Sans MT"/>
                          <w:sz w:val="48"/>
                          <w:szCs w:val="48"/>
                        </w:rPr>
                      </w:pPr>
                    </w:p>
                    <w:p w14:paraId="47D504B4" w14:textId="77777777" w:rsidR="00DD1610" w:rsidRDefault="00DD1610" w:rsidP="00BA27B0"/>
                    <w:p w14:paraId="52224954" w14:textId="77777777" w:rsidR="00DD1610" w:rsidRPr="001663ED" w:rsidRDefault="00DD1610" w:rsidP="00BA27B0">
                      <w:pPr>
                        <w:pStyle w:val="Title"/>
                        <w:rPr>
                          <w:rFonts w:ascii="Gill Sans MT" w:hAnsi="Gill Sans MT"/>
                          <w:sz w:val="48"/>
                          <w:szCs w:val="48"/>
                        </w:rPr>
                      </w:pPr>
                    </w:p>
                    <w:p w14:paraId="0863F07D" w14:textId="77777777" w:rsidR="00DD1610" w:rsidRDefault="00DD1610" w:rsidP="00BA27B0"/>
                    <w:p w14:paraId="7D0D9E22" w14:textId="77777777" w:rsidR="00DD1610" w:rsidRPr="001663ED" w:rsidRDefault="00DD1610" w:rsidP="00BA27B0">
                      <w:pPr>
                        <w:pStyle w:val="Title"/>
                        <w:rPr>
                          <w:rFonts w:ascii="Gill Sans MT" w:hAnsi="Gill Sans MT"/>
                          <w:sz w:val="48"/>
                          <w:szCs w:val="48"/>
                        </w:rPr>
                      </w:pPr>
                    </w:p>
                    <w:p w14:paraId="0E787D6F" w14:textId="77777777" w:rsidR="00DD1610" w:rsidRDefault="00DD1610" w:rsidP="00BA27B0"/>
                    <w:p w14:paraId="3F70C133" w14:textId="77777777" w:rsidR="00DD1610" w:rsidRPr="001663ED" w:rsidRDefault="00DD1610" w:rsidP="00BA27B0">
                      <w:pPr>
                        <w:pStyle w:val="Title"/>
                        <w:rPr>
                          <w:rFonts w:ascii="Gill Sans MT" w:hAnsi="Gill Sans MT"/>
                          <w:sz w:val="48"/>
                          <w:szCs w:val="48"/>
                        </w:rPr>
                      </w:pPr>
                    </w:p>
                    <w:p w14:paraId="63B08C01" w14:textId="77777777" w:rsidR="00DD1610" w:rsidRDefault="00DD1610" w:rsidP="00BA27B0"/>
                    <w:p w14:paraId="06F7F156" w14:textId="77777777" w:rsidR="00DD1610" w:rsidRPr="001663ED" w:rsidRDefault="00DD1610" w:rsidP="00BA27B0">
                      <w:pPr>
                        <w:pStyle w:val="Title"/>
                        <w:rPr>
                          <w:rFonts w:ascii="Gill Sans MT" w:hAnsi="Gill Sans MT"/>
                          <w:sz w:val="48"/>
                          <w:szCs w:val="48"/>
                        </w:rPr>
                      </w:pPr>
                    </w:p>
                    <w:p w14:paraId="70F22417" w14:textId="77777777" w:rsidR="00DD1610" w:rsidRDefault="00DD1610" w:rsidP="00BA27B0"/>
                    <w:p w14:paraId="145F7ADF" w14:textId="77777777" w:rsidR="00DD1610" w:rsidRPr="001663ED" w:rsidRDefault="00DD1610" w:rsidP="00BA27B0">
                      <w:pPr>
                        <w:pStyle w:val="Title"/>
                        <w:rPr>
                          <w:rFonts w:ascii="Gill Sans MT" w:hAnsi="Gill Sans MT"/>
                          <w:sz w:val="48"/>
                          <w:szCs w:val="48"/>
                        </w:rPr>
                      </w:pPr>
                    </w:p>
                    <w:p w14:paraId="2DF981DF" w14:textId="77777777" w:rsidR="00DD1610" w:rsidRDefault="00DD1610" w:rsidP="00BA27B0"/>
                    <w:p w14:paraId="57F81F14" w14:textId="77777777" w:rsidR="00DD1610" w:rsidRPr="001663ED" w:rsidRDefault="00DD1610" w:rsidP="00BA27B0">
                      <w:pPr>
                        <w:pStyle w:val="Title"/>
                        <w:rPr>
                          <w:rFonts w:ascii="Gill Sans MT" w:hAnsi="Gill Sans MT"/>
                          <w:sz w:val="48"/>
                          <w:szCs w:val="48"/>
                        </w:rPr>
                      </w:pPr>
                    </w:p>
                    <w:p w14:paraId="64CD1EA6" w14:textId="77777777" w:rsidR="00DD1610" w:rsidRDefault="00DD1610" w:rsidP="00BA27B0"/>
                    <w:p w14:paraId="2C1DC516" w14:textId="77777777" w:rsidR="00DD1610" w:rsidRPr="001663ED" w:rsidRDefault="00DD1610" w:rsidP="00BA27B0">
                      <w:pPr>
                        <w:pStyle w:val="Title"/>
                        <w:rPr>
                          <w:rFonts w:ascii="Gill Sans MT" w:hAnsi="Gill Sans MT"/>
                          <w:sz w:val="48"/>
                          <w:szCs w:val="48"/>
                        </w:rPr>
                      </w:pPr>
                    </w:p>
                    <w:p w14:paraId="0D1E9D5C" w14:textId="77777777" w:rsidR="00DD1610" w:rsidRDefault="00DD1610" w:rsidP="00BA27B0"/>
                    <w:p w14:paraId="6A878705" w14:textId="77777777" w:rsidR="00DD1610" w:rsidRPr="001663ED" w:rsidRDefault="00DD1610" w:rsidP="00BA27B0">
                      <w:pPr>
                        <w:pStyle w:val="Title"/>
                        <w:rPr>
                          <w:rFonts w:ascii="Gill Sans MT" w:hAnsi="Gill Sans MT"/>
                          <w:sz w:val="48"/>
                          <w:szCs w:val="48"/>
                        </w:rPr>
                      </w:pPr>
                    </w:p>
                    <w:p w14:paraId="6C53B849" w14:textId="77777777" w:rsidR="00DD1610" w:rsidRDefault="00DD1610" w:rsidP="00BA27B0"/>
                    <w:p w14:paraId="62D1B0D1" w14:textId="77777777" w:rsidR="00DD1610" w:rsidRPr="001663ED" w:rsidRDefault="00DD1610" w:rsidP="00BA27B0">
                      <w:pPr>
                        <w:pStyle w:val="Title"/>
                        <w:rPr>
                          <w:rFonts w:ascii="Gill Sans MT" w:hAnsi="Gill Sans MT"/>
                          <w:sz w:val="48"/>
                          <w:szCs w:val="48"/>
                        </w:rPr>
                      </w:pPr>
                    </w:p>
                    <w:p w14:paraId="21793C23" w14:textId="77777777" w:rsidR="00DD1610" w:rsidRDefault="00DD1610" w:rsidP="00BA27B0"/>
                    <w:p w14:paraId="4304C802" w14:textId="77777777" w:rsidR="00DD1610" w:rsidRPr="001663ED" w:rsidRDefault="00DD1610" w:rsidP="00BA27B0">
                      <w:pPr>
                        <w:pStyle w:val="Title"/>
                        <w:rPr>
                          <w:rFonts w:ascii="Gill Sans MT" w:hAnsi="Gill Sans MT"/>
                          <w:sz w:val="48"/>
                          <w:szCs w:val="48"/>
                        </w:rPr>
                      </w:pPr>
                    </w:p>
                    <w:p w14:paraId="2979BE88" w14:textId="77777777" w:rsidR="00DD1610" w:rsidRDefault="00DD1610" w:rsidP="00BA27B0"/>
                    <w:p w14:paraId="3E8F3E06" w14:textId="77777777" w:rsidR="00DD1610" w:rsidRPr="001663ED" w:rsidRDefault="00DD1610" w:rsidP="00BA27B0">
                      <w:pPr>
                        <w:pStyle w:val="Title"/>
                        <w:rPr>
                          <w:rFonts w:ascii="Gill Sans MT" w:hAnsi="Gill Sans MT"/>
                          <w:sz w:val="48"/>
                          <w:szCs w:val="48"/>
                        </w:rPr>
                      </w:pPr>
                    </w:p>
                    <w:p w14:paraId="184B451F" w14:textId="77777777" w:rsidR="00DD1610" w:rsidRDefault="00DD1610" w:rsidP="00BA27B0"/>
                    <w:p w14:paraId="1AA7810B" w14:textId="77777777" w:rsidR="00DD1610" w:rsidRPr="001663ED" w:rsidRDefault="00DD1610" w:rsidP="00BA27B0">
                      <w:pPr>
                        <w:pStyle w:val="Title"/>
                        <w:rPr>
                          <w:rFonts w:ascii="Gill Sans MT" w:hAnsi="Gill Sans MT"/>
                          <w:sz w:val="48"/>
                          <w:szCs w:val="48"/>
                        </w:rPr>
                      </w:pPr>
                    </w:p>
                    <w:p w14:paraId="270E411D" w14:textId="77777777" w:rsidR="00DD1610" w:rsidRDefault="00DD1610" w:rsidP="00BA27B0"/>
                    <w:p w14:paraId="68E4BF43" w14:textId="77777777" w:rsidR="00DD1610" w:rsidRPr="001663ED" w:rsidRDefault="00DD1610" w:rsidP="00BA27B0">
                      <w:pPr>
                        <w:pStyle w:val="Title"/>
                        <w:rPr>
                          <w:rFonts w:ascii="Gill Sans MT" w:hAnsi="Gill Sans MT"/>
                          <w:sz w:val="48"/>
                          <w:szCs w:val="48"/>
                        </w:rPr>
                      </w:pPr>
                    </w:p>
                    <w:p w14:paraId="2A8A635B" w14:textId="77777777" w:rsidR="00DD1610" w:rsidRDefault="00DD1610" w:rsidP="00BA27B0"/>
                    <w:p w14:paraId="1A1250C2" w14:textId="77777777" w:rsidR="00DD1610" w:rsidRPr="001663ED" w:rsidRDefault="00DD1610" w:rsidP="00BA27B0">
                      <w:pPr>
                        <w:pStyle w:val="Title"/>
                        <w:rPr>
                          <w:rFonts w:ascii="Gill Sans MT" w:hAnsi="Gill Sans MT"/>
                          <w:sz w:val="48"/>
                          <w:szCs w:val="48"/>
                        </w:rPr>
                      </w:pPr>
                    </w:p>
                    <w:p w14:paraId="4BB0ECE1" w14:textId="77777777" w:rsidR="00DD1610" w:rsidRDefault="00DD1610" w:rsidP="00BA27B0"/>
                    <w:p w14:paraId="5D7C5BBD" w14:textId="77777777" w:rsidR="00DD1610" w:rsidRPr="001663ED" w:rsidRDefault="00DD1610" w:rsidP="00BA27B0">
                      <w:pPr>
                        <w:pStyle w:val="Title"/>
                        <w:rPr>
                          <w:rFonts w:ascii="Gill Sans MT" w:hAnsi="Gill Sans MT"/>
                          <w:sz w:val="48"/>
                          <w:szCs w:val="48"/>
                        </w:rPr>
                      </w:pPr>
                    </w:p>
                    <w:p w14:paraId="06D84000" w14:textId="77777777" w:rsidR="00DD1610" w:rsidRDefault="00DD1610" w:rsidP="00BA27B0"/>
                    <w:p w14:paraId="311BE76A" w14:textId="77777777" w:rsidR="00DD1610" w:rsidRPr="001663ED" w:rsidRDefault="00DD1610" w:rsidP="00BA27B0">
                      <w:pPr>
                        <w:pStyle w:val="Title"/>
                        <w:rPr>
                          <w:rFonts w:ascii="Gill Sans MT" w:hAnsi="Gill Sans MT"/>
                          <w:sz w:val="48"/>
                          <w:szCs w:val="48"/>
                        </w:rPr>
                      </w:pPr>
                    </w:p>
                    <w:p w14:paraId="168995D1" w14:textId="77777777" w:rsidR="00DD1610" w:rsidRDefault="00DD1610" w:rsidP="00BA27B0"/>
                    <w:p w14:paraId="37453144" w14:textId="77777777" w:rsidR="00DD1610" w:rsidRPr="001663ED" w:rsidRDefault="00DD1610" w:rsidP="00BA27B0">
                      <w:pPr>
                        <w:pStyle w:val="Title"/>
                        <w:rPr>
                          <w:rFonts w:ascii="Gill Sans MT" w:hAnsi="Gill Sans MT"/>
                          <w:sz w:val="48"/>
                          <w:szCs w:val="48"/>
                        </w:rPr>
                      </w:pPr>
                    </w:p>
                    <w:p w14:paraId="747FDC56" w14:textId="77777777" w:rsidR="00DD1610" w:rsidRDefault="00DD1610" w:rsidP="00BA27B0"/>
                    <w:p w14:paraId="6834B8E4" w14:textId="77777777" w:rsidR="00DD1610" w:rsidRPr="001663ED" w:rsidRDefault="00DD1610" w:rsidP="00BA27B0">
                      <w:pPr>
                        <w:pStyle w:val="Title"/>
                        <w:rPr>
                          <w:rFonts w:ascii="Gill Sans MT" w:hAnsi="Gill Sans MT"/>
                          <w:sz w:val="48"/>
                          <w:szCs w:val="48"/>
                        </w:rPr>
                      </w:pPr>
                    </w:p>
                    <w:p w14:paraId="49A5E12A" w14:textId="77777777" w:rsidR="00DD1610" w:rsidRDefault="00DD1610" w:rsidP="00BA27B0"/>
                    <w:p w14:paraId="7BBBD608" w14:textId="77777777" w:rsidR="00DD1610" w:rsidRPr="001663ED" w:rsidRDefault="00DD1610" w:rsidP="00BA27B0">
                      <w:pPr>
                        <w:pStyle w:val="Title"/>
                        <w:rPr>
                          <w:rFonts w:ascii="Gill Sans MT" w:hAnsi="Gill Sans MT"/>
                          <w:sz w:val="48"/>
                          <w:szCs w:val="48"/>
                        </w:rPr>
                      </w:pPr>
                    </w:p>
                    <w:p w14:paraId="700EDF93" w14:textId="77777777" w:rsidR="00DD1610" w:rsidRDefault="00DD1610" w:rsidP="00BA27B0"/>
                    <w:p w14:paraId="05A3EF2F" w14:textId="77777777" w:rsidR="00DD1610" w:rsidRPr="001663ED" w:rsidRDefault="00DD1610" w:rsidP="00BA27B0">
                      <w:pPr>
                        <w:pStyle w:val="Title"/>
                        <w:rPr>
                          <w:rFonts w:ascii="Gill Sans MT" w:hAnsi="Gill Sans MT"/>
                          <w:sz w:val="48"/>
                          <w:szCs w:val="48"/>
                        </w:rPr>
                      </w:pPr>
                    </w:p>
                    <w:p w14:paraId="7D1B9D63" w14:textId="77777777" w:rsidR="00DD1610" w:rsidRDefault="00DD1610" w:rsidP="00BA27B0"/>
                    <w:p w14:paraId="2771CB76" w14:textId="77777777" w:rsidR="00DD1610" w:rsidRPr="001663ED" w:rsidRDefault="00DD1610" w:rsidP="00BA27B0">
                      <w:pPr>
                        <w:pStyle w:val="Title"/>
                        <w:rPr>
                          <w:rFonts w:ascii="Gill Sans MT" w:hAnsi="Gill Sans MT"/>
                          <w:sz w:val="48"/>
                          <w:szCs w:val="48"/>
                        </w:rPr>
                      </w:pPr>
                    </w:p>
                    <w:p w14:paraId="5397484E" w14:textId="77777777" w:rsidR="00DD1610" w:rsidRDefault="00DD1610" w:rsidP="00BA27B0"/>
                    <w:p w14:paraId="6DBDBB64" w14:textId="77777777" w:rsidR="00DD1610" w:rsidRPr="001663ED" w:rsidRDefault="00DD1610" w:rsidP="00BA27B0">
                      <w:pPr>
                        <w:pStyle w:val="Title"/>
                        <w:rPr>
                          <w:rFonts w:ascii="Gill Sans MT" w:hAnsi="Gill Sans MT"/>
                          <w:sz w:val="48"/>
                          <w:szCs w:val="48"/>
                        </w:rPr>
                      </w:pPr>
                    </w:p>
                    <w:p w14:paraId="22CACA1D" w14:textId="77777777" w:rsidR="00DD1610" w:rsidRDefault="00DD1610" w:rsidP="00BA27B0"/>
                    <w:p w14:paraId="58B88BD5" w14:textId="77777777" w:rsidR="00DD1610" w:rsidRPr="001663ED" w:rsidRDefault="00DD1610" w:rsidP="00BA27B0">
                      <w:pPr>
                        <w:pStyle w:val="Title"/>
                        <w:rPr>
                          <w:rFonts w:ascii="Gill Sans MT" w:hAnsi="Gill Sans MT"/>
                          <w:sz w:val="48"/>
                          <w:szCs w:val="48"/>
                        </w:rPr>
                      </w:pPr>
                    </w:p>
                    <w:p w14:paraId="3AD9474A" w14:textId="77777777" w:rsidR="00DD1610" w:rsidRDefault="00DD1610" w:rsidP="00BA27B0"/>
                    <w:p w14:paraId="3C90C4B7" w14:textId="77777777" w:rsidR="00DD1610" w:rsidRPr="001663ED" w:rsidRDefault="00DD1610" w:rsidP="00BA27B0">
                      <w:pPr>
                        <w:pStyle w:val="Title"/>
                        <w:rPr>
                          <w:rFonts w:ascii="Gill Sans MT" w:hAnsi="Gill Sans MT"/>
                          <w:sz w:val="48"/>
                          <w:szCs w:val="48"/>
                        </w:rPr>
                      </w:pPr>
                    </w:p>
                    <w:p w14:paraId="18D76A5D" w14:textId="77777777" w:rsidR="00DD1610" w:rsidRDefault="00DD1610" w:rsidP="00BA27B0"/>
                    <w:p w14:paraId="1B182903" w14:textId="77777777" w:rsidR="00DD1610" w:rsidRPr="001663ED" w:rsidRDefault="00DD1610" w:rsidP="00BA27B0">
                      <w:pPr>
                        <w:pStyle w:val="Title"/>
                        <w:rPr>
                          <w:rFonts w:ascii="Gill Sans MT" w:hAnsi="Gill Sans MT"/>
                          <w:sz w:val="48"/>
                          <w:szCs w:val="48"/>
                        </w:rPr>
                      </w:pPr>
                    </w:p>
                    <w:p w14:paraId="08EA068D" w14:textId="77777777" w:rsidR="00DD1610" w:rsidRDefault="00DD1610" w:rsidP="00BA27B0"/>
                    <w:p w14:paraId="1509F404" w14:textId="77777777" w:rsidR="00DD1610" w:rsidRPr="001663ED" w:rsidRDefault="00DD1610" w:rsidP="00BA27B0">
                      <w:pPr>
                        <w:pStyle w:val="Title"/>
                        <w:rPr>
                          <w:rFonts w:ascii="Gill Sans MT" w:hAnsi="Gill Sans MT"/>
                          <w:sz w:val="48"/>
                          <w:szCs w:val="48"/>
                        </w:rPr>
                      </w:pPr>
                    </w:p>
                    <w:p w14:paraId="39E2F80C" w14:textId="77777777" w:rsidR="00DD1610" w:rsidRDefault="00DD1610" w:rsidP="00BA27B0"/>
                    <w:p w14:paraId="5352BFD9" w14:textId="77777777" w:rsidR="00DD1610" w:rsidRPr="001663ED" w:rsidRDefault="00DD1610" w:rsidP="00BA27B0">
                      <w:pPr>
                        <w:pStyle w:val="Title"/>
                        <w:rPr>
                          <w:rFonts w:ascii="Gill Sans MT" w:hAnsi="Gill Sans MT"/>
                          <w:sz w:val="48"/>
                          <w:szCs w:val="48"/>
                        </w:rPr>
                      </w:pPr>
                    </w:p>
                    <w:p w14:paraId="2896B95B" w14:textId="77777777" w:rsidR="00DD1610" w:rsidRDefault="00DD1610" w:rsidP="00BA27B0"/>
                    <w:p w14:paraId="3951A383" w14:textId="77777777" w:rsidR="00DD1610" w:rsidRPr="001663ED" w:rsidRDefault="00DD1610" w:rsidP="00BA27B0">
                      <w:pPr>
                        <w:pStyle w:val="Title"/>
                        <w:rPr>
                          <w:rFonts w:ascii="Gill Sans MT" w:hAnsi="Gill Sans MT"/>
                          <w:sz w:val="48"/>
                          <w:szCs w:val="48"/>
                        </w:rPr>
                      </w:pPr>
                    </w:p>
                    <w:p w14:paraId="0BFAAF10" w14:textId="77777777" w:rsidR="00DD1610" w:rsidRDefault="00DD1610" w:rsidP="00BA27B0"/>
                    <w:p w14:paraId="2B1A9D74" w14:textId="77777777" w:rsidR="00DD1610" w:rsidRPr="001663ED" w:rsidRDefault="00DD1610" w:rsidP="00BA27B0">
                      <w:pPr>
                        <w:pStyle w:val="Title"/>
                        <w:rPr>
                          <w:rFonts w:ascii="Gill Sans MT" w:hAnsi="Gill Sans MT"/>
                          <w:sz w:val="48"/>
                          <w:szCs w:val="48"/>
                        </w:rPr>
                      </w:pPr>
                    </w:p>
                    <w:p w14:paraId="37173E29" w14:textId="77777777" w:rsidR="00DD1610" w:rsidRDefault="00DD1610" w:rsidP="00BA27B0"/>
                    <w:p w14:paraId="11B88EA1" w14:textId="77777777" w:rsidR="00DD1610" w:rsidRPr="001663ED" w:rsidRDefault="00DD1610" w:rsidP="00BA27B0">
                      <w:pPr>
                        <w:pStyle w:val="Title"/>
                        <w:rPr>
                          <w:rFonts w:ascii="Gill Sans MT" w:hAnsi="Gill Sans MT"/>
                          <w:sz w:val="48"/>
                          <w:szCs w:val="48"/>
                        </w:rPr>
                      </w:pPr>
                    </w:p>
                    <w:p w14:paraId="704460E5" w14:textId="77777777" w:rsidR="00DD1610" w:rsidRDefault="00DD1610" w:rsidP="00BA27B0"/>
                    <w:p w14:paraId="0A462A0E" w14:textId="77777777" w:rsidR="00DD1610" w:rsidRPr="001663ED" w:rsidRDefault="00DD1610" w:rsidP="00BA27B0">
                      <w:pPr>
                        <w:pStyle w:val="Title"/>
                        <w:rPr>
                          <w:rFonts w:ascii="Gill Sans MT" w:hAnsi="Gill Sans MT"/>
                          <w:sz w:val="48"/>
                          <w:szCs w:val="48"/>
                        </w:rPr>
                      </w:pPr>
                    </w:p>
                    <w:p w14:paraId="40C80E1D" w14:textId="77777777" w:rsidR="00DD1610" w:rsidRDefault="00DD1610" w:rsidP="00BA27B0"/>
                    <w:p w14:paraId="55D23CC2" w14:textId="77777777" w:rsidR="00DD1610" w:rsidRPr="001663ED" w:rsidRDefault="00DD1610" w:rsidP="00BA27B0">
                      <w:pPr>
                        <w:pStyle w:val="Title"/>
                        <w:rPr>
                          <w:rFonts w:ascii="Gill Sans MT" w:hAnsi="Gill Sans MT"/>
                          <w:sz w:val="48"/>
                          <w:szCs w:val="48"/>
                        </w:rPr>
                      </w:pPr>
                    </w:p>
                    <w:p w14:paraId="7D71D097" w14:textId="77777777" w:rsidR="00DD1610" w:rsidRDefault="00DD1610" w:rsidP="00BA27B0"/>
                    <w:p w14:paraId="125C2333" w14:textId="77777777" w:rsidR="00DD1610" w:rsidRPr="001663ED" w:rsidRDefault="00DD1610" w:rsidP="00BA27B0">
                      <w:pPr>
                        <w:pStyle w:val="Title"/>
                        <w:rPr>
                          <w:rFonts w:ascii="Gill Sans MT" w:hAnsi="Gill Sans MT"/>
                          <w:sz w:val="48"/>
                          <w:szCs w:val="48"/>
                        </w:rPr>
                      </w:pPr>
                    </w:p>
                    <w:p w14:paraId="73BF1632" w14:textId="77777777" w:rsidR="00DD1610" w:rsidRDefault="00DD1610" w:rsidP="00BA27B0"/>
                    <w:p w14:paraId="04C35EA0" w14:textId="77777777" w:rsidR="00DD1610" w:rsidRPr="001663ED" w:rsidRDefault="00DD1610" w:rsidP="00BA27B0">
                      <w:pPr>
                        <w:pStyle w:val="Title"/>
                        <w:rPr>
                          <w:rFonts w:ascii="Gill Sans MT" w:hAnsi="Gill Sans MT"/>
                          <w:sz w:val="48"/>
                          <w:szCs w:val="48"/>
                        </w:rPr>
                      </w:pPr>
                    </w:p>
                    <w:p w14:paraId="5611C750" w14:textId="77777777" w:rsidR="00DD1610" w:rsidRDefault="00DD1610" w:rsidP="00BA27B0"/>
                    <w:p w14:paraId="031821D5" w14:textId="77777777" w:rsidR="00DD1610" w:rsidRPr="001663ED" w:rsidRDefault="00DD1610" w:rsidP="00BA27B0">
                      <w:pPr>
                        <w:pStyle w:val="Title"/>
                        <w:rPr>
                          <w:rFonts w:ascii="Gill Sans MT" w:hAnsi="Gill Sans MT"/>
                          <w:sz w:val="48"/>
                          <w:szCs w:val="48"/>
                        </w:rPr>
                      </w:pPr>
                    </w:p>
                    <w:p w14:paraId="4FD68CB8" w14:textId="77777777" w:rsidR="00DD1610" w:rsidRDefault="00DD1610" w:rsidP="00BA27B0"/>
                    <w:p w14:paraId="74E14C5B" w14:textId="77777777" w:rsidR="00DD1610" w:rsidRPr="001663ED" w:rsidRDefault="00DD1610" w:rsidP="00BA27B0">
                      <w:pPr>
                        <w:pStyle w:val="Title"/>
                        <w:rPr>
                          <w:rFonts w:ascii="Gill Sans MT" w:hAnsi="Gill Sans MT"/>
                          <w:sz w:val="48"/>
                          <w:szCs w:val="48"/>
                        </w:rPr>
                      </w:pPr>
                    </w:p>
                    <w:p w14:paraId="023B23EB" w14:textId="77777777" w:rsidR="00DD1610" w:rsidRDefault="00DD1610" w:rsidP="00BA27B0"/>
                    <w:p w14:paraId="31DD8E5E" w14:textId="77777777" w:rsidR="00DD1610" w:rsidRPr="001663ED" w:rsidRDefault="00DD1610" w:rsidP="00BA27B0">
                      <w:pPr>
                        <w:pStyle w:val="Title"/>
                        <w:rPr>
                          <w:rFonts w:ascii="Gill Sans MT" w:hAnsi="Gill Sans MT"/>
                          <w:sz w:val="48"/>
                          <w:szCs w:val="48"/>
                        </w:rPr>
                      </w:pPr>
                    </w:p>
                    <w:p w14:paraId="1BAB7522" w14:textId="77777777" w:rsidR="00DD1610" w:rsidRDefault="00DD1610" w:rsidP="00BA27B0"/>
                    <w:p w14:paraId="1BB960B0" w14:textId="77777777" w:rsidR="00DD1610" w:rsidRPr="001663ED" w:rsidRDefault="00DD1610" w:rsidP="00BA27B0">
                      <w:pPr>
                        <w:pStyle w:val="Title"/>
                        <w:rPr>
                          <w:rFonts w:ascii="Gill Sans MT" w:hAnsi="Gill Sans MT"/>
                          <w:sz w:val="48"/>
                          <w:szCs w:val="48"/>
                        </w:rPr>
                      </w:pPr>
                    </w:p>
                    <w:p w14:paraId="31BEF06B" w14:textId="77777777" w:rsidR="00DD1610" w:rsidRDefault="00DD1610" w:rsidP="00BA27B0"/>
                    <w:p w14:paraId="051A005B" w14:textId="77777777" w:rsidR="00DD1610" w:rsidRPr="001663ED" w:rsidRDefault="00DD1610" w:rsidP="00BA27B0">
                      <w:pPr>
                        <w:pStyle w:val="Title"/>
                        <w:rPr>
                          <w:rFonts w:ascii="Gill Sans MT" w:hAnsi="Gill Sans MT"/>
                          <w:sz w:val="48"/>
                          <w:szCs w:val="48"/>
                        </w:rPr>
                      </w:pPr>
                    </w:p>
                    <w:p w14:paraId="518C6179" w14:textId="77777777" w:rsidR="00DD1610" w:rsidRDefault="00DD1610" w:rsidP="00BA27B0"/>
                    <w:p w14:paraId="11844490" w14:textId="77777777" w:rsidR="00DD1610" w:rsidRPr="001663ED" w:rsidRDefault="00DD1610" w:rsidP="00BA27B0">
                      <w:pPr>
                        <w:pStyle w:val="Title"/>
                        <w:rPr>
                          <w:rFonts w:ascii="Gill Sans MT" w:hAnsi="Gill Sans MT"/>
                          <w:sz w:val="48"/>
                          <w:szCs w:val="48"/>
                        </w:rPr>
                      </w:pPr>
                    </w:p>
                    <w:p w14:paraId="1A47077B" w14:textId="77777777" w:rsidR="00DD1610" w:rsidRDefault="00DD1610" w:rsidP="00BA27B0"/>
                    <w:p w14:paraId="31F6B1E2" w14:textId="77777777" w:rsidR="00DD1610" w:rsidRPr="001663ED" w:rsidRDefault="00DD1610" w:rsidP="00BA27B0">
                      <w:pPr>
                        <w:pStyle w:val="Title"/>
                        <w:rPr>
                          <w:rFonts w:ascii="Gill Sans MT" w:hAnsi="Gill Sans MT"/>
                          <w:sz w:val="48"/>
                          <w:szCs w:val="48"/>
                        </w:rPr>
                      </w:pPr>
                    </w:p>
                    <w:p w14:paraId="6012E76B" w14:textId="77777777" w:rsidR="00DD1610" w:rsidRDefault="00DD1610" w:rsidP="00BA27B0"/>
                    <w:p w14:paraId="5044D62D" w14:textId="77777777" w:rsidR="00DD1610" w:rsidRPr="001663ED" w:rsidRDefault="00DD1610" w:rsidP="00BA27B0">
                      <w:pPr>
                        <w:pStyle w:val="Title"/>
                        <w:rPr>
                          <w:rFonts w:ascii="Gill Sans MT" w:hAnsi="Gill Sans MT"/>
                          <w:sz w:val="48"/>
                          <w:szCs w:val="48"/>
                        </w:rPr>
                      </w:pPr>
                    </w:p>
                    <w:p w14:paraId="7BD9622C" w14:textId="77777777" w:rsidR="00DD1610" w:rsidRDefault="00DD1610" w:rsidP="00BA27B0"/>
                    <w:p w14:paraId="5D982C6A" w14:textId="77777777" w:rsidR="00DD1610" w:rsidRPr="001663ED" w:rsidRDefault="00DD1610" w:rsidP="00BA27B0">
                      <w:pPr>
                        <w:pStyle w:val="Title"/>
                        <w:rPr>
                          <w:rFonts w:ascii="Gill Sans MT" w:hAnsi="Gill Sans MT"/>
                          <w:sz w:val="48"/>
                          <w:szCs w:val="48"/>
                        </w:rPr>
                      </w:pPr>
                    </w:p>
                    <w:p w14:paraId="31ECD738" w14:textId="77777777" w:rsidR="00DD1610" w:rsidRDefault="00DD1610" w:rsidP="00BA27B0"/>
                    <w:p w14:paraId="66094AB8" w14:textId="77777777" w:rsidR="00DD1610" w:rsidRPr="001663ED" w:rsidRDefault="00DD1610" w:rsidP="00BA27B0">
                      <w:pPr>
                        <w:pStyle w:val="Title"/>
                        <w:rPr>
                          <w:rFonts w:ascii="Gill Sans MT" w:hAnsi="Gill Sans MT"/>
                          <w:sz w:val="48"/>
                          <w:szCs w:val="48"/>
                        </w:rPr>
                      </w:pPr>
                    </w:p>
                    <w:p w14:paraId="0D846AB6" w14:textId="77777777" w:rsidR="00DD1610" w:rsidRDefault="00DD1610" w:rsidP="00BA27B0"/>
                    <w:p w14:paraId="2BFE70E1" w14:textId="77777777" w:rsidR="00DD1610" w:rsidRPr="001663ED" w:rsidRDefault="00DD1610" w:rsidP="00BA27B0">
                      <w:pPr>
                        <w:pStyle w:val="Title"/>
                        <w:rPr>
                          <w:rFonts w:ascii="Gill Sans MT" w:hAnsi="Gill Sans MT"/>
                          <w:sz w:val="48"/>
                          <w:szCs w:val="48"/>
                        </w:rPr>
                      </w:pPr>
                    </w:p>
                    <w:p w14:paraId="5B3D3A62" w14:textId="77777777" w:rsidR="00DD1610" w:rsidRDefault="00DD1610" w:rsidP="00BA27B0"/>
                    <w:p w14:paraId="56F5A8DA" w14:textId="77777777" w:rsidR="00DD1610" w:rsidRPr="001663ED" w:rsidRDefault="00DD1610" w:rsidP="00BA27B0">
                      <w:pPr>
                        <w:pStyle w:val="Title"/>
                        <w:rPr>
                          <w:rFonts w:ascii="Gill Sans MT" w:hAnsi="Gill Sans MT"/>
                          <w:sz w:val="48"/>
                          <w:szCs w:val="48"/>
                        </w:rPr>
                      </w:pPr>
                    </w:p>
                    <w:p w14:paraId="295B9893" w14:textId="77777777" w:rsidR="00DD1610" w:rsidRDefault="00DD1610" w:rsidP="00BA27B0"/>
                    <w:p w14:paraId="39F91007" w14:textId="77777777" w:rsidR="00DD1610" w:rsidRPr="001663ED" w:rsidRDefault="00DD1610" w:rsidP="00BA27B0">
                      <w:pPr>
                        <w:pStyle w:val="Title"/>
                        <w:rPr>
                          <w:rFonts w:ascii="Gill Sans MT" w:hAnsi="Gill Sans MT"/>
                          <w:sz w:val="48"/>
                          <w:szCs w:val="48"/>
                        </w:rPr>
                      </w:pPr>
                    </w:p>
                    <w:p w14:paraId="22E8A11B" w14:textId="77777777" w:rsidR="00DD1610" w:rsidRDefault="00DD1610" w:rsidP="00BA27B0"/>
                    <w:p w14:paraId="51794400" w14:textId="77777777" w:rsidR="00DD1610" w:rsidRPr="001663ED" w:rsidRDefault="00DD1610" w:rsidP="00BA27B0">
                      <w:pPr>
                        <w:pStyle w:val="Title"/>
                        <w:rPr>
                          <w:rFonts w:ascii="Gill Sans MT" w:hAnsi="Gill Sans MT"/>
                          <w:sz w:val="48"/>
                          <w:szCs w:val="48"/>
                        </w:rPr>
                      </w:pPr>
                    </w:p>
                    <w:p w14:paraId="3432A0DF" w14:textId="77777777" w:rsidR="00DD1610" w:rsidRDefault="00DD1610" w:rsidP="00BA27B0"/>
                    <w:p w14:paraId="155261EE" w14:textId="77777777" w:rsidR="00DD1610" w:rsidRPr="001663ED" w:rsidRDefault="00DD1610" w:rsidP="00BA27B0">
                      <w:pPr>
                        <w:pStyle w:val="Title"/>
                        <w:rPr>
                          <w:rFonts w:ascii="Gill Sans MT" w:hAnsi="Gill Sans MT"/>
                          <w:sz w:val="48"/>
                          <w:szCs w:val="48"/>
                        </w:rPr>
                      </w:pPr>
                    </w:p>
                    <w:p w14:paraId="1483B5EA" w14:textId="77777777" w:rsidR="00DD1610" w:rsidRDefault="00DD1610" w:rsidP="00BA27B0"/>
                    <w:p w14:paraId="1BE68C4E" w14:textId="77777777" w:rsidR="00DD1610" w:rsidRPr="001663ED" w:rsidRDefault="00DD1610" w:rsidP="00BA27B0">
                      <w:pPr>
                        <w:pStyle w:val="Title"/>
                        <w:rPr>
                          <w:rFonts w:ascii="Gill Sans MT" w:hAnsi="Gill Sans MT"/>
                          <w:sz w:val="48"/>
                          <w:szCs w:val="48"/>
                        </w:rPr>
                      </w:pPr>
                    </w:p>
                    <w:p w14:paraId="76A14BF2" w14:textId="77777777" w:rsidR="00DD1610" w:rsidRDefault="00DD1610" w:rsidP="00BA27B0"/>
                    <w:p w14:paraId="24EB8B49" w14:textId="77777777" w:rsidR="00DD1610" w:rsidRPr="001663ED" w:rsidRDefault="00DD1610" w:rsidP="00BA27B0">
                      <w:pPr>
                        <w:pStyle w:val="Title"/>
                        <w:rPr>
                          <w:rFonts w:ascii="Gill Sans MT" w:hAnsi="Gill Sans MT"/>
                          <w:sz w:val="48"/>
                          <w:szCs w:val="48"/>
                        </w:rPr>
                      </w:pPr>
                    </w:p>
                    <w:p w14:paraId="7B4B3978" w14:textId="77777777" w:rsidR="00DD1610" w:rsidRDefault="00DD1610" w:rsidP="00BA27B0"/>
                    <w:p w14:paraId="0FE8BB84" w14:textId="77777777" w:rsidR="00DD1610" w:rsidRPr="001663ED" w:rsidRDefault="00DD1610" w:rsidP="00BA27B0">
                      <w:pPr>
                        <w:pStyle w:val="Title"/>
                        <w:rPr>
                          <w:rFonts w:ascii="Gill Sans MT" w:hAnsi="Gill Sans MT"/>
                          <w:sz w:val="48"/>
                          <w:szCs w:val="48"/>
                        </w:rPr>
                      </w:pPr>
                    </w:p>
                  </w:txbxContent>
                </v:textbox>
                <w10:wrap type="tight" anchorx="page"/>
              </v:shape>
            </w:pict>
          </mc:Fallback>
        </mc:AlternateContent>
      </w:r>
      <w:r w:rsidRPr="00CC7C14">
        <w:rPr>
          <w:noProof/>
          <w:sz w:val="16"/>
          <w:szCs w:val="18"/>
        </w:rPr>
        <w:drawing>
          <wp:anchor distT="0" distB="0" distL="114300" distR="114300" simplePos="0" relativeHeight="251658240" behindDoc="0" locked="0" layoutInCell="1" allowOverlap="1" wp14:anchorId="7C93F136" wp14:editId="1ABB6241">
            <wp:simplePos x="0" y="0"/>
            <wp:positionH relativeFrom="margin">
              <wp:posOffset>-304800</wp:posOffset>
            </wp:positionH>
            <wp:positionV relativeFrom="paragraph">
              <wp:posOffset>-470231</wp:posOffset>
            </wp:positionV>
            <wp:extent cx="6552565" cy="952500"/>
            <wp:effectExtent l="0" t="0" r="635" b="0"/>
            <wp:wrapNone/>
            <wp:docPr id="20" name="Picture 20" descr="C:\Users\KShelton\AppData\Local\Temp\Temp1_jordan-web.zip\web\Lockup_JORDAN_RGB_L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Shelton\AppData\Local\Temp\Temp1_jordan-web.zip\web\Lockup_JORDAN_RGB_LO.b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52565"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3378A7" w14:textId="072495D6" w:rsidR="00BA27B0" w:rsidRPr="00CC7C14" w:rsidRDefault="00BA27B0" w:rsidP="005246D8">
      <w:bookmarkStart w:id="2" w:name="_Hlk492115061"/>
      <w:bookmarkEnd w:id="2"/>
    </w:p>
    <w:p w14:paraId="6CA8846B" w14:textId="537DAA44" w:rsidR="0003605F" w:rsidRPr="00CC7C14" w:rsidRDefault="00D03F2F" w:rsidP="005246D8">
      <w:pPr>
        <w:pStyle w:val="CoverSubtitle"/>
        <w:spacing w:before="240" w:line="240" w:lineRule="auto"/>
        <w:jc w:val="left"/>
        <w:rPr>
          <w:color w:val="002A6C"/>
          <w:sz w:val="44"/>
          <w:szCs w:val="56"/>
        </w:rPr>
      </w:pPr>
      <w:r w:rsidRPr="47F50858">
        <w:rPr>
          <w:color w:val="002A6C"/>
          <w:sz w:val="44"/>
          <w:szCs w:val="44"/>
        </w:rPr>
        <w:t xml:space="preserve">CITIES </w:t>
      </w:r>
      <w:r w:rsidR="0003605F" w:rsidRPr="47F50858">
        <w:rPr>
          <w:color w:val="002A6C"/>
          <w:sz w:val="44"/>
          <w:szCs w:val="44"/>
        </w:rPr>
        <w:t>Evalua</w:t>
      </w:r>
      <w:r w:rsidRPr="47F50858">
        <w:rPr>
          <w:color w:val="002A6C"/>
          <w:sz w:val="44"/>
          <w:szCs w:val="44"/>
        </w:rPr>
        <w:t xml:space="preserve">tion </w:t>
      </w:r>
      <w:r w:rsidR="0055466E">
        <w:rPr>
          <w:color w:val="002A6C"/>
          <w:sz w:val="44"/>
          <w:szCs w:val="44"/>
        </w:rPr>
        <w:t>Baseline</w:t>
      </w:r>
      <w:r w:rsidR="0055466E" w:rsidRPr="47F50858">
        <w:rPr>
          <w:color w:val="002A6C"/>
          <w:sz w:val="44"/>
          <w:szCs w:val="44"/>
        </w:rPr>
        <w:t xml:space="preserve"> </w:t>
      </w:r>
      <w:r w:rsidRPr="47F50858">
        <w:rPr>
          <w:color w:val="002A6C"/>
          <w:sz w:val="44"/>
          <w:szCs w:val="44"/>
        </w:rPr>
        <w:t xml:space="preserve">report </w:t>
      </w:r>
    </w:p>
    <w:p w14:paraId="17ECF057" w14:textId="77777777" w:rsidR="00BA27B0" w:rsidRPr="00CC7C14" w:rsidRDefault="00BA27B0" w:rsidP="005246D8"/>
    <w:p w14:paraId="58C09F9D" w14:textId="6E7B5080" w:rsidR="0002060F" w:rsidRPr="00CC7C14" w:rsidRDefault="0002060F" w:rsidP="005246D8">
      <w:pPr>
        <w:pStyle w:val="bodytext1"/>
        <w:spacing w:line="240" w:lineRule="auto"/>
        <w:jc w:val="left"/>
        <w:rPr>
          <w:rFonts w:ascii="Gill Sans MT" w:hAnsi="Gill Sans MT"/>
        </w:rPr>
      </w:pPr>
      <w:r w:rsidRPr="00CC7C14">
        <w:rPr>
          <w:rFonts w:ascii="Gill Sans MT" w:hAnsi="Gill Sans MT"/>
        </w:rPr>
        <w:t xml:space="preserve">Submitted </w:t>
      </w:r>
      <w:r w:rsidR="004B4152">
        <w:rPr>
          <w:rFonts w:ascii="Gill Sans MT" w:hAnsi="Gill Sans MT"/>
        </w:rPr>
        <w:t>September</w:t>
      </w:r>
      <w:r w:rsidR="00144D12" w:rsidRPr="00CC7C14">
        <w:rPr>
          <w:rFonts w:ascii="Gill Sans MT" w:hAnsi="Gill Sans MT"/>
        </w:rPr>
        <w:t xml:space="preserve"> </w:t>
      </w:r>
      <w:r w:rsidRPr="00CC7C14">
        <w:rPr>
          <w:rFonts w:ascii="Gill Sans MT" w:hAnsi="Gill Sans MT"/>
        </w:rPr>
        <w:t>201</w:t>
      </w:r>
      <w:r w:rsidR="00144D12" w:rsidRPr="00CC7C14">
        <w:rPr>
          <w:rFonts w:ascii="Gill Sans MT" w:hAnsi="Gill Sans MT"/>
        </w:rPr>
        <w:t>8</w:t>
      </w:r>
    </w:p>
    <w:p w14:paraId="0B2BD641" w14:textId="77777777" w:rsidR="00BA27B0" w:rsidRPr="00CC7C14" w:rsidRDefault="00BA27B0" w:rsidP="005246D8">
      <w:pPr>
        <w:rPr>
          <w:caps/>
          <w:color w:val="FF0000"/>
        </w:rPr>
      </w:pPr>
      <w:r w:rsidRPr="00CC7C14">
        <w:rPr>
          <w:rStyle w:val="bodytext1Char"/>
          <w:rFonts w:ascii="Gill Sans MT" w:hAnsi="Gill Sans MT"/>
          <w:b/>
          <w:bCs/>
          <w:color w:val="000000" w:themeColor="text1"/>
        </w:rPr>
        <w:t>USAID/Jordan Monitoring and Evaluation Support Project (MESP)</w:t>
      </w:r>
    </w:p>
    <w:p w14:paraId="2BC72C65" w14:textId="77777777" w:rsidR="00BA27B0" w:rsidRPr="00CC7C14" w:rsidRDefault="00BA27B0" w:rsidP="005246D8">
      <w:pPr>
        <w:rPr>
          <w:rStyle w:val="apple-style-span"/>
          <w:color w:val="000000" w:themeColor="text1"/>
        </w:rPr>
      </w:pPr>
      <w:r w:rsidRPr="00CC7C14">
        <w:rPr>
          <w:rStyle w:val="bodytext1Char"/>
          <w:rFonts w:ascii="Gill Sans MT" w:hAnsi="Gill Sans MT"/>
          <w:color w:val="000000" w:themeColor="text1"/>
        </w:rPr>
        <w:t xml:space="preserve">Contracted Under AID-278-C-13-00009 </w:t>
      </w:r>
    </w:p>
    <w:p w14:paraId="12FEDBB0" w14:textId="77777777" w:rsidR="00BA27B0" w:rsidRPr="00CC7C14" w:rsidRDefault="00BA27B0" w:rsidP="005246D8">
      <w:r w:rsidRPr="00CC7C14" w:rsidDel="005571B5">
        <w:t xml:space="preserve"> </w:t>
      </w:r>
    </w:p>
    <w:p w14:paraId="0AC59256" w14:textId="5D5F7FC1" w:rsidR="009B0127" w:rsidRPr="00CC7C14" w:rsidRDefault="009B0127" w:rsidP="009B0127">
      <w:pPr>
        <w:rPr>
          <w:color w:val="1F3864" w:themeColor="accent5" w:themeShade="80"/>
        </w:rPr>
      </w:pPr>
      <w:r w:rsidRPr="00CC7C14">
        <w:rPr>
          <w:color w:val="1F3864" w:themeColor="accent5" w:themeShade="80"/>
        </w:rPr>
        <w:t xml:space="preserve">Cover Photo: </w:t>
      </w:r>
      <w:r w:rsidR="00A05609" w:rsidRPr="00CC7C14">
        <w:rPr>
          <w:color w:val="1F3864" w:themeColor="accent5" w:themeShade="80"/>
        </w:rPr>
        <w:t>A</w:t>
      </w:r>
      <w:r w:rsidR="00B85F0F" w:rsidRPr="00CC7C14">
        <w:rPr>
          <w:color w:val="1F3864" w:themeColor="accent5" w:themeShade="80"/>
        </w:rPr>
        <w:t xml:space="preserve"> </w:t>
      </w:r>
      <w:r w:rsidR="008371D0">
        <w:rPr>
          <w:color w:val="1F3864" w:themeColor="accent5" w:themeShade="80"/>
        </w:rPr>
        <w:t>tourist</w:t>
      </w:r>
      <w:r w:rsidR="00A05609" w:rsidRPr="00CC7C14">
        <w:rPr>
          <w:color w:val="1F3864" w:themeColor="accent5" w:themeShade="80"/>
        </w:rPr>
        <w:t xml:space="preserve"> </w:t>
      </w:r>
      <w:r w:rsidR="00B85F0F" w:rsidRPr="00CC7C14">
        <w:rPr>
          <w:color w:val="1F3864" w:themeColor="accent5" w:themeShade="80"/>
        </w:rPr>
        <w:t>development in Ma’an Governorate</w:t>
      </w:r>
    </w:p>
    <w:p w14:paraId="70D04083" w14:textId="53E38C1C" w:rsidR="009B0127" w:rsidRPr="00CC7C14" w:rsidRDefault="009B0127" w:rsidP="009B0127">
      <w:pPr>
        <w:rPr>
          <w:color w:val="1F3864" w:themeColor="accent5" w:themeShade="80"/>
        </w:rPr>
      </w:pPr>
      <w:r w:rsidRPr="00CC7C14">
        <w:rPr>
          <w:color w:val="1F3864" w:themeColor="accent5" w:themeShade="80"/>
        </w:rPr>
        <w:t>Pho</w:t>
      </w:r>
      <w:r w:rsidR="00144D12" w:rsidRPr="00CC7C14">
        <w:rPr>
          <w:color w:val="1F3864" w:themeColor="accent5" w:themeShade="80"/>
        </w:rPr>
        <w:t xml:space="preserve">to Credit: </w:t>
      </w:r>
      <w:r w:rsidR="00B85F0F" w:rsidRPr="00CC7C14">
        <w:rPr>
          <w:color w:val="1F3864" w:themeColor="accent5" w:themeShade="80"/>
        </w:rPr>
        <w:t>Jacob Patterson-Stein</w:t>
      </w:r>
    </w:p>
    <w:p w14:paraId="11313E8B" w14:textId="77777777" w:rsidR="009B0127" w:rsidRPr="00CC7C14" w:rsidRDefault="009B0127" w:rsidP="005246D8">
      <w:pPr>
        <w:rPr>
          <w:sz w:val="28"/>
          <w:szCs w:val="36"/>
        </w:rPr>
      </w:pPr>
    </w:p>
    <w:p w14:paraId="563E9CDE" w14:textId="77777777" w:rsidR="00BA27B0" w:rsidRPr="00CC7C14" w:rsidRDefault="00BA27B0" w:rsidP="005246D8"/>
    <w:p w14:paraId="3B14D7C0" w14:textId="77777777" w:rsidR="0003605F" w:rsidRPr="00CC7C14" w:rsidRDefault="0003605F" w:rsidP="005246D8"/>
    <w:p w14:paraId="29A5B831" w14:textId="77777777" w:rsidR="0003605F" w:rsidRPr="00CC7C14" w:rsidRDefault="0003605F" w:rsidP="005246D8"/>
    <w:p w14:paraId="559808AA" w14:textId="77777777" w:rsidR="0003605F" w:rsidRPr="00CC7C14" w:rsidRDefault="0003605F" w:rsidP="005246D8"/>
    <w:p w14:paraId="44914BEE" w14:textId="77777777" w:rsidR="0003605F" w:rsidRPr="00CC7C14" w:rsidRDefault="0003605F" w:rsidP="005246D8"/>
    <w:p w14:paraId="151AD210" w14:textId="77777777" w:rsidR="0003605F" w:rsidRPr="00CC7C14" w:rsidRDefault="0003605F" w:rsidP="005246D8"/>
    <w:p w14:paraId="40F9792B" w14:textId="77777777" w:rsidR="0003605F" w:rsidRPr="00CC7C14" w:rsidRDefault="0003605F" w:rsidP="005246D8"/>
    <w:p w14:paraId="3DAA39CB" w14:textId="77777777" w:rsidR="00F8215C" w:rsidRPr="00CC7C14" w:rsidRDefault="00F8215C" w:rsidP="005246D8"/>
    <w:p w14:paraId="4677EC0D" w14:textId="77777777" w:rsidR="00F8215C" w:rsidRPr="00CC7C14" w:rsidRDefault="00F8215C" w:rsidP="005246D8"/>
    <w:p w14:paraId="01A77742" w14:textId="77777777" w:rsidR="00F8215C" w:rsidRPr="00CC7C14" w:rsidRDefault="00F8215C" w:rsidP="005246D8"/>
    <w:p w14:paraId="1096CBDD" w14:textId="77777777" w:rsidR="00F8215C" w:rsidRPr="00CC7C14" w:rsidRDefault="00F8215C" w:rsidP="005246D8"/>
    <w:p w14:paraId="04178933" w14:textId="77777777" w:rsidR="00F8215C" w:rsidRPr="00CC7C14" w:rsidRDefault="00F8215C" w:rsidP="005246D8"/>
    <w:p w14:paraId="15F71314" w14:textId="77777777" w:rsidR="00D03F2F" w:rsidRPr="00CC7C14" w:rsidRDefault="00D03F2F" w:rsidP="005246D8"/>
    <w:p w14:paraId="42A3A22C" w14:textId="77777777" w:rsidR="00D03F2F" w:rsidRPr="00CC7C14" w:rsidRDefault="00D03F2F" w:rsidP="005246D8"/>
    <w:p w14:paraId="1A914126" w14:textId="77777777" w:rsidR="00D03F2F" w:rsidRPr="00CC7C14" w:rsidRDefault="00D03F2F" w:rsidP="005246D8"/>
    <w:p w14:paraId="517D11CA" w14:textId="77777777" w:rsidR="00BA27B0" w:rsidRPr="00CC7C14" w:rsidRDefault="00BA27B0" w:rsidP="005246D8">
      <w:pPr>
        <w:rPr>
          <w:sz w:val="28"/>
          <w:szCs w:val="36"/>
        </w:rPr>
      </w:pPr>
    </w:p>
    <w:p w14:paraId="46205B0F" w14:textId="77777777" w:rsidR="00BA27B0" w:rsidRPr="00CC7C14" w:rsidRDefault="00A25706" w:rsidP="005246D8">
      <w:r w:rsidRPr="00CC7C14">
        <w:rPr>
          <w:noProof/>
        </w:rPr>
        <w:drawing>
          <wp:anchor distT="0" distB="0" distL="114300" distR="114300" simplePos="0" relativeHeight="251658241" behindDoc="0" locked="0" layoutInCell="1" allowOverlap="1" wp14:anchorId="13B3FE89" wp14:editId="7B388C08">
            <wp:simplePos x="0" y="0"/>
            <wp:positionH relativeFrom="column">
              <wp:posOffset>0</wp:posOffset>
            </wp:positionH>
            <wp:positionV relativeFrom="paragraph">
              <wp:posOffset>72390</wp:posOffset>
            </wp:positionV>
            <wp:extent cx="2504440" cy="1049655"/>
            <wp:effectExtent l="0" t="0" r="0" b="0"/>
            <wp:wrapSquare wrapText="bothSides"/>
            <wp:docPr id="35" name="Picture 35" descr="\\192.168.0.10\MESP Tech Files\Communications\Branding and Marking\Logos\MSI Logo\MSI Logo - tetrate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92.168.0.10\MESP Tech Files\Communications\Branding and Marking\Logos\MSI Logo\MSI Logo - tetratech.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4440" cy="1049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521EC5" w14:textId="77777777" w:rsidR="000F033F" w:rsidRPr="00CC7C14" w:rsidRDefault="000F033F" w:rsidP="005246D8"/>
    <w:p w14:paraId="037360FC" w14:textId="77777777" w:rsidR="000F033F" w:rsidRPr="00CC7C14" w:rsidRDefault="000F033F" w:rsidP="005246D8"/>
    <w:p w14:paraId="7C5C48DC" w14:textId="77777777" w:rsidR="000F033F" w:rsidRPr="00CC7C14" w:rsidRDefault="000F033F" w:rsidP="005246D8"/>
    <w:p w14:paraId="7B640B4A" w14:textId="77777777" w:rsidR="0003605F" w:rsidRPr="00CC7C14" w:rsidRDefault="0003605F" w:rsidP="005246D8"/>
    <w:p w14:paraId="48122153" w14:textId="77777777" w:rsidR="00C30D08" w:rsidRPr="00CC7C14" w:rsidRDefault="00C30D08" w:rsidP="005246D8"/>
    <w:p w14:paraId="7A954856" w14:textId="77777777" w:rsidR="00C30D08" w:rsidRPr="00CC7C14" w:rsidRDefault="00C30D08" w:rsidP="005246D8"/>
    <w:p w14:paraId="4C050D9E" w14:textId="77777777" w:rsidR="00BA27B0" w:rsidRPr="00CC7C14" w:rsidRDefault="00BA27B0" w:rsidP="005246D8">
      <w:pPr>
        <w:pStyle w:val="bodytext1"/>
        <w:spacing w:line="240" w:lineRule="auto"/>
        <w:jc w:val="left"/>
        <w:rPr>
          <w:rFonts w:ascii="Gill Sans MT" w:hAnsi="Gill Sans MT"/>
        </w:rPr>
      </w:pPr>
      <w:r w:rsidRPr="47F50858">
        <w:rPr>
          <w:rFonts w:ascii="Gill Sans MT" w:eastAsia="Gill Sans MT" w:hAnsi="Gill Sans MT" w:cs="Gill Sans MT"/>
        </w:rPr>
        <w:t>Management Systems International</w:t>
      </w:r>
      <w:r w:rsidRPr="00CC7C14">
        <w:rPr>
          <w:rFonts w:ascii="Gill Sans MT" w:hAnsi="Gill Sans MT"/>
        </w:rPr>
        <w:br/>
      </w:r>
      <w:r w:rsidRPr="47F50858">
        <w:rPr>
          <w:rFonts w:ascii="Gill Sans MT" w:eastAsia="Gill Sans MT" w:hAnsi="Gill Sans MT" w:cs="Gill Sans MT"/>
        </w:rPr>
        <w:t>Corporate Offices</w:t>
      </w:r>
      <w:r w:rsidRPr="00CC7C14">
        <w:rPr>
          <w:rFonts w:ascii="Gill Sans MT" w:hAnsi="Gill Sans MT"/>
        </w:rPr>
        <w:br/>
      </w:r>
      <w:r w:rsidRPr="47F50858">
        <w:rPr>
          <w:rFonts w:ascii="Gill Sans MT" w:eastAsia="Gill Sans MT" w:hAnsi="Gill Sans MT" w:cs="Gill Sans MT"/>
          <w:shd w:val="clear" w:color="auto" w:fill="FFFFFF"/>
        </w:rPr>
        <w:t>200 12th Street, South</w:t>
      </w:r>
      <w:r w:rsidRPr="00CC7C14">
        <w:rPr>
          <w:rFonts w:ascii="Gill Sans MT" w:hAnsi="Gill Sans MT"/>
        </w:rPr>
        <w:br/>
      </w:r>
      <w:r w:rsidRPr="47F50858">
        <w:rPr>
          <w:rFonts w:ascii="Gill Sans MT" w:eastAsia="Gill Sans MT" w:hAnsi="Gill Sans MT" w:cs="Gill Sans MT"/>
          <w:shd w:val="clear" w:color="auto" w:fill="FFFFFF"/>
        </w:rPr>
        <w:t>Arlington, VA 22202 USA</w:t>
      </w:r>
    </w:p>
    <w:p w14:paraId="78E84255" w14:textId="77777777" w:rsidR="0003605F" w:rsidRPr="00CC7C14" w:rsidRDefault="0003605F" w:rsidP="005246D8">
      <w:pPr>
        <w:pStyle w:val="bodytext1"/>
        <w:spacing w:line="240" w:lineRule="auto"/>
        <w:jc w:val="left"/>
        <w:rPr>
          <w:rFonts w:ascii="Gill Sans MT" w:hAnsi="Gill Sans MT"/>
        </w:rPr>
      </w:pPr>
    </w:p>
    <w:p w14:paraId="0145B237" w14:textId="77777777" w:rsidR="00BA27B0" w:rsidRPr="00CC7C14" w:rsidRDefault="00BA27B0" w:rsidP="005246D8">
      <w:pPr>
        <w:pStyle w:val="bodytext1"/>
        <w:spacing w:line="240" w:lineRule="auto"/>
        <w:jc w:val="left"/>
        <w:rPr>
          <w:rFonts w:ascii="Gill Sans MT" w:hAnsi="Gill Sans MT"/>
        </w:rPr>
      </w:pPr>
      <w:r w:rsidRPr="00CC7C14">
        <w:rPr>
          <w:rFonts w:ascii="Gill Sans MT" w:hAnsi="Gill Sans MT"/>
        </w:rPr>
        <w:t>DISCLAIMER</w:t>
      </w:r>
    </w:p>
    <w:p w14:paraId="69D29ADB" w14:textId="77777777" w:rsidR="00BA27B0" w:rsidRPr="00CC7C14" w:rsidRDefault="00BA27B0" w:rsidP="005246D8">
      <w:pPr>
        <w:pStyle w:val="bodytext1"/>
        <w:spacing w:line="240" w:lineRule="auto"/>
        <w:jc w:val="left"/>
        <w:rPr>
          <w:rFonts w:ascii="Gill Sans MT" w:hAnsi="Gill Sans MT"/>
        </w:rPr>
      </w:pPr>
      <w:r w:rsidRPr="00CC7C14">
        <w:rPr>
          <w:rFonts w:ascii="Gill Sans MT" w:hAnsi="Gill Sans MT"/>
        </w:rPr>
        <w:t>The authors’ views expressed in this publication do not necessarily reflect the views of the United States Agency for International Development or the United States Government.</w:t>
      </w:r>
    </w:p>
    <w:p w14:paraId="4F8BAA36" w14:textId="77777777" w:rsidR="009554DD" w:rsidRPr="00CC7C14" w:rsidRDefault="009554DD" w:rsidP="005246D8">
      <w:pPr>
        <w:rPr>
          <w:color w:val="002A6C"/>
        </w:rPr>
      </w:pPr>
      <w:r w:rsidRPr="00CC7C14">
        <w:br w:type="page"/>
      </w:r>
    </w:p>
    <w:p w14:paraId="3C0DB914" w14:textId="3056CDE8" w:rsidR="00BA27B0" w:rsidRPr="00CC7C14" w:rsidRDefault="00BA27B0" w:rsidP="00FA35E1">
      <w:pPr>
        <w:pStyle w:val="Heading12"/>
        <w:spacing w:after="120"/>
        <w:rPr>
          <w:sz w:val="28"/>
          <w:szCs w:val="28"/>
        </w:rPr>
      </w:pPr>
      <w:r w:rsidRPr="00CC7C14">
        <w:rPr>
          <w:sz w:val="28"/>
          <w:szCs w:val="28"/>
        </w:rPr>
        <w:lastRenderedPageBreak/>
        <w:t>CONTENTS</w:t>
      </w:r>
    </w:p>
    <w:p w14:paraId="6EEBF587" w14:textId="57AE5347" w:rsidR="00186716" w:rsidRDefault="000A33FB">
      <w:pPr>
        <w:pStyle w:val="TOC2"/>
        <w:tabs>
          <w:tab w:val="right" w:leader="dot" w:pos="9350"/>
        </w:tabs>
        <w:rPr>
          <w:rFonts w:asciiTheme="minorHAnsi" w:eastAsiaTheme="minorEastAsia" w:hAnsiTheme="minorHAnsi" w:cstheme="minorBidi"/>
          <w:noProof/>
          <w:szCs w:val="22"/>
        </w:rPr>
      </w:pPr>
      <w:r w:rsidRPr="00CC7C14">
        <w:fldChar w:fldCharType="begin"/>
      </w:r>
      <w:r w:rsidRPr="00CC7C14">
        <w:instrText xml:space="preserve"> TOC \o "1-3" \h \z \u </w:instrText>
      </w:r>
      <w:r w:rsidRPr="00CC7C14">
        <w:fldChar w:fldCharType="separate"/>
      </w:r>
      <w:hyperlink w:anchor="_Toc524597389" w:history="1">
        <w:r w:rsidR="00186716" w:rsidRPr="00FE50D7">
          <w:rPr>
            <w:rStyle w:val="Hyperlink"/>
            <w:noProof/>
          </w:rPr>
          <w:t>Acronyms</w:t>
        </w:r>
        <w:r w:rsidR="00186716">
          <w:rPr>
            <w:noProof/>
            <w:webHidden/>
          </w:rPr>
          <w:tab/>
        </w:r>
        <w:r w:rsidR="00186716">
          <w:rPr>
            <w:noProof/>
            <w:webHidden/>
          </w:rPr>
          <w:fldChar w:fldCharType="begin"/>
        </w:r>
        <w:r w:rsidR="00186716">
          <w:rPr>
            <w:noProof/>
            <w:webHidden/>
          </w:rPr>
          <w:instrText xml:space="preserve"> PAGEREF _Toc524597389 \h </w:instrText>
        </w:r>
        <w:r w:rsidR="00186716">
          <w:rPr>
            <w:noProof/>
            <w:webHidden/>
          </w:rPr>
        </w:r>
        <w:r w:rsidR="00186716">
          <w:rPr>
            <w:noProof/>
            <w:webHidden/>
          </w:rPr>
          <w:fldChar w:fldCharType="separate"/>
        </w:r>
        <w:r w:rsidR="00186716">
          <w:rPr>
            <w:noProof/>
            <w:webHidden/>
          </w:rPr>
          <w:t>6</w:t>
        </w:r>
        <w:r w:rsidR="00186716">
          <w:rPr>
            <w:noProof/>
            <w:webHidden/>
          </w:rPr>
          <w:fldChar w:fldCharType="end"/>
        </w:r>
      </w:hyperlink>
    </w:p>
    <w:p w14:paraId="6D37375F" w14:textId="472147A7" w:rsidR="00186716" w:rsidRDefault="000E4344">
      <w:pPr>
        <w:pStyle w:val="TOC2"/>
        <w:tabs>
          <w:tab w:val="right" w:leader="dot" w:pos="9350"/>
        </w:tabs>
        <w:rPr>
          <w:rFonts w:asciiTheme="minorHAnsi" w:eastAsiaTheme="minorEastAsia" w:hAnsiTheme="minorHAnsi" w:cstheme="minorBidi"/>
          <w:noProof/>
          <w:szCs w:val="22"/>
        </w:rPr>
      </w:pPr>
      <w:hyperlink w:anchor="_Toc524597390" w:history="1">
        <w:r w:rsidR="00186716" w:rsidRPr="00FE50D7">
          <w:rPr>
            <w:rStyle w:val="Hyperlink"/>
            <w:noProof/>
          </w:rPr>
          <w:t>Executive Summary</w:t>
        </w:r>
        <w:r w:rsidR="00186716">
          <w:rPr>
            <w:noProof/>
            <w:webHidden/>
          </w:rPr>
          <w:tab/>
        </w:r>
        <w:r w:rsidR="00186716">
          <w:rPr>
            <w:noProof/>
            <w:webHidden/>
          </w:rPr>
          <w:fldChar w:fldCharType="begin"/>
        </w:r>
        <w:r w:rsidR="00186716">
          <w:rPr>
            <w:noProof/>
            <w:webHidden/>
          </w:rPr>
          <w:instrText xml:space="preserve"> PAGEREF _Toc524597390 \h </w:instrText>
        </w:r>
        <w:r w:rsidR="00186716">
          <w:rPr>
            <w:noProof/>
            <w:webHidden/>
          </w:rPr>
        </w:r>
        <w:r w:rsidR="00186716">
          <w:rPr>
            <w:noProof/>
            <w:webHidden/>
          </w:rPr>
          <w:fldChar w:fldCharType="separate"/>
        </w:r>
        <w:r w:rsidR="00186716">
          <w:rPr>
            <w:noProof/>
            <w:webHidden/>
          </w:rPr>
          <w:t>7</w:t>
        </w:r>
        <w:r w:rsidR="00186716">
          <w:rPr>
            <w:noProof/>
            <w:webHidden/>
          </w:rPr>
          <w:fldChar w:fldCharType="end"/>
        </w:r>
      </w:hyperlink>
    </w:p>
    <w:p w14:paraId="7A54371D" w14:textId="49818666" w:rsidR="00186716" w:rsidRDefault="000E4344">
      <w:pPr>
        <w:pStyle w:val="TOC2"/>
        <w:tabs>
          <w:tab w:val="right" w:leader="dot" w:pos="9350"/>
        </w:tabs>
        <w:rPr>
          <w:rFonts w:asciiTheme="minorHAnsi" w:eastAsiaTheme="minorEastAsia" w:hAnsiTheme="minorHAnsi" w:cstheme="minorBidi"/>
          <w:noProof/>
          <w:szCs w:val="22"/>
        </w:rPr>
      </w:pPr>
      <w:hyperlink w:anchor="_Toc524597391" w:history="1">
        <w:r w:rsidR="00186716" w:rsidRPr="00FE50D7">
          <w:rPr>
            <w:rStyle w:val="Hyperlink"/>
            <w:noProof/>
          </w:rPr>
          <w:t>Introduction</w:t>
        </w:r>
        <w:r w:rsidR="00186716">
          <w:rPr>
            <w:noProof/>
            <w:webHidden/>
          </w:rPr>
          <w:tab/>
        </w:r>
        <w:r w:rsidR="00186716">
          <w:rPr>
            <w:noProof/>
            <w:webHidden/>
          </w:rPr>
          <w:fldChar w:fldCharType="begin"/>
        </w:r>
        <w:r w:rsidR="00186716">
          <w:rPr>
            <w:noProof/>
            <w:webHidden/>
          </w:rPr>
          <w:instrText xml:space="preserve"> PAGEREF _Toc524597391 \h </w:instrText>
        </w:r>
        <w:r w:rsidR="00186716">
          <w:rPr>
            <w:noProof/>
            <w:webHidden/>
          </w:rPr>
        </w:r>
        <w:r w:rsidR="00186716">
          <w:rPr>
            <w:noProof/>
            <w:webHidden/>
          </w:rPr>
          <w:fldChar w:fldCharType="separate"/>
        </w:r>
        <w:r w:rsidR="00186716">
          <w:rPr>
            <w:noProof/>
            <w:webHidden/>
          </w:rPr>
          <w:t>10</w:t>
        </w:r>
        <w:r w:rsidR="00186716">
          <w:rPr>
            <w:noProof/>
            <w:webHidden/>
          </w:rPr>
          <w:fldChar w:fldCharType="end"/>
        </w:r>
      </w:hyperlink>
    </w:p>
    <w:p w14:paraId="0BD33A44" w14:textId="186E0228" w:rsidR="00186716" w:rsidRDefault="000E4344">
      <w:pPr>
        <w:pStyle w:val="TOC2"/>
        <w:tabs>
          <w:tab w:val="right" w:leader="dot" w:pos="9350"/>
        </w:tabs>
        <w:rPr>
          <w:rFonts w:asciiTheme="minorHAnsi" w:eastAsiaTheme="minorEastAsia" w:hAnsiTheme="minorHAnsi" w:cstheme="minorBidi"/>
          <w:noProof/>
          <w:szCs w:val="22"/>
        </w:rPr>
      </w:pPr>
      <w:hyperlink w:anchor="_Toc524597392" w:history="1">
        <w:r w:rsidR="00186716" w:rsidRPr="00FE50D7">
          <w:rPr>
            <w:rStyle w:val="Hyperlink"/>
            <w:noProof/>
          </w:rPr>
          <w:t>Background</w:t>
        </w:r>
        <w:r w:rsidR="00186716">
          <w:rPr>
            <w:noProof/>
            <w:webHidden/>
          </w:rPr>
          <w:tab/>
        </w:r>
        <w:r w:rsidR="00186716">
          <w:rPr>
            <w:noProof/>
            <w:webHidden/>
          </w:rPr>
          <w:fldChar w:fldCharType="begin"/>
        </w:r>
        <w:r w:rsidR="00186716">
          <w:rPr>
            <w:noProof/>
            <w:webHidden/>
          </w:rPr>
          <w:instrText xml:space="preserve"> PAGEREF _Toc524597392 \h </w:instrText>
        </w:r>
        <w:r w:rsidR="00186716">
          <w:rPr>
            <w:noProof/>
            <w:webHidden/>
          </w:rPr>
        </w:r>
        <w:r w:rsidR="00186716">
          <w:rPr>
            <w:noProof/>
            <w:webHidden/>
          </w:rPr>
          <w:fldChar w:fldCharType="separate"/>
        </w:r>
        <w:r w:rsidR="00186716">
          <w:rPr>
            <w:noProof/>
            <w:webHidden/>
          </w:rPr>
          <w:t>11</w:t>
        </w:r>
        <w:r w:rsidR="00186716">
          <w:rPr>
            <w:noProof/>
            <w:webHidden/>
          </w:rPr>
          <w:fldChar w:fldCharType="end"/>
        </w:r>
      </w:hyperlink>
    </w:p>
    <w:p w14:paraId="416EF761" w14:textId="3D62B502" w:rsidR="00186716" w:rsidRDefault="000E4344">
      <w:pPr>
        <w:pStyle w:val="TOC3"/>
        <w:tabs>
          <w:tab w:val="right" w:leader="dot" w:pos="9350"/>
        </w:tabs>
        <w:rPr>
          <w:rFonts w:asciiTheme="minorHAnsi" w:eastAsiaTheme="minorEastAsia" w:hAnsiTheme="minorHAnsi" w:cstheme="minorBidi"/>
          <w:noProof/>
          <w:szCs w:val="22"/>
        </w:rPr>
      </w:pPr>
      <w:hyperlink w:anchor="_Toc524597393" w:history="1">
        <w:r w:rsidR="00186716" w:rsidRPr="00FE50D7">
          <w:rPr>
            <w:rStyle w:val="Hyperlink"/>
            <w:noProof/>
          </w:rPr>
          <w:t>Cities Implementation</w:t>
        </w:r>
        <w:r w:rsidR="00186716">
          <w:rPr>
            <w:noProof/>
            <w:webHidden/>
          </w:rPr>
          <w:tab/>
        </w:r>
        <w:r w:rsidR="00186716">
          <w:rPr>
            <w:noProof/>
            <w:webHidden/>
          </w:rPr>
          <w:fldChar w:fldCharType="begin"/>
        </w:r>
        <w:r w:rsidR="00186716">
          <w:rPr>
            <w:noProof/>
            <w:webHidden/>
          </w:rPr>
          <w:instrText xml:space="preserve"> PAGEREF _Toc524597393 \h </w:instrText>
        </w:r>
        <w:r w:rsidR="00186716">
          <w:rPr>
            <w:noProof/>
            <w:webHidden/>
          </w:rPr>
        </w:r>
        <w:r w:rsidR="00186716">
          <w:rPr>
            <w:noProof/>
            <w:webHidden/>
          </w:rPr>
          <w:fldChar w:fldCharType="separate"/>
        </w:r>
        <w:r w:rsidR="00186716">
          <w:rPr>
            <w:noProof/>
            <w:webHidden/>
          </w:rPr>
          <w:t>12</w:t>
        </w:r>
        <w:r w:rsidR="00186716">
          <w:rPr>
            <w:noProof/>
            <w:webHidden/>
          </w:rPr>
          <w:fldChar w:fldCharType="end"/>
        </w:r>
      </w:hyperlink>
    </w:p>
    <w:p w14:paraId="59151250" w14:textId="6D8445F3" w:rsidR="00186716" w:rsidRDefault="000E4344">
      <w:pPr>
        <w:pStyle w:val="TOC3"/>
        <w:tabs>
          <w:tab w:val="right" w:leader="dot" w:pos="9350"/>
        </w:tabs>
        <w:rPr>
          <w:rFonts w:asciiTheme="minorHAnsi" w:eastAsiaTheme="minorEastAsia" w:hAnsiTheme="minorHAnsi" w:cstheme="minorBidi"/>
          <w:noProof/>
          <w:szCs w:val="22"/>
        </w:rPr>
      </w:pPr>
      <w:hyperlink w:anchor="_Toc524597394" w:history="1">
        <w:r w:rsidR="00186716" w:rsidRPr="00FE50D7">
          <w:rPr>
            <w:rStyle w:val="Hyperlink"/>
            <w:noProof/>
          </w:rPr>
          <w:t>Evaluation Questions</w:t>
        </w:r>
        <w:r w:rsidR="00186716">
          <w:rPr>
            <w:noProof/>
            <w:webHidden/>
          </w:rPr>
          <w:tab/>
        </w:r>
        <w:r w:rsidR="00186716">
          <w:rPr>
            <w:noProof/>
            <w:webHidden/>
          </w:rPr>
          <w:fldChar w:fldCharType="begin"/>
        </w:r>
        <w:r w:rsidR="00186716">
          <w:rPr>
            <w:noProof/>
            <w:webHidden/>
          </w:rPr>
          <w:instrText xml:space="preserve"> PAGEREF _Toc524597394 \h </w:instrText>
        </w:r>
        <w:r w:rsidR="00186716">
          <w:rPr>
            <w:noProof/>
            <w:webHidden/>
          </w:rPr>
        </w:r>
        <w:r w:rsidR="00186716">
          <w:rPr>
            <w:noProof/>
            <w:webHidden/>
          </w:rPr>
          <w:fldChar w:fldCharType="separate"/>
        </w:r>
        <w:r w:rsidR="00186716">
          <w:rPr>
            <w:noProof/>
            <w:webHidden/>
          </w:rPr>
          <w:t>13</w:t>
        </w:r>
        <w:r w:rsidR="00186716">
          <w:rPr>
            <w:noProof/>
            <w:webHidden/>
          </w:rPr>
          <w:fldChar w:fldCharType="end"/>
        </w:r>
      </w:hyperlink>
    </w:p>
    <w:p w14:paraId="186C6B3F" w14:textId="5B40F68B" w:rsidR="00186716" w:rsidRDefault="000E4344">
      <w:pPr>
        <w:pStyle w:val="TOC3"/>
        <w:tabs>
          <w:tab w:val="right" w:leader="dot" w:pos="9350"/>
        </w:tabs>
        <w:rPr>
          <w:rFonts w:asciiTheme="minorHAnsi" w:eastAsiaTheme="minorEastAsia" w:hAnsiTheme="minorHAnsi" w:cstheme="minorBidi"/>
          <w:noProof/>
          <w:szCs w:val="22"/>
        </w:rPr>
      </w:pPr>
      <w:hyperlink w:anchor="_Toc524597395" w:history="1">
        <w:r w:rsidR="00186716" w:rsidRPr="00FE50D7">
          <w:rPr>
            <w:rStyle w:val="Hyperlink"/>
            <w:noProof/>
          </w:rPr>
          <w:t>CITIES Development Hypotheses, Theory of Change, and Indicators</w:t>
        </w:r>
        <w:r w:rsidR="00186716">
          <w:rPr>
            <w:noProof/>
            <w:webHidden/>
          </w:rPr>
          <w:tab/>
        </w:r>
        <w:r w:rsidR="00186716">
          <w:rPr>
            <w:noProof/>
            <w:webHidden/>
          </w:rPr>
          <w:fldChar w:fldCharType="begin"/>
        </w:r>
        <w:r w:rsidR="00186716">
          <w:rPr>
            <w:noProof/>
            <w:webHidden/>
          </w:rPr>
          <w:instrText xml:space="preserve"> PAGEREF _Toc524597395 \h </w:instrText>
        </w:r>
        <w:r w:rsidR="00186716">
          <w:rPr>
            <w:noProof/>
            <w:webHidden/>
          </w:rPr>
        </w:r>
        <w:r w:rsidR="00186716">
          <w:rPr>
            <w:noProof/>
            <w:webHidden/>
          </w:rPr>
          <w:fldChar w:fldCharType="separate"/>
        </w:r>
        <w:r w:rsidR="00186716">
          <w:rPr>
            <w:noProof/>
            <w:webHidden/>
          </w:rPr>
          <w:t>14</w:t>
        </w:r>
        <w:r w:rsidR="00186716">
          <w:rPr>
            <w:noProof/>
            <w:webHidden/>
          </w:rPr>
          <w:fldChar w:fldCharType="end"/>
        </w:r>
      </w:hyperlink>
    </w:p>
    <w:p w14:paraId="125AFDBF" w14:textId="32E71095" w:rsidR="00186716" w:rsidRDefault="000E4344">
      <w:pPr>
        <w:pStyle w:val="TOC3"/>
        <w:tabs>
          <w:tab w:val="right" w:leader="dot" w:pos="9350"/>
        </w:tabs>
        <w:rPr>
          <w:rFonts w:asciiTheme="minorHAnsi" w:eastAsiaTheme="minorEastAsia" w:hAnsiTheme="minorHAnsi" w:cstheme="minorBidi"/>
          <w:noProof/>
          <w:szCs w:val="22"/>
        </w:rPr>
      </w:pPr>
      <w:hyperlink w:anchor="_Toc524597396" w:history="1">
        <w:r w:rsidR="00186716" w:rsidRPr="00FE50D7">
          <w:rPr>
            <w:rStyle w:val="Hyperlink"/>
            <w:noProof/>
          </w:rPr>
          <w:t>General Population Survey</w:t>
        </w:r>
        <w:r w:rsidR="00186716">
          <w:rPr>
            <w:noProof/>
            <w:webHidden/>
          </w:rPr>
          <w:tab/>
        </w:r>
        <w:r w:rsidR="00186716">
          <w:rPr>
            <w:noProof/>
            <w:webHidden/>
          </w:rPr>
          <w:fldChar w:fldCharType="begin"/>
        </w:r>
        <w:r w:rsidR="00186716">
          <w:rPr>
            <w:noProof/>
            <w:webHidden/>
          </w:rPr>
          <w:instrText xml:space="preserve"> PAGEREF _Toc524597396 \h </w:instrText>
        </w:r>
        <w:r w:rsidR="00186716">
          <w:rPr>
            <w:noProof/>
            <w:webHidden/>
          </w:rPr>
        </w:r>
        <w:r w:rsidR="00186716">
          <w:rPr>
            <w:noProof/>
            <w:webHidden/>
          </w:rPr>
          <w:fldChar w:fldCharType="separate"/>
        </w:r>
        <w:r w:rsidR="00186716">
          <w:rPr>
            <w:noProof/>
            <w:webHidden/>
          </w:rPr>
          <w:t>17</w:t>
        </w:r>
        <w:r w:rsidR="00186716">
          <w:rPr>
            <w:noProof/>
            <w:webHidden/>
          </w:rPr>
          <w:fldChar w:fldCharType="end"/>
        </w:r>
      </w:hyperlink>
    </w:p>
    <w:p w14:paraId="47C54228" w14:textId="6F7EC728" w:rsidR="00186716" w:rsidRDefault="000E4344">
      <w:pPr>
        <w:pStyle w:val="TOC3"/>
        <w:tabs>
          <w:tab w:val="right" w:leader="dot" w:pos="9350"/>
        </w:tabs>
        <w:rPr>
          <w:rFonts w:asciiTheme="minorHAnsi" w:eastAsiaTheme="minorEastAsia" w:hAnsiTheme="minorHAnsi" w:cstheme="minorBidi"/>
          <w:noProof/>
          <w:szCs w:val="22"/>
        </w:rPr>
      </w:pPr>
      <w:hyperlink w:anchor="_Toc524597397" w:history="1">
        <w:r w:rsidR="00186716" w:rsidRPr="00FE50D7">
          <w:rPr>
            <w:rStyle w:val="Hyperlink"/>
            <w:noProof/>
          </w:rPr>
          <w:t>Implementation Fidelity</w:t>
        </w:r>
        <w:r w:rsidR="00186716">
          <w:rPr>
            <w:noProof/>
            <w:webHidden/>
          </w:rPr>
          <w:tab/>
        </w:r>
        <w:r w:rsidR="00186716">
          <w:rPr>
            <w:noProof/>
            <w:webHidden/>
          </w:rPr>
          <w:fldChar w:fldCharType="begin"/>
        </w:r>
        <w:r w:rsidR="00186716">
          <w:rPr>
            <w:noProof/>
            <w:webHidden/>
          </w:rPr>
          <w:instrText xml:space="preserve"> PAGEREF _Toc524597397 \h </w:instrText>
        </w:r>
        <w:r w:rsidR="00186716">
          <w:rPr>
            <w:noProof/>
            <w:webHidden/>
          </w:rPr>
        </w:r>
        <w:r w:rsidR="00186716">
          <w:rPr>
            <w:noProof/>
            <w:webHidden/>
          </w:rPr>
          <w:fldChar w:fldCharType="separate"/>
        </w:r>
        <w:r w:rsidR="00186716">
          <w:rPr>
            <w:noProof/>
            <w:webHidden/>
          </w:rPr>
          <w:t>20</w:t>
        </w:r>
        <w:r w:rsidR="00186716">
          <w:rPr>
            <w:noProof/>
            <w:webHidden/>
          </w:rPr>
          <w:fldChar w:fldCharType="end"/>
        </w:r>
      </w:hyperlink>
    </w:p>
    <w:p w14:paraId="7587D417" w14:textId="36580C0C" w:rsidR="00186716" w:rsidRDefault="000E4344">
      <w:pPr>
        <w:pStyle w:val="TOC2"/>
        <w:tabs>
          <w:tab w:val="right" w:leader="dot" w:pos="9350"/>
        </w:tabs>
        <w:rPr>
          <w:rFonts w:asciiTheme="minorHAnsi" w:eastAsiaTheme="minorEastAsia" w:hAnsiTheme="minorHAnsi" w:cstheme="minorBidi"/>
          <w:noProof/>
          <w:szCs w:val="22"/>
        </w:rPr>
      </w:pPr>
      <w:hyperlink w:anchor="_Toc524597398" w:history="1">
        <w:r w:rsidR="00186716" w:rsidRPr="00FE50D7">
          <w:rPr>
            <w:rStyle w:val="Hyperlink"/>
            <w:noProof/>
          </w:rPr>
          <w:t>Baseline Data Collection</w:t>
        </w:r>
        <w:r w:rsidR="00186716">
          <w:rPr>
            <w:noProof/>
            <w:webHidden/>
          </w:rPr>
          <w:tab/>
        </w:r>
        <w:r w:rsidR="00186716">
          <w:rPr>
            <w:noProof/>
            <w:webHidden/>
          </w:rPr>
          <w:fldChar w:fldCharType="begin"/>
        </w:r>
        <w:r w:rsidR="00186716">
          <w:rPr>
            <w:noProof/>
            <w:webHidden/>
          </w:rPr>
          <w:instrText xml:space="preserve"> PAGEREF _Toc524597398 \h </w:instrText>
        </w:r>
        <w:r w:rsidR="00186716">
          <w:rPr>
            <w:noProof/>
            <w:webHidden/>
          </w:rPr>
        </w:r>
        <w:r w:rsidR="00186716">
          <w:rPr>
            <w:noProof/>
            <w:webHidden/>
          </w:rPr>
          <w:fldChar w:fldCharType="separate"/>
        </w:r>
        <w:r w:rsidR="00186716">
          <w:rPr>
            <w:noProof/>
            <w:webHidden/>
          </w:rPr>
          <w:t>21</w:t>
        </w:r>
        <w:r w:rsidR="00186716">
          <w:rPr>
            <w:noProof/>
            <w:webHidden/>
          </w:rPr>
          <w:fldChar w:fldCharType="end"/>
        </w:r>
      </w:hyperlink>
    </w:p>
    <w:p w14:paraId="76E07535" w14:textId="57F07E63" w:rsidR="00186716" w:rsidRDefault="000E4344">
      <w:pPr>
        <w:pStyle w:val="TOC3"/>
        <w:tabs>
          <w:tab w:val="right" w:leader="dot" w:pos="9350"/>
        </w:tabs>
        <w:rPr>
          <w:rFonts w:asciiTheme="minorHAnsi" w:eastAsiaTheme="minorEastAsia" w:hAnsiTheme="minorHAnsi" w:cstheme="minorBidi"/>
          <w:noProof/>
          <w:szCs w:val="22"/>
        </w:rPr>
      </w:pPr>
      <w:hyperlink w:anchor="_Toc524597399" w:history="1">
        <w:r w:rsidR="00186716" w:rsidRPr="00FE50D7">
          <w:rPr>
            <w:rStyle w:val="Hyperlink"/>
            <w:noProof/>
          </w:rPr>
          <w:t>Qualitative Data Collection</w:t>
        </w:r>
        <w:r w:rsidR="00186716">
          <w:rPr>
            <w:noProof/>
            <w:webHidden/>
          </w:rPr>
          <w:tab/>
        </w:r>
        <w:r w:rsidR="00186716">
          <w:rPr>
            <w:noProof/>
            <w:webHidden/>
          </w:rPr>
          <w:fldChar w:fldCharType="begin"/>
        </w:r>
        <w:r w:rsidR="00186716">
          <w:rPr>
            <w:noProof/>
            <w:webHidden/>
          </w:rPr>
          <w:instrText xml:space="preserve"> PAGEREF _Toc524597399 \h </w:instrText>
        </w:r>
        <w:r w:rsidR="00186716">
          <w:rPr>
            <w:noProof/>
            <w:webHidden/>
          </w:rPr>
        </w:r>
        <w:r w:rsidR="00186716">
          <w:rPr>
            <w:noProof/>
            <w:webHidden/>
          </w:rPr>
          <w:fldChar w:fldCharType="separate"/>
        </w:r>
        <w:r w:rsidR="00186716">
          <w:rPr>
            <w:noProof/>
            <w:webHidden/>
          </w:rPr>
          <w:t>21</w:t>
        </w:r>
        <w:r w:rsidR="00186716">
          <w:rPr>
            <w:noProof/>
            <w:webHidden/>
          </w:rPr>
          <w:fldChar w:fldCharType="end"/>
        </w:r>
      </w:hyperlink>
    </w:p>
    <w:p w14:paraId="1BFD6007" w14:textId="496C2E41" w:rsidR="00186716" w:rsidRDefault="000E4344">
      <w:pPr>
        <w:pStyle w:val="TOC3"/>
        <w:tabs>
          <w:tab w:val="right" w:leader="dot" w:pos="9350"/>
        </w:tabs>
        <w:rPr>
          <w:rFonts w:asciiTheme="minorHAnsi" w:eastAsiaTheme="minorEastAsia" w:hAnsiTheme="minorHAnsi" w:cstheme="minorBidi"/>
          <w:noProof/>
          <w:szCs w:val="22"/>
        </w:rPr>
      </w:pPr>
      <w:hyperlink w:anchor="_Toc524597400" w:history="1">
        <w:r w:rsidR="00186716" w:rsidRPr="00FE50D7">
          <w:rPr>
            <w:rStyle w:val="Hyperlink"/>
            <w:noProof/>
          </w:rPr>
          <w:t>Quantitative Data Collection</w:t>
        </w:r>
        <w:r w:rsidR="00186716">
          <w:rPr>
            <w:noProof/>
            <w:webHidden/>
          </w:rPr>
          <w:tab/>
        </w:r>
        <w:r w:rsidR="00186716">
          <w:rPr>
            <w:noProof/>
            <w:webHidden/>
          </w:rPr>
          <w:fldChar w:fldCharType="begin"/>
        </w:r>
        <w:r w:rsidR="00186716">
          <w:rPr>
            <w:noProof/>
            <w:webHidden/>
          </w:rPr>
          <w:instrText xml:space="preserve"> PAGEREF _Toc524597400 \h </w:instrText>
        </w:r>
        <w:r w:rsidR="00186716">
          <w:rPr>
            <w:noProof/>
            <w:webHidden/>
          </w:rPr>
        </w:r>
        <w:r w:rsidR="00186716">
          <w:rPr>
            <w:noProof/>
            <w:webHidden/>
          </w:rPr>
          <w:fldChar w:fldCharType="separate"/>
        </w:r>
        <w:r w:rsidR="00186716">
          <w:rPr>
            <w:noProof/>
            <w:webHidden/>
          </w:rPr>
          <w:t>22</w:t>
        </w:r>
        <w:r w:rsidR="00186716">
          <w:rPr>
            <w:noProof/>
            <w:webHidden/>
          </w:rPr>
          <w:fldChar w:fldCharType="end"/>
        </w:r>
      </w:hyperlink>
    </w:p>
    <w:p w14:paraId="6259A410" w14:textId="0D76989C" w:rsidR="00186716" w:rsidRDefault="000E4344">
      <w:pPr>
        <w:pStyle w:val="TOC2"/>
        <w:tabs>
          <w:tab w:val="right" w:leader="dot" w:pos="9350"/>
        </w:tabs>
        <w:rPr>
          <w:rFonts w:asciiTheme="minorHAnsi" w:eastAsiaTheme="minorEastAsia" w:hAnsiTheme="minorHAnsi" w:cstheme="minorBidi"/>
          <w:noProof/>
          <w:szCs w:val="22"/>
        </w:rPr>
      </w:pPr>
      <w:hyperlink w:anchor="_Toc524597401" w:history="1">
        <w:r w:rsidR="00186716" w:rsidRPr="00FE50D7">
          <w:rPr>
            <w:rStyle w:val="Hyperlink"/>
            <w:noProof/>
          </w:rPr>
          <w:t>Evaluation Limitations</w:t>
        </w:r>
        <w:r w:rsidR="00186716">
          <w:rPr>
            <w:noProof/>
            <w:webHidden/>
          </w:rPr>
          <w:tab/>
        </w:r>
        <w:r w:rsidR="00186716">
          <w:rPr>
            <w:noProof/>
            <w:webHidden/>
          </w:rPr>
          <w:fldChar w:fldCharType="begin"/>
        </w:r>
        <w:r w:rsidR="00186716">
          <w:rPr>
            <w:noProof/>
            <w:webHidden/>
          </w:rPr>
          <w:instrText xml:space="preserve"> PAGEREF _Toc524597401 \h </w:instrText>
        </w:r>
        <w:r w:rsidR="00186716">
          <w:rPr>
            <w:noProof/>
            <w:webHidden/>
          </w:rPr>
        </w:r>
        <w:r w:rsidR="00186716">
          <w:rPr>
            <w:noProof/>
            <w:webHidden/>
          </w:rPr>
          <w:fldChar w:fldCharType="separate"/>
        </w:r>
        <w:r w:rsidR="00186716">
          <w:rPr>
            <w:noProof/>
            <w:webHidden/>
          </w:rPr>
          <w:t>23</w:t>
        </w:r>
        <w:r w:rsidR="00186716">
          <w:rPr>
            <w:noProof/>
            <w:webHidden/>
          </w:rPr>
          <w:fldChar w:fldCharType="end"/>
        </w:r>
      </w:hyperlink>
    </w:p>
    <w:p w14:paraId="23F7EA82" w14:textId="3B7D010A" w:rsidR="00186716" w:rsidRDefault="000E4344">
      <w:pPr>
        <w:pStyle w:val="TOC2"/>
        <w:tabs>
          <w:tab w:val="right" w:leader="dot" w:pos="9350"/>
        </w:tabs>
        <w:rPr>
          <w:rFonts w:asciiTheme="minorHAnsi" w:eastAsiaTheme="minorEastAsia" w:hAnsiTheme="minorHAnsi" w:cstheme="minorBidi"/>
          <w:noProof/>
          <w:szCs w:val="22"/>
        </w:rPr>
      </w:pPr>
      <w:hyperlink w:anchor="_Toc524597402" w:history="1">
        <w:r w:rsidR="00186716" w:rsidRPr="00FE50D7">
          <w:rPr>
            <w:rStyle w:val="Hyperlink"/>
            <w:noProof/>
          </w:rPr>
          <w:t>Key Findings by Evaluation Question/Thematic Area</w:t>
        </w:r>
        <w:r w:rsidR="00186716">
          <w:rPr>
            <w:noProof/>
            <w:webHidden/>
          </w:rPr>
          <w:tab/>
        </w:r>
        <w:r w:rsidR="00186716">
          <w:rPr>
            <w:noProof/>
            <w:webHidden/>
          </w:rPr>
          <w:fldChar w:fldCharType="begin"/>
        </w:r>
        <w:r w:rsidR="00186716">
          <w:rPr>
            <w:noProof/>
            <w:webHidden/>
          </w:rPr>
          <w:instrText xml:space="preserve"> PAGEREF _Toc524597402 \h </w:instrText>
        </w:r>
        <w:r w:rsidR="00186716">
          <w:rPr>
            <w:noProof/>
            <w:webHidden/>
          </w:rPr>
        </w:r>
        <w:r w:rsidR="00186716">
          <w:rPr>
            <w:noProof/>
            <w:webHidden/>
          </w:rPr>
          <w:fldChar w:fldCharType="separate"/>
        </w:r>
        <w:r w:rsidR="00186716">
          <w:rPr>
            <w:noProof/>
            <w:webHidden/>
          </w:rPr>
          <w:t>23</w:t>
        </w:r>
        <w:r w:rsidR="00186716">
          <w:rPr>
            <w:noProof/>
            <w:webHidden/>
          </w:rPr>
          <w:fldChar w:fldCharType="end"/>
        </w:r>
      </w:hyperlink>
    </w:p>
    <w:p w14:paraId="78EC37E4" w14:textId="299A5B72" w:rsidR="00186716" w:rsidRDefault="000E4344">
      <w:pPr>
        <w:pStyle w:val="TOC3"/>
        <w:tabs>
          <w:tab w:val="right" w:leader="dot" w:pos="9350"/>
        </w:tabs>
        <w:rPr>
          <w:rFonts w:asciiTheme="minorHAnsi" w:eastAsiaTheme="minorEastAsia" w:hAnsiTheme="minorHAnsi" w:cstheme="minorBidi"/>
          <w:noProof/>
          <w:szCs w:val="22"/>
        </w:rPr>
      </w:pPr>
      <w:hyperlink w:anchor="_Toc524597403" w:history="1">
        <w:r w:rsidR="00186716" w:rsidRPr="00FE50D7">
          <w:rPr>
            <w:rStyle w:val="Hyperlink"/>
            <w:noProof/>
          </w:rPr>
          <w:t>Evaluation Question 1: Effectiveness</w:t>
        </w:r>
        <w:r w:rsidR="00186716">
          <w:rPr>
            <w:noProof/>
            <w:webHidden/>
          </w:rPr>
          <w:tab/>
        </w:r>
        <w:r w:rsidR="00186716">
          <w:rPr>
            <w:noProof/>
            <w:webHidden/>
          </w:rPr>
          <w:fldChar w:fldCharType="begin"/>
        </w:r>
        <w:r w:rsidR="00186716">
          <w:rPr>
            <w:noProof/>
            <w:webHidden/>
          </w:rPr>
          <w:instrText xml:space="preserve"> PAGEREF _Toc524597403 \h </w:instrText>
        </w:r>
        <w:r w:rsidR="00186716">
          <w:rPr>
            <w:noProof/>
            <w:webHidden/>
          </w:rPr>
        </w:r>
        <w:r w:rsidR="00186716">
          <w:rPr>
            <w:noProof/>
            <w:webHidden/>
          </w:rPr>
          <w:fldChar w:fldCharType="separate"/>
        </w:r>
        <w:r w:rsidR="00186716">
          <w:rPr>
            <w:noProof/>
            <w:webHidden/>
          </w:rPr>
          <w:t>23</w:t>
        </w:r>
        <w:r w:rsidR="00186716">
          <w:rPr>
            <w:noProof/>
            <w:webHidden/>
          </w:rPr>
          <w:fldChar w:fldCharType="end"/>
        </w:r>
      </w:hyperlink>
    </w:p>
    <w:p w14:paraId="19292EA6" w14:textId="10AC5110" w:rsidR="00186716" w:rsidRDefault="000E4344">
      <w:pPr>
        <w:pStyle w:val="TOC3"/>
        <w:tabs>
          <w:tab w:val="right" w:leader="dot" w:pos="9350"/>
        </w:tabs>
        <w:rPr>
          <w:rFonts w:asciiTheme="minorHAnsi" w:eastAsiaTheme="minorEastAsia" w:hAnsiTheme="minorHAnsi" w:cstheme="minorBidi"/>
          <w:noProof/>
          <w:szCs w:val="22"/>
        </w:rPr>
      </w:pPr>
      <w:hyperlink w:anchor="_Toc524597404" w:history="1">
        <w:r w:rsidR="00186716" w:rsidRPr="00FE50D7">
          <w:rPr>
            <w:rStyle w:val="Hyperlink"/>
            <w:noProof/>
          </w:rPr>
          <w:t>Evaluation Question 2: Sustainability</w:t>
        </w:r>
        <w:r w:rsidR="00186716">
          <w:rPr>
            <w:noProof/>
            <w:webHidden/>
          </w:rPr>
          <w:tab/>
        </w:r>
        <w:r w:rsidR="00186716">
          <w:rPr>
            <w:noProof/>
            <w:webHidden/>
          </w:rPr>
          <w:fldChar w:fldCharType="begin"/>
        </w:r>
        <w:r w:rsidR="00186716">
          <w:rPr>
            <w:noProof/>
            <w:webHidden/>
          </w:rPr>
          <w:instrText xml:space="preserve"> PAGEREF _Toc524597404 \h </w:instrText>
        </w:r>
        <w:r w:rsidR="00186716">
          <w:rPr>
            <w:noProof/>
            <w:webHidden/>
          </w:rPr>
        </w:r>
        <w:r w:rsidR="00186716">
          <w:rPr>
            <w:noProof/>
            <w:webHidden/>
          </w:rPr>
          <w:fldChar w:fldCharType="separate"/>
        </w:r>
        <w:r w:rsidR="00186716">
          <w:rPr>
            <w:noProof/>
            <w:webHidden/>
          </w:rPr>
          <w:t>36</w:t>
        </w:r>
        <w:r w:rsidR="00186716">
          <w:rPr>
            <w:noProof/>
            <w:webHidden/>
          </w:rPr>
          <w:fldChar w:fldCharType="end"/>
        </w:r>
      </w:hyperlink>
    </w:p>
    <w:p w14:paraId="5BEF63DB" w14:textId="3E918BBA" w:rsidR="00186716" w:rsidRDefault="000E4344">
      <w:pPr>
        <w:pStyle w:val="TOC3"/>
        <w:tabs>
          <w:tab w:val="right" w:leader="dot" w:pos="9350"/>
        </w:tabs>
        <w:rPr>
          <w:rFonts w:asciiTheme="minorHAnsi" w:eastAsiaTheme="minorEastAsia" w:hAnsiTheme="minorHAnsi" w:cstheme="minorBidi"/>
          <w:noProof/>
          <w:szCs w:val="22"/>
        </w:rPr>
      </w:pPr>
      <w:hyperlink w:anchor="_Toc524597405" w:history="1">
        <w:r w:rsidR="00186716" w:rsidRPr="00FE50D7">
          <w:rPr>
            <w:rStyle w:val="Hyperlink"/>
            <w:noProof/>
          </w:rPr>
          <w:t>Evaluation Question 3: Synergy</w:t>
        </w:r>
        <w:r w:rsidR="00186716">
          <w:rPr>
            <w:noProof/>
            <w:webHidden/>
          </w:rPr>
          <w:tab/>
        </w:r>
        <w:r w:rsidR="00186716">
          <w:rPr>
            <w:noProof/>
            <w:webHidden/>
          </w:rPr>
          <w:fldChar w:fldCharType="begin"/>
        </w:r>
        <w:r w:rsidR="00186716">
          <w:rPr>
            <w:noProof/>
            <w:webHidden/>
          </w:rPr>
          <w:instrText xml:space="preserve"> PAGEREF _Toc524597405 \h </w:instrText>
        </w:r>
        <w:r w:rsidR="00186716">
          <w:rPr>
            <w:noProof/>
            <w:webHidden/>
          </w:rPr>
        </w:r>
        <w:r w:rsidR="00186716">
          <w:rPr>
            <w:noProof/>
            <w:webHidden/>
          </w:rPr>
          <w:fldChar w:fldCharType="separate"/>
        </w:r>
        <w:r w:rsidR="00186716">
          <w:rPr>
            <w:noProof/>
            <w:webHidden/>
          </w:rPr>
          <w:t>36</w:t>
        </w:r>
        <w:r w:rsidR="00186716">
          <w:rPr>
            <w:noProof/>
            <w:webHidden/>
          </w:rPr>
          <w:fldChar w:fldCharType="end"/>
        </w:r>
      </w:hyperlink>
    </w:p>
    <w:p w14:paraId="09D6A254" w14:textId="4F606A38" w:rsidR="00186716" w:rsidRDefault="000E4344">
      <w:pPr>
        <w:pStyle w:val="TOC3"/>
        <w:tabs>
          <w:tab w:val="right" w:leader="dot" w:pos="9350"/>
        </w:tabs>
        <w:rPr>
          <w:rFonts w:asciiTheme="minorHAnsi" w:eastAsiaTheme="minorEastAsia" w:hAnsiTheme="minorHAnsi" w:cstheme="minorBidi"/>
          <w:noProof/>
          <w:szCs w:val="22"/>
        </w:rPr>
      </w:pPr>
      <w:hyperlink w:anchor="_Toc524597406" w:history="1">
        <w:r w:rsidR="00186716" w:rsidRPr="00FE50D7">
          <w:rPr>
            <w:rStyle w:val="Hyperlink"/>
            <w:noProof/>
          </w:rPr>
          <w:t>Summary of Baseline Evaluation Question Findings and Conclusions</w:t>
        </w:r>
        <w:r w:rsidR="00186716">
          <w:rPr>
            <w:noProof/>
            <w:webHidden/>
          </w:rPr>
          <w:tab/>
        </w:r>
        <w:r w:rsidR="00186716">
          <w:rPr>
            <w:noProof/>
            <w:webHidden/>
          </w:rPr>
          <w:fldChar w:fldCharType="begin"/>
        </w:r>
        <w:r w:rsidR="00186716">
          <w:rPr>
            <w:noProof/>
            <w:webHidden/>
          </w:rPr>
          <w:instrText xml:space="preserve"> PAGEREF _Toc524597406 \h </w:instrText>
        </w:r>
        <w:r w:rsidR="00186716">
          <w:rPr>
            <w:noProof/>
            <w:webHidden/>
          </w:rPr>
        </w:r>
        <w:r w:rsidR="00186716">
          <w:rPr>
            <w:noProof/>
            <w:webHidden/>
          </w:rPr>
          <w:fldChar w:fldCharType="separate"/>
        </w:r>
        <w:r w:rsidR="00186716">
          <w:rPr>
            <w:noProof/>
            <w:webHidden/>
          </w:rPr>
          <w:t>39</w:t>
        </w:r>
        <w:r w:rsidR="00186716">
          <w:rPr>
            <w:noProof/>
            <w:webHidden/>
          </w:rPr>
          <w:fldChar w:fldCharType="end"/>
        </w:r>
      </w:hyperlink>
    </w:p>
    <w:p w14:paraId="0A1E14DC" w14:textId="659BDD78" w:rsidR="00186716" w:rsidRDefault="000E4344">
      <w:pPr>
        <w:pStyle w:val="TOC2"/>
        <w:tabs>
          <w:tab w:val="right" w:leader="dot" w:pos="9350"/>
        </w:tabs>
        <w:rPr>
          <w:rFonts w:asciiTheme="minorHAnsi" w:eastAsiaTheme="minorEastAsia" w:hAnsiTheme="minorHAnsi" w:cstheme="minorBidi"/>
          <w:noProof/>
          <w:szCs w:val="22"/>
        </w:rPr>
      </w:pPr>
      <w:hyperlink w:anchor="_Toc524597407" w:history="1">
        <w:r w:rsidR="00186716" w:rsidRPr="00FE50D7">
          <w:rPr>
            <w:rStyle w:val="Hyperlink"/>
            <w:noProof/>
          </w:rPr>
          <w:t>Internal Validity of MICA Scores</w:t>
        </w:r>
        <w:r w:rsidR="00186716">
          <w:rPr>
            <w:noProof/>
            <w:webHidden/>
          </w:rPr>
          <w:tab/>
        </w:r>
        <w:r w:rsidR="00186716">
          <w:rPr>
            <w:noProof/>
            <w:webHidden/>
          </w:rPr>
          <w:fldChar w:fldCharType="begin"/>
        </w:r>
        <w:r w:rsidR="00186716">
          <w:rPr>
            <w:noProof/>
            <w:webHidden/>
          </w:rPr>
          <w:instrText xml:space="preserve"> PAGEREF _Toc524597407 \h </w:instrText>
        </w:r>
        <w:r w:rsidR="00186716">
          <w:rPr>
            <w:noProof/>
            <w:webHidden/>
          </w:rPr>
        </w:r>
        <w:r w:rsidR="00186716">
          <w:rPr>
            <w:noProof/>
            <w:webHidden/>
          </w:rPr>
          <w:fldChar w:fldCharType="separate"/>
        </w:r>
        <w:r w:rsidR="00186716">
          <w:rPr>
            <w:noProof/>
            <w:webHidden/>
          </w:rPr>
          <w:t>40</w:t>
        </w:r>
        <w:r w:rsidR="00186716">
          <w:rPr>
            <w:noProof/>
            <w:webHidden/>
          </w:rPr>
          <w:fldChar w:fldCharType="end"/>
        </w:r>
      </w:hyperlink>
    </w:p>
    <w:p w14:paraId="3F12F312" w14:textId="26D7B068" w:rsidR="00186716" w:rsidRDefault="000E4344">
      <w:pPr>
        <w:pStyle w:val="TOC2"/>
        <w:tabs>
          <w:tab w:val="right" w:leader="dot" w:pos="9350"/>
        </w:tabs>
        <w:rPr>
          <w:rFonts w:asciiTheme="minorHAnsi" w:eastAsiaTheme="minorEastAsia" w:hAnsiTheme="minorHAnsi" w:cstheme="minorBidi"/>
          <w:noProof/>
          <w:szCs w:val="22"/>
        </w:rPr>
      </w:pPr>
      <w:hyperlink w:anchor="_Toc524597408" w:history="1">
        <w:r w:rsidR="00186716" w:rsidRPr="00FE50D7">
          <w:rPr>
            <w:rStyle w:val="Hyperlink"/>
            <w:noProof/>
          </w:rPr>
          <w:t>Assessing Baseline Equivalence</w:t>
        </w:r>
        <w:r w:rsidR="00186716">
          <w:rPr>
            <w:noProof/>
            <w:webHidden/>
          </w:rPr>
          <w:tab/>
        </w:r>
        <w:r w:rsidR="00186716">
          <w:rPr>
            <w:noProof/>
            <w:webHidden/>
          </w:rPr>
          <w:fldChar w:fldCharType="begin"/>
        </w:r>
        <w:r w:rsidR="00186716">
          <w:rPr>
            <w:noProof/>
            <w:webHidden/>
          </w:rPr>
          <w:instrText xml:space="preserve"> PAGEREF _Toc524597408 \h </w:instrText>
        </w:r>
        <w:r w:rsidR="00186716">
          <w:rPr>
            <w:noProof/>
            <w:webHidden/>
          </w:rPr>
        </w:r>
        <w:r w:rsidR="00186716">
          <w:rPr>
            <w:noProof/>
            <w:webHidden/>
          </w:rPr>
          <w:fldChar w:fldCharType="separate"/>
        </w:r>
        <w:r w:rsidR="00186716">
          <w:rPr>
            <w:noProof/>
            <w:webHidden/>
          </w:rPr>
          <w:t>46</w:t>
        </w:r>
        <w:r w:rsidR="00186716">
          <w:rPr>
            <w:noProof/>
            <w:webHidden/>
          </w:rPr>
          <w:fldChar w:fldCharType="end"/>
        </w:r>
      </w:hyperlink>
    </w:p>
    <w:p w14:paraId="5503C763" w14:textId="53218123" w:rsidR="00186716" w:rsidRDefault="000E4344">
      <w:pPr>
        <w:pStyle w:val="TOC2"/>
        <w:tabs>
          <w:tab w:val="right" w:leader="dot" w:pos="9350"/>
        </w:tabs>
        <w:rPr>
          <w:rFonts w:asciiTheme="minorHAnsi" w:eastAsiaTheme="minorEastAsia" w:hAnsiTheme="minorHAnsi" w:cstheme="minorBidi"/>
          <w:noProof/>
          <w:szCs w:val="22"/>
        </w:rPr>
      </w:pPr>
      <w:hyperlink w:anchor="_Toc524597409" w:history="1">
        <w:r w:rsidR="00186716" w:rsidRPr="00FE50D7">
          <w:rPr>
            <w:rStyle w:val="Hyperlink"/>
            <w:noProof/>
          </w:rPr>
          <w:t>Public Perception</w:t>
        </w:r>
        <w:r w:rsidR="00186716">
          <w:rPr>
            <w:noProof/>
            <w:webHidden/>
          </w:rPr>
          <w:tab/>
        </w:r>
        <w:r w:rsidR="00186716">
          <w:rPr>
            <w:noProof/>
            <w:webHidden/>
          </w:rPr>
          <w:fldChar w:fldCharType="begin"/>
        </w:r>
        <w:r w:rsidR="00186716">
          <w:rPr>
            <w:noProof/>
            <w:webHidden/>
          </w:rPr>
          <w:instrText xml:space="preserve"> PAGEREF _Toc524597409 \h </w:instrText>
        </w:r>
        <w:r w:rsidR="00186716">
          <w:rPr>
            <w:noProof/>
            <w:webHidden/>
          </w:rPr>
        </w:r>
        <w:r w:rsidR="00186716">
          <w:rPr>
            <w:noProof/>
            <w:webHidden/>
          </w:rPr>
          <w:fldChar w:fldCharType="separate"/>
        </w:r>
        <w:r w:rsidR="00186716">
          <w:rPr>
            <w:noProof/>
            <w:webHidden/>
          </w:rPr>
          <w:t>57</w:t>
        </w:r>
        <w:r w:rsidR="00186716">
          <w:rPr>
            <w:noProof/>
            <w:webHidden/>
          </w:rPr>
          <w:fldChar w:fldCharType="end"/>
        </w:r>
      </w:hyperlink>
    </w:p>
    <w:p w14:paraId="0D05169B" w14:textId="3E07A0FD" w:rsidR="00186716" w:rsidRDefault="000E4344">
      <w:pPr>
        <w:pStyle w:val="TOC2"/>
        <w:tabs>
          <w:tab w:val="right" w:leader="dot" w:pos="9350"/>
        </w:tabs>
        <w:rPr>
          <w:rFonts w:asciiTheme="minorHAnsi" w:eastAsiaTheme="minorEastAsia" w:hAnsiTheme="minorHAnsi" w:cstheme="minorBidi"/>
          <w:noProof/>
          <w:szCs w:val="22"/>
        </w:rPr>
      </w:pPr>
      <w:hyperlink w:anchor="_Toc524597410" w:history="1">
        <w:r w:rsidR="00186716" w:rsidRPr="00FE50D7">
          <w:rPr>
            <w:rStyle w:val="Hyperlink"/>
            <w:noProof/>
          </w:rPr>
          <w:t>Conclusion</w:t>
        </w:r>
        <w:r w:rsidR="00186716">
          <w:rPr>
            <w:noProof/>
            <w:webHidden/>
          </w:rPr>
          <w:tab/>
        </w:r>
        <w:r w:rsidR="00186716">
          <w:rPr>
            <w:noProof/>
            <w:webHidden/>
          </w:rPr>
          <w:fldChar w:fldCharType="begin"/>
        </w:r>
        <w:r w:rsidR="00186716">
          <w:rPr>
            <w:noProof/>
            <w:webHidden/>
          </w:rPr>
          <w:instrText xml:space="preserve"> PAGEREF _Toc524597410 \h </w:instrText>
        </w:r>
        <w:r w:rsidR="00186716">
          <w:rPr>
            <w:noProof/>
            <w:webHidden/>
          </w:rPr>
        </w:r>
        <w:r w:rsidR="00186716">
          <w:rPr>
            <w:noProof/>
            <w:webHidden/>
          </w:rPr>
          <w:fldChar w:fldCharType="separate"/>
        </w:r>
        <w:r w:rsidR="00186716">
          <w:rPr>
            <w:noProof/>
            <w:webHidden/>
          </w:rPr>
          <w:t>58</w:t>
        </w:r>
        <w:r w:rsidR="00186716">
          <w:rPr>
            <w:noProof/>
            <w:webHidden/>
          </w:rPr>
          <w:fldChar w:fldCharType="end"/>
        </w:r>
      </w:hyperlink>
    </w:p>
    <w:p w14:paraId="1740F288" w14:textId="6565F3AF" w:rsidR="00186716" w:rsidRDefault="000E4344">
      <w:pPr>
        <w:pStyle w:val="TOC2"/>
        <w:tabs>
          <w:tab w:val="right" w:leader="dot" w:pos="9350"/>
        </w:tabs>
        <w:rPr>
          <w:rFonts w:asciiTheme="minorHAnsi" w:eastAsiaTheme="minorEastAsia" w:hAnsiTheme="minorHAnsi" w:cstheme="minorBidi"/>
          <w:noProof/>
          <w:szCs w:val="22"/>
        </w:rPr>
      </w:pPr>
      <w:hyperlink w:anchor="_Toc524597411" w:history="1">
        <w:r w:rsidR="00186716" w:rsidRPr="00FE50D7">
          <w:rPr>
            <w:rStyle w:val="Hyperlink"/>
            <w:noProof/>
          </w:rPr>
          <w:t>Annexes</w:t>
        </w:r>
        <w:r w:rsidR="00186716">
          <w:rPr>
            <w:noProof/>
            <w:webHidden/>
          </w:rPr>
          <w:tab/>
        </w:r>
        <w:r w:rsidR="00186716">
          <w:rPr>
            <w:noProof/>
            <w:webHidden/>
          </w:rPr>
          <w:fldChar w:fldCharType="begin"/>
        </w:r>
        <w:r w:rsidR="00186716">
          <w:rPr>
            <w:noProof/>
            <w:webHidden/>
          </w:rPr>
          <w:instrText xml:space="preserve"> PAGEREF _Toc524597411 \h </w:instrText>
        </w:r>
        <w:r w:rsidR="00186716">
          <w:rPr>
            <w:noProof/>
            <w:webHidden/>
          </w:rPr>
        </w:r>
        <w:r w:rsidR="00186716">
          <w:rPr>
            <w:noProof/>
            <w:webHidden/>
          </w:rPr>
          <w:fldChar w:fldCharType="separate"/>
        </w:r>
        <w:r w:rsidR="00186716">
          <w:rPr>
            <w:noProof/>
            <w:webHidden/>
          </w:rPr>
          <w:t>59</w:t>
        </w:r>
        <w:r w:rsidR="00186716">
          <w:rPr>
            <w:noProof/>
            <w:webHidden/>
          </w:rPr>
          <w:fldChar w:fldCharType="end"/>
        </w:r>
      </w:hyperlink>
    </w:p>
    <w:p w14:paraId="31A5040E" w14:textId="4E3F9E16" w:rsidR="00186716" w:rsidRDefault="000E4344">
      <w:pPr>
        <w:pStyle w:val="TOC3"/>
        <w:tabs>
          <w:tab w:val="right" w:leader="dot" w:pos="9350"/>
        </w:tabs>
        <w:rPr>
          <w:rFonts w:asciiTheme="minorHAnsi" w:eastAsiaTheme="minorEastAsia" w:hAnsiTheme="minorHAnsi" w:cstheme="minorBidi"/>
          <w:noProof/>
          <w:szCs w:val="22"/>
        </w:rPr>
      </w:pPr>
      <w:hyperlink w:anchor="_Toc524597412" w:history="1">
        <w:r w:rsidR="00186716" w:rsidRPr="00FE50D7">
          <w:rPr>
            <w:rStyle w:val="Hyperlink"/>
            <w:noProof/>
          </w:rPr>
          <w:t>Annex 1: Notes on Implementation Fidelity</w:t>
        </w:r>
        <w:r w:rsidR="00186716">
          <w:rPr>
            <w:noProof/>
            <w:webHidden/>
          </w:rPr>
          <w:tab/>
        </w:r>
        <w:r w:rsidR="00186716">
          <w:rPr>
            <w:noProof/>
            <w:webHidden/>
          </w:rPr>
          <w:fldChar w:fldCharType="begin"/>
        </w:r>
        <w:r w:rsidR="00186716">
          <w:rPr>
            <w:noProof/>
            <w:webHidden/>
          </w:rPr>
          <w:instrText xml:space="preserve"> PAGEREF _Toc524597412 \h </w:instrText>
        </w:r>
        <w:r w:rsidR="00186716">
          <w:rPr>
            <w:noProof/>
            <w:webHidden/>
          </w:rPr>
        </w:r>
        <w:r w:rsidR="00186716">
          <w:rPr>
            <w:noProof/>
            <w:webHidden/>
          </w:rPr>
          <w:fldChar w:fldCharType="separate"/>
        </w:r>
        <w:r w:rsidR="00186716">
          <w:rPr>
            <w:noProof/>
            <w:webHidden/>
          </w:rPr>
          <w:t>59</w:t>
        </w:r>
        <w:r w:rsidR="00186716">
          <w:rPr>
            <w:noProof/>
            <w:webHidden/>
          </w:rPr>
          <w:fldChar w:fldCharType="end"/>
        </w:r>
      </w:hyperlink>
    </w:p>
    <w:p w14:paraId="22994CDA" w14:textId="4777A522" w:rsidR="00186716" w:rsidRDefault="000E4344">
      <w:pPr>
        <w:pStyle w:val="TOC3"/>
        <w:tabs>
          <w:tab w:val="right" w:leader="dot" w:pos="9350"/>
        </w:tabs>
        <w:rPr>
          <w:rFonts w:asciiTheme="minorHAnsi" w:eastAsiaTheme="minorEastAsia" w:hAnsiTheme="minorHAnsi" w:cstheme="minorBidi"/>
          <w:noProof/>
          <w:szCs w:val="22"/>
        </w:rPr>
      </w:pPr>
      <w:hyperlink w:anchor="_Toc524597413" w:history="1">
        <w:r w:rsidR="00186716" w:rsidRPr="00FE50D7">
          <w:rPr>
            <w:rStyle w:val="Hyperlink"/>
            <w:noProof/>
          </w:rPr>
          <w:t>Annex 2: Investigating Scorer Agreement</w:t>
        </w:r>
        <w:r w:rsidR="00186716">
          <w:rPr>
            <w:noProof/>
            <w:webHidden/>
          </w:rPr>
          <w:tab/>
        </w:r>
        <w:r w:rsidR="00186716">
          <w:rPr>
            <w:noProof/>
            <w:webHidden/>
          </w:rPr>
          <w:fldChar w:fldCharType="begin"/>
        </w:r>
        <w:r w:rsidR="00186716">
          <w:rPr>
            <w:noProof/>
            <w:webHidden/>
          </w:rPr>
          <w:instrText xml:space="preserve"> PAGEREF _Toc524597413 \h </w:instrText>
        </w:r>
        <w:r w:rsidR="00186716">
          <w:rPr>
            <w:noProof/>
            <w:webHidden/>
          </w:rPr>
        </w:r>
        <w:r w:rsidR="00186716">
          <w:rPr>
            <w:noProof/>
            <w:webHidden/>
          </w:rPr>
          <w:fldChar w:fldCharType="separate"/>
        </w:r>
        <w:r w:rsidR="00186716">
          <w:rPr>
            <w:noProof/>
            <w:webHidden/>
          </w:rPr>
          <w:t>70</w:t>
        </w:r>
        <w:r w:rsidR="00186716">
          <w:rPr>
            <w:noProof/>
            <w:webHidden/>
          </w:rPr>
          <w:fldChar w:fldCharType="end"/>
        </w:r>
      </w:hyperlink>
    </w:p>
    <w:p w14:paraId="6E2610C6" w14:textId="63E7608A" w:rsidR="00186716" w:rsidRDefault="000E4344">
      <w:pPr>
        <w:pStyle w:val="TOC3"/>
        <w:tabs>
          <w:tab w:val="right" w:leader="dot" w:pos="9350"/>
        </w:tabs>
        <w:rPr>
          <w:rFonts w:asciiTheme="minorHAnsi" w:eastAsiaTheme="minorEastAsia" w:hAnsiTheme="minorHAnsi" w:cstheme="minorBidi"/>
          <w:noProof/>
          <w:szCs w:val="22"/>
        </w:rPr>
      </w:pPr>
      <w:hyperlink w:anchor="_Toc524597414" w:history="1">
        <w:r w:rsidR="00186716" w:rsidRPr="00FE50D7">
          <w:rPr>
            <w:rStyle w:val="Hyperlink"/>
            <w:noProof/>
          </w:rPr>
          <w:t>Annex 3: MESP Rater Agreement, by Municipality</w:t>
        </w:r>
        <w:r w:rsidR="00186716">
          <w:rPr>
            <w:noProof/>
            <w:webHidden/>
          </w:rPr>
          <w:tab/>
        </w:r>
        <w:r w:rsidR="00186716">
          <w:rPr>
            <w:noProof/>
            <w:webHidden/>
          </w:rPr>
          <w:fldChar w:fldCharType="begin"/>
        </w:r>
        <w:r w:rsidR="00186716">
          <w:rPr>
            <w:noProof/>
            <w:webHidden/>
          </w:rPr>
          <w:instrText xml:space="preserve"> PAGEREF _Toc524597414 \h </w:instrText>
        </w:r>
        <w:r w:rsidR="00186716">
          <w:rPr>
            <w:noProof/>
            <w:webHidden/>
          </w:rPr>
        </w:r>
        <w:r w:rsidR="00186716">
          <w:rPr>
            <w:noProof/>
            <w:webHidden/>
          </w:rPr>
          <w:fldChar w:fldCharType="separate"/>
        </w:r>
        <w:r w:rsidR="00186716">
          <w:rPr>
            <w:noProof/>
            <w:webHidden/>
          </w:rPr>
          <w:t>82</w:t>
        </w:r>
        <w:r w:rsidR="00186716">
          <w:rPr>
            <w:noProof/>
            <w:webHidden/>
          </w:rPr>
          <w:fldChar w:fldCharType="end"/>
        </w:r>
      </w:hyperlink>
    </w:p>
    <w:p w14:paraId="455E6401" w14:textId="54A571EA" w:rsidR="00186716" w:rsidRDefault="000E4344">
      <w:pPr>
        <w:pStyle w:val="TOC3"/>
        <w:tabs>
          <w:tab w:val="right" w:leader="dot" w:pos="9350"/>
        </w:tabs>
        <w:rPr>
          <w:rFonts w:asciiTheme="minorHAnsi" w:eastAsiaTheme="minorEastAsia" w:hAnsiTheme="minorHAnsi" w:cstheme="minorBidi"/>
          <w:noProof/>
          <w:szCs w:val="22"/>
        </w:rPr>
      </w:pPr>
      <w:hyperlink w:anchor="_Toc524597415" w:history="1">
        <w:r w:rsidR="00186716" w:rsidRPr="00FE50D7">
          <w:rPr>
            <w:rStyle w:val="Hyperlink"/>
            <w:noProof/>
          </w:rPr>
          <w:t>Annex 4: Investigating Baseline Equivalence</w:t>
        </w:r>
        <w:r w:rsidR="00186716">
          <w:rPr>
            <w:noProof/>
            <w:webHidden/>
          </w:rPr>
          <w:tab/>
        </w:r>
        <w:r w:rsidR="00186716">
          <w:rPr>
            <w:noProof/>
            <w:webHidden/>
          </w:rPr>
          <w:fldChar w:fldCharType="begin"/>
        </w:r>
        <w:r w:rsidR="00186716">
          <w:rPr>
            <w:noProof/>
            <w:webHidden/>
          </w:rPr>
          <w:instrText xml:space="preserve"> PAGEREF _Toc524597415 \h </w:instrText>
        </w:r>
        <w:r w:rsidR="00186716">
          <w:rPr>
            <w:noProof/>
            <w:webHidden/>
          </w:rPr>
        </w:r>
        <w:r w:rsidR="00186716">
          <w:rPr>
            <w:noProof/>
            <w:webHidden/>
          </w:rPr>
          <w:fldChar w:fldCharType="separate"/>
        </w:r>
        <w:r w:rsidR="00186716">
          <w:rPr>
            <w:noProof/>
            <w:webHidden/>
          </w:rPr>
          <w:t>96</w:t>
        </w:r>
        <w:r w:rsidR="00186716">
          <w:rPr>
            <w:noProof/>
            <w:webHidden/>
          </w:rPr>
          <w:fldChar w:fldCharType="end"/>
        </w:r>
      </w:hyperlink>
    </w:p>
    <w:p w14:paraId="512F5FBE" w14:textId="2DCDB27D" w:rsidR="00186716" w:rsidRDefault="000E4344">
      <w:pPr>
        <w:pStyle w:val="TOC3"/>
        <w:tabs>
          <w:tab w:val="right" w:leader="dot" w:pos="9350"/>
        </w:tabs>
        <w:rPr>
          <w:rFonts w:asciiTheme="minorHAnsi" w:eastAsiaTheme="minorEastAsia" w:hAnsiTheme="minorHAnsi" w:cstheme="minorBidi"/>
          <w:noProof/>
          <w:szCs w:val="22"/>
        </w:rPr>
      </w:pPr>
      <w:hyperlink w:anchor="_Toc524597416" w:history="1">
        <w:r w:rsidR="00186716" w:rsidRPr="00FE50D7">
          <w:rPr>
            <w:rStyle w:val="Hyperlink"/>
            <w:noProof/>
          </w:rPr>
          <w:t>Annex 5:</w:t>
        </w:r>
        <w:r w:rsidR="00186716">
          <w:rPr>
            <w:noProof/>
            <w:webHidden/>
          </w:rPr>
          <w:tab/>
        </w:r>
        <w:r w:rsidR="00186716">
          <w:rPr>
            <w:noProof/>
            <w:webHidden/>
          </w:rPr>
          <w:fldChar w:fldCharType="begin"/>
        </w:r>
        <w:r w:rsidR="00186716">
          <w:rPr>
            <w:noProof/>
            <w:webHidden/>
          </w:rPr>
          <w:instrText xml:space="preserve"> PAGEREF _Toc524597416 \h </w:instrText>
        </w:r>
        <w:r w:rsidR="00186716">
          <w:rPr>
            <w:noProof/>
            <w:webHidden/>
          </w:rPr>
        </w:r>
        <w:r w:rsidR="00186716">
          <w:rPr>
            <w:noProof/>
            <w:webHidden/>
          </w:rPr>
          <w:fldChar w:fldCharType="separate"/>
        </w:r>
        <w:r w:rsidR="00186716">
          <w:rPr>
            <w:noProof/>
            <w:webHidden/>
          </w:rPr>
          <w:t>98</w:t>
        </w:r>
        <w:r w:rsidR="00186716">
          <w:rPr>
            <w:noProof/>
            <w:webHidden/>
          </w:rPr>
          <w:fldChar w:fldCharType="end"/>
        </w:r>
      </w:hyperlink>
    </w:p>
    <w:p w14:paraId="2178CCA6" w14:textId="3B6154B8" w:rsidR="00186716" w:rsidRDefault="000E4344">
      <w:pPr>
        <w:pStyle w:val="TOC3"/>
        <w:tabs>
          <w:tab w:val="right" w:leader="dot" w:pos="9350"/>
        </w:tabs>
        <w:rPr>
          <w:rFonts w:asciiTheme="minorHAnsi" w:eastAsiaTheme="minorEastAsia" w:hAnsiTheme="minorHAnsi" w:cstheme="minorBidi"/>
          <w:noProof/>
          <w:szCs w:val="22"/>
        </w:rPr>
      </w:pPr>
      <w:hyperlink w:anchor="_Toc524597417" w:history="1">
        <w:r w:rsidR="00186716" w:rsidRPr="00FE50D7">
          <w:rPr>
            <w:rStyle w:val="Hyperlink"/>
            <w:noProof/>
          </w:rPr>
          <w:t>Annex 6: Analyzing Institutional Capacity</w:t>
        </w:r>
        <w:r w:rsidR="00186716">
          <w:rPr>
            <w:noProof/>
            <w:webHidden/>
          </w:rPr>
          <w:tab/>
        </w:r>
        <w:r w:rsidR="00186716">
          <w:rPr>
            <w:noProof/>
            <w:webHidden/>
          </w:rPr>
          <w:fldChar w:fldCharType="begin"/>
        </w:r>
        <w:r w:rsidR="00186716">
          <w:rPr>
            <w:noProof/>
            <w:webHidden/>
          </w:rPr>
          <w:instrText xml:space="preserve"> PAGEREF _Toc524597417 \h </w:instrText>
        </w:r>
        <w:r w:rsidR="00186716">
          <w:rPr>
            <w:noProof/>
            <w:webHidden/>
          </w:rPr>
        </w:r>
        <w:r w:rsidR="00186716">
          <w:rPr>
            <w:noProof/>
            <w:webHidden/>
          </w:rPr>
          <w:fldChar w:fldCharType="separate"/>
        </w:r>
        <w:r w:rsidR="00186716">
          <w:rPr>
            <w:noProof/>
            <w:webHidden/>
          </w:rPr>
          <w:t>99</w:t>
        </w:r>
        <w:r w:rsidR="00186716">
          <w:rPr>
            <w:noProof/>
            <w:webHidden/>
          </w:rPr>
          <w:fldChar w:fldCharType="end"/>
        </w:r>
      </w:hyperlink>
    </w:p>
    <w:p w14:paraId="324FC0DE" w14:textId="43E456FA" w:rsidR="00186716" w:rsidRDefault="000E4344">
      <w:pPr>
        <w:pStyle w:val="TOC3"/>
        <w:tabs>
          <w:tab w:val="right" w:leader="dot" w:pos="9350"/>
        </w:tabs>
        <w:rPr>
          <w:rFonts w:asciiTheme="minorHAnsi" w:eastAsiaTheme="minorEastAsia" w:hAnsiTheme="minorHAnsi" w:cstheme="minorBidi"/>
          <w:noProof/>
          <w:szCs w:val="22"/>
        </w:rPr>
      </w:pPr>
      <w:hyperlink w:anchor="_Toc524597418" w:history="1">
        <w:r w:rsidR="00186716" w:rsidRPr="00FE50D7">
          <w:rPr>
            <w:rStyle w:val="Hyperlink"/>
            <w:noProof/>
          </w:rPr>
          <w:t>Annex 7: Listing of Selected Treatment and Comparison Municipalities</w:t>
        </w:r>
        <w:r w:rsidR="00186716">
          <w:rPr>
            <w:noProof/>
            <w:webHidden/>
          </w:rPr>
          <w:tab/>
        </w:r>
        <w:r w:rsidR="00186716">
          <w:rPr>
            <w:noProof/>
            <w:webHidden/>
          </w:rPr>
          <w:fldChar w:fldCharType="begin"/>
        </w:r>
        <w:r w:rsidR="00186716">
          <w:rPr>
            <w:noProof/>
            <w:webHidden/>
          </w:rPr>
          <w:instrText xml:space="preserve"> PAGEREF _Toc524597418 \h </w:instrText>
        </w:r>
        <w:r w:rsidR="00186716">
          <w:rPr>
            <w:noProof/>
            <w:webHidden/>
          </w:rPr>
        </w:r>
        <w:r w:rsidR="00186716">
          <w:rPr>
            <w:noProof/>
            <w:webHidden/>
          </w:rPr>
          <w:fldChar w:fldCharType="separate"/>
        </w:r>
        <w:r w:rsidR="00186716">
          <w:rPr>
            <w:noProof/>
            <w:webHidden/>
          </w:rPr>
          <w:t>102</w:t>
        </w:r>
        <w:r w:rsidR="00186716">
          <w:rPr>
            <w:noProof/>
            <w:webHidden/>
          </w:rPr>
          <w:fldChar w:fldCharType="end"/>
        </w:r>
      </w:hyperlink>
    </w:p>
    <w:p w14:paraId="38A6BFD8" w14:textId="1082BD95" w:rsidR="00186716" w:rsidRDefault="000E4344">
      <w:pPr>
        <w:pStyle w:val="TOC3"/>
        <w:tabs>
          <w:tab w:val="right" w:leader="dot" w:pos="9350"/>
        </w:tabs>
        <w:rPr>
          <w:rFonts w:asciiTheme="minorHAnsi" w:eastAsiaTheme="minorEastAsia" w:hAnsiTheme="minorHAnsi" w:cstheme="minorBidi"/>
          <w:noProof/>
          <w:szCs w:val="22"/>
        </w:rPr>
      </w:pPr>
      <w:hyperlink w:anchor="_Toc524597419" w:history="1">
        <w:r w:rsidR="00186716" w:rsidRPr="00FE50D7">
          <w:rPr>
            <w:rStyle w:val="Hyperlink"/>
            <w:noProof/>
          </w:rPr>
          <w:t>Annex 8: Qualitative Data Collection Guides</w:t>
        </w:r>
        <w:r w:rsidR="00186716">
          <w:rPr>
            <w:noProof/>
            <w:webHidden/>
          </w:rPr>
          <w:tab/>
        </w:r>
        <w:r w:rsidR="00186716">
          <w:rPr>
            <w:noProof/>
            <w:webHidden/>
          </w:rPr>
          <w:fldChar w:fldCharType="begin"/>
        </w:r>
        <w:r w:rsidR="00186716">
          <w:rPr>
            <w:noProof/>
            <w:webHidden/>
          </w:rPr>
          <w:instrText xml:space="preserve"> PAGEREF _Toc524597419 \h </w:instrText>
        </w:r>
        <w:r w:rsidR="00186716">
          <w:rPr>
            <w:noProof/>
            <w:webHidden/>
          </w:rPr>
        </w:r>
        <w:r w:rsidR="00186716">
          <w:rPr>
            <w:noProof/>
            <w:webHidden/>
          </w:rPr>
          <w:fldChar w:fldCharType="separate"/>
        </w:r>
        <w:r w:rsidR="00186716">
          <w:rPr>
            <w:noProof/>
            <w:webHidden/>
          </w:rPr>
          <w:t>103</w:t>
        </w:r>
        <w:r w:rsidR="00186716">
          <w:rPr>
            <w:noProof/>
            <w:webHidden/>
          </w:rPr>
          <w:fldChar w:fldCharType="end"/>
        </w:r>
      </w:hyperlink>
    </w:p>
    <w:p w14:paraId="701A87F9" w14:textId="5A1B9A73" w:rsidR="00186716" w:rsidRDefault="000E4344">
      <w:pPr>
        <w:pStyle w:val="TOC3"/>
        <w:tabs>
          <w:tab w:val="right" w:leader="dot" w:pos="9350"/>
        </w:tabs>
        <w:rPr>
          <w:rFonts w:asciiTheme="minorHAnsi" w:eastAsiaTheme="minorEastAsia" w:hAnsiTheme="minorHAnsi" w:cstheme="minorBidi"/>
          <w:noProof/>
          <w:szCs w:val="22"/>
        </w:rPr>
      </w:pPr>
      <w:hyperlink w:anchor="_Toc524597420" w:history="1">
        <w:r w:rsidR="00186716" w:rsidRPr="00FE50D7">
          <w:rPr>
            <w:rStyle w:val="Hyperlink"/>
            <w:noProof/>
          </w:rPr>
          <w:t>Annex 8: Selected Bibliography</w:t>
        </w:r>
        <w:r w:rsidR="00186716">
          <w:rPr>
            <w:noProof/>
            <w:webHidden/>
          </w:rPr>
          <w:tab/>
        </w:r>
        <w:r w:rsidR="00186716">
          <w:rPr>
            <w:noProof/>
            <w:webHidden/>
          </w:rPr>
          <w:fldChar w:fldCharType="begin"/>
        </w:r>
        <w:r w:rsidR="00186716">
          <w:rPr>
            <w:noProof/>
            <w:webHidden/>
          </w:rPr>
          <w:instrText xml:space="preserve"> PAGEREF _Toc524597420 \h </w:instrText>
        </w:r>
        <w:r w:rsidR="00186716">
          <w:rPr>
            <w:noProof/>
            <w:webHidden/>
          </w:rPr>
        </w:r>
        <w:r w:rsidR="00186716">
          <w:rPr>
            <w:noProof/>
            <w:webHidden/>
          </w:rPr>
          <w:fldChar w:fldCharType="separate"/>
        </w:r>
        <w:r w:rsidR="00186716">
          <w:rPr>
            <w:noProof/>
            <w:webHidden/>
          </w:rPr>
          <w:t>108</w:t>
        </w:r>
        <w:r w:rsidR="00186716">
          <w:rPr>
            <w:noProof/>
            <w:webHidden/>
          </w:rPr>
          <w:fldChar w:fldCharType="end"/>
        </w:r>
      </w:hyperlink>
    </w:p>
    <w:p w14:paraId="0706B18B" w14:textId="2433B679" w:rsidR="00F230EF" w:rsidRPr="00CC7C14" w:rsidRDefault="000A33FB" w:rsidP="00FC77C2">
      <w:pPr>
        <w:rPr>
          <w:sz w:val="28"/>
          <w:szCs w:val="28"/>
        </w:rPr>
      </w:pPr>
      <w:r w:rsidRPr="00CC7C14">
        <w:lastRenderedPageBreak/>
        <w:fldChar w:fldCharType="end"/>
      </w:r>
    </w:p>
    <w:p w14:paraId="5935ECDA" w14:textId="5B911799" w:rsidR="006A63F5" w:rsidRPr="00CC7C14" w:rsidRDefault="00FA35E1" w:rsidP="00FA35E1">
      <w:pPr>
        <w:pStyle w:val="Heading12"/>
        <w:spacing w:after="120"/>
      </w:pPr>
      <w:r w:rsidRPr="00CC7C14">
        <w:rPr>
          <w:sz w:val="28"/>
          <w:szCs w:val="28"/>
        </w:rPr>
        <w:t>TABLES</w:t>
      </w:r>
      <w:r w:rsidR="006A63F5" w:rsidRPr="00CC7C14">
        <w:tab/>
      </w:r>
    </w:p>
    <w:p w14:paraId="6F3B3C8B" w14:textId="2A781074" w:rsidR="006104D8" w:rsidRDefault="006A63F5">
      <w:pPr>
        <w:pStyle w:val="TableofFigures"/>
        <w:tabs>
          <w:tab w:val="right" w:leader="dot" w:pos="9350"/>
        </w:tabs>
        <w:rPr>
          <w:rFonts w:asciiTheme="minorHAnsi" w:eastAsiaTheme="minorEastAsia" w:hAnsiTheme="minorHAnsi" w:cstheme="minorBidi"/>
          <w:noProof/>
          <w:szCs w:val="22"/>
        </w:rPr>
      </w:pPr>
      <w:r w:rsidRPr="00CC7C14">
        <w:fldChar w:fldCharType="begin"/>
      </w:r>
      <w:r w:rsidRPr="00CC7C14">
        <w:instrText xml:space="preserve"> TOC \h \z \c "Table" </w:instrText>
      </w:r>
      <w:r w:rsidRPr="00CC7C14">
        <w:fldChar w:fldCharType="separate"/>
      </w:r>
      <w:hyperlink w:anchor="_Toc524532305" w:history="1">
        <w:r w:rsidR="006104D8" w:rsidRPr="006657ED">
          <w:rPr>
            <w:rStyle w:val="Hyperlink"/>
            <w:noProof/>
          </w:rPr>
          <w:t>Table 1 CITIES evaluation questions</w:t>
        </w:r>
        <w:r w:rsidR="006104D8">
          <w:rPr>
            <w:noProof/>
            <w:webHidden/>
          </w:rPr>
          <w:tab/>
        </w:r>
        <w:r w:rsidR="006104D8">
          <w:rPr>
            <w:noProof/>
            <w:webHidden/>
          </w:rPr>
          <w:fldChar w:fldCharType="begin"/>
        </w:r>
        <w:r w:rsidR="006104D8">
          <w:rPr>
            <w:noProof/>
            <w:webHidden/>
          </w:rPr>
          <w:instrText xml:space="preserve"> PAGEREF _Toc524532305 \h </w:instrText>
        </w:r>
        <w:r w:rsidR="006104D8">
          <w:rPr>
            <w:noProof/>
            <w:webHidden/>
          </w:rPr>
        </w:r>
        <w:r w:rsidR="006104D8">
          <w:rPr>
            <w:noProof/>
            <w:webHidden/>
          </w:rPr>
          <w:fldChar w:fldCharType="separate"/>
        </w:r>
        <w:r w:rsidR="006104D8">
          <w:rPr>
            <w:noProof/>
            <w:webHidden/>
          </w:rPr>
          <w:t>13</w:t>
        </w:r>
        <w:r w:rsidR="006104D8">
          <w:rPr>
            <w:noProof/>
            <w:webHidden/>
          </w:rPr>
          <w:fldChar w:fldCharType="end"/>
        </w:r>
      </w:hyperlink>
    </w:p>
    <w:p w14:paraId="4E8E9383" w14:textId="518B4C34"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06" w:history="1">
        <w:r w:rsidR="006104D8" w:rsidRPr="006657ED">
          <w:rPr>
            <w:rStyle w:val="Hyperlink"/>
            <w:noProof/>
          </w:rPr>
          <w:t>Table 2 CITIES Evaluation hypotheses for measuring effectiveness</w:t>
        </w:r>
        <w:r w:rsidR="006104D8">
          <w:rPr>
            <w:noProof/>
            <w:webHidden/>
          </w:rPr>
          <w:tab/>
        </w:r>
        <w:r w:rsidR="006104D8">
          <w:rPr>
            <w:noProof/>
            <w:webHidden/>
          </w:rPr>
          <w:fldChar w:fldCharType="begin"/>
        </w:r>
        <w:r w:rsidR="006104D8">
          <w:rPr>
            <w:noProof/>
            <w:webHidden/>
          </w:rPr>
          <w:instrText xml:space="preserve"> PAGEREF _Toc524532306 \h </w:instrText>
        </w:r>
        <w:r w:rsidR="006104D8">
          <w:rPr>
            <w:noProof/>
            <w:webHidden/>
          </w:rPr>
        </w:r>
        <w:r w:rsidR="006104D8">
          <w:rPr>
            <w:noProof/>
            <w:webHidden/>
          </w:rPr>
          <w:fldChar w:fldCharType="separate"/>
        </w:r>
        <w:r w:rsidR="006104D8">
          <w:rPr>
            <w:noProof/>
            <w:webHidden/>
          </w:rPr>
          <w:t>16</w:t>
        </w:r>
        <w:r w:rsidR="006104D8">
          <w:rPr>
            <w:noProof/>
            <w:webHidden/>
          </w:rPr>
          <w:fldChar w:fldCharType="end"/>
        </w:r>
      </w:hyperlink>
    </w:p>
    <w:p w14:paraId="4EBDDB89" w14:textId="6BD9B5A0"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07" w:history="1">
        <w:r w:rsidR="006104D8" w:rsidRPr="006657ED">
          <w:rPr>
            <w:rStyle w:val="Hyperlink"/>
            <w:noProof/>
          </w:rPr>
          <w:t>Table 3 Evaluation indicators</w:t>
        </w:r>
        <w:r w:rsidR="006104D8">
          <w:rPr>
            <w:noProof/>
            <w:webHidden/>
          </w:rPr>
          <w:tab/>
        </w:r>
        <w:r w:rsidR="006104D8">
          <w:rPr>
            <w:noProof/>
            <w:webHidden/>
          </w:rPr>
          <w:fldChar w:fldCharType="begin"/>
        </w:r>
        <w:r w:rsidR="006104D8">
          <w:rPr>
            <w:noProof/>
            <w:webHidden/>
          </w:rPr>
          <w:instrText xml:space="preserve"> PAGEREF _Toc524532307 \h </w:instrText>
        </w:r>
        <w:r w:rsidR="006104D8">
          <w:rPr>
            <w:noProof/>
            <w:webHidden/>
          </w:rPr>
        </w:r>
        <w:r w:rsidR="006104D8">
          <w:rPr>
            <w:noProof/>
            <w:webHidden/>
          </w:rPr>
          <w:fldChar w:fldCharType="separate"/>
        </w:r>
        <w:r w:rsidR="006104D8">
          <w:rPr>
            <w:noProof/>
            <w:webHidden/>
          </w:rPr>
          <w:t>18</w:t>
        </w:r>
        <w:r w:rsidR="006104D8">
          <w:rPr>
            <w:noProof/>
            <w:webHidden/>
          </w:rPr>
          <w:fldChar w:fldCharType="end"/>
        </w:r>
      </w:hyperlink>
    </w:p>
    <w:p w14:paraId="649BF387" w14:textId="6FD95F08"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08" w:history="1">
        <w:r w:rsidR="006104D8" w:rsidRPr="006657ED">
          <w:rPr>
            <w:rStyle w:val="Hyperlink"/>
            <w:noProof/>
          </w:rPr>
          <w:t>Table 4: Implementation Fidelity Plan</w:t>
        </w:r>
        <w:r w:rsidR="006104D8">
          <w:rPr>
            <w:noProof/>
            <w:webHidden/>
          </w:rPr>
          <w:tab/>
        </w:r>
        <w:r w:rsidR="006104D8">
          <w:rPr>
            <w:noProof/>
            <w:webHidden/>
          </w:rPr>
          <w:fldChar w:fldCharType="begin"/>
        </w:r>
        <w:r w:rsidR="006104D8">
          <w:rPr>
            <w:noProof/>
            <w:webHidden/>
          </w:rPr>
          <w:instrText xml:space="preserve"> PAGEREF _Toc524532308 \h </w:instrText>
        </w:r>
        <w:r w:rsidR="006104D8">
          <w:rPr>
            <w:noProof/>
            <w:webHidden/>
          </w:rPr>
        </w:r>
        <w:r w:rsidR="006104D8">
          <w:rPr>
            <w:noProof/>
            <w:webHidden/>
          </w:rPr>
          <w:fldChar w:fldCharType="separate"/>
        </w:r>
        <w:r w:rsidR="006104D8">
          <w:rPr>
            <w:noProof/>
            <w:webHidden/>
          </w:rPr>
          <w:t>20</w:t>
        </w:r>
        <w:r w:rsidR="006104D8">
          <w:rPr>
            <w:noProof/>
            <w:webHidden/>
          </w:rPr>
          <w:fldChar w:fldCharType="end"/>
        </w:r>
      </w:hyperlink>
    </w:p>
    <w:p w14:paraId="4DDA7D4D" w14:textId="61525F5F"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09" w:history="1">
        <w:r w:rsidR="006104D8" w:rsidRPr="006657ED">
          <w:rPr>
            <w:rStyle w:val="Hyperlink"/>
            <w:noProof/>
          </w:rPr>
          <w:t>Table 6: Total MICA Score Reliability Statistics</w:t>
        </w:r>
        <w:r w:rsidR="006104D8">
          <w:rPr>
            <w:noProof/>
            <w:webHidden/>
          </w:rPr>
          <w:tab/>
        </w:r>
        <w:r w:rsidR="006104D8">
          <w:rPr>
            <w:noProof/>
            <w:webHidden/>
          </w:rPr>
          <w:fldChar w:fldCharType="begin"/>
        </w:r>
        <w:r w:rsidR="006104D8">
          <w:rPr>
            <w:noProof/>
            <w:webHidden/>
          </w:rPr>
          <w:instrText xml:space="preserve"> PAGEREF _Toc524532309 \h </w:instrText>
        </w:r>
        <w:r w:rsidR="006104D8">
          <w:rPr>
            <w:noProof/>
            <w:webHidden/>
          </w:rPr>
        </w:r>
        <w:r w:rsidR="006104D8">
          <w:rPr>
            <w:noProof/>
            <w:webHidden/>
          </w:rPr>
          <w:fldChar w:fldCharType="separate"/>
        </w:r>
        <w:r w:rsidR="006104D8">
          <w:rPr>
            <w:noProof/>
            <w:webHidden/>
          </w:rPr>
          <w:t>44</w:t>
        </w:r>
        <w:r w:rsidR="006104D8">
          <w:rPr>
            <w:noProof/>
            <w:webHidden/>
          </w:rPr>
          <w:fldChar w:fldCharType="end"/>
        </w:r>
      </w:hyperlink>
    </w:p>
    <w:p w14:paraId="5205C518" w14:textId="48E900B4"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10" w:history="1">
        <w:r w:rsidR="006104D8" w:rsidRPr="006657ED">
          <w:rPr>
            <w:rStyle w:val="Hyperlink"/>
            <w:noProof/>
          </w:rPr>
          <w:t>Table 7 Overall MICA scores by treatment, selection status</w:t>
        </w:r>
        <w:r w:rsidR="006104D8">
          <w:rPr>
            <w:noProof/>
            <w:webHidden/>
          </w:rPr>
          <w:tab/>
        </w:r>
        <w:r w:rsidR="006104D8">
          <w:rPr>
            <w:noProof/>
            <w:webHidden/>
          </w:rPr>
          <w:fldChar w:fldCharType="begin"/>
        </w:r>
        <w:r w:rsidR="006104D8">
          <w:rPr>
            <w:noProof/>
            <w:webHidden/>
          </w:rPr>
          <w:instrText xml:space="preserve"> PAGEREF _Toc524532310 \h </w:instrText>
        </w:r>
        <w:r w:rsidR="006104D8">
          <w:rPr>
            <w:noProof/>
            <w:webHidden/>
          </w:rPr>
        </w:r>
        <w:r w:rsidR="006104D8">
          <w:rPr>
            <w:noProof/>
            <w:webHidden/>
          </w:rPr>
          <w:fldChar w:fldCharType="separate"/>
        </w:r>
        <w:r w:rsidR="006104D8">
          <w:rPr>
            <w:noProof/>
            <w:webHidden/>
          </w:rPr>
          <w:t>45</w:t>
        </w:r>
        <w:r w:rsidR="006104D8">
          <w:rPr>
            <w:noProof/>
            <w:webHidden/>
          </w:rPr>
          <w:fldChar w:fldCharType="end"/>
        </w:r>
      </w:hyperlink>
    </w:p>
    <w:p w14:paraId="4267068E" w14:textId="23F1B8B0"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11" w:history="1">
        <w:r w:rsidR="006104D8" w:rsidRPr="006657ED">
          <w:rPr>
            <w:rStyle w:val="Hyperlink"/>
            <w:noProof/>
          </w:rPr>
          <w:t>Table 8: Average MICA Services Scores by Item and Assignment</w:t>
        </w:r>
        <w:r w:rsidR="006104D8">
          <w:rPr>
            <w:noProof/>
            <w:webHidden/>
          </w:rPr>
          <w:tab/>
        </w:r>
        <w:r w:rsidR="006104D8">
          <w:rPr>
            <w:noProof/>
            <w:webHidden/>
          </w:rPr>
          <w:fldChar w:fldCharType="begin"/>
        </w:r>
        <w:r w:rsidR="006104D8">
          <w:rPr>
            <w:noProof/>
            <w:webHidden/>
          </w:rPr>
          <w:instrText xml:space="preserve"> PAGEREF _Toc524532311 \h </w:instrText>
        </w:r>
        <w:r w:rsidR="006104D8">
          <w:rPr>
            <w:noProof/>
            <w:webHidden/>
          </w:rPr>
        </w:r>
        <w:r w:rsidR="006104D8">
          <w:rPr>
            <w:noProof/>
            <w:webHidden/>
          </w:rPr>
          <w:fldChar w:fldCharType="separate"/>
        </w:r>
        <w:r w:rsidR="006104D8">
          <w:rPr>
            <w:noProof/>
            <w:webHidden/>
          </w:rPr>
          <w:t>47</w:t>
        </w:r>
        <w:r w:rsidR="006104D8">
          <w:rPr>
            <w:noProof/>
            <w:webHidden/>
          </w:rPr>
          <w:fldChar w:fldCharType="end"/>
        </w:r>
      </w:hyperlink>
    </w:p>
    <w:p w14:paraId="05735174" w14:textId="21AD99A2"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12" w:history="1">
        <w:r w:rsidR="006104D8" w:rsidRPr="006657ED">
          <w:rPr>
            <w:rStyle w:val="Hyperlink"/>
            <w:noProof/>
          </w:rPr>
          <w:t>Table 9: Standardized Mean Balance by MICA Item and Municipality Statistics</w:t>
        </w:r>
        <w:r w:rsidR="006104D8">
          <w:rPr>
            <w:noProof/>
            <w:webHidden/>
          </w:rPr>
          <w:tab/>
        </w:r>
        <w:r w:rsidR="006104D8">
          <w:rPr>
            <w:noProof/>
            <w:webHidden/>
          </w:rPr>
          <w:fldChar w:fldCharType="begin"/>
        </w:r>
        <w:r w:rsidR="006104D8">
          <w:rPr>
            <w:noProof/>
            <w:webHidden/>
          </w:rPr>
          <w:instrText xml:space="preserve"> PAGEREF _Toc524532312 \h </w:instrText>
        </w:r>
        <w:r w:rsidR="006104D8">
          <w:rPr>
            <w:noProof/>
            <w:webHidden/>
          </w:rPr>
        </w:r>
        <w:r w:rsidR="006104D8">
          <w:rPr>
            <w:noProof/>
            <w:webHidden/>
          </w:rPr>
          <w:fldChar w:fldCharType="separate"/>
        </w:r>
        <w:r w:rsidR="006104D8">
          <w:rPr>
            <w:noProof/>
            <w:webHidden/>
          </w:rPr>
          <w:t>48</w:t>
        </w:r>
        <w:r w:rsidR="006104D8">
          <w:rPr>
            <w:noProof/>
            <w:webHidden/>
          </w:rPr>
          <w:fldChar w:fldCharType="end"/>
        </w:r>
      </w:hyperlink>
    </w:p>
    <w:p w14:paraId="340876C7" w14:textId="6C2D17C7"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13" w:history="1">
        <w:r w:rsidR="006104D8" w:rsidRPr="006657ED">
          <w:rPr>
            <w:rStyle w:val="Hyperlink"/>
            <w:noProof/>
          </w:rPr>
          <w:t>Table 10: GESI Item Balance Statistics</w:t>
        </w:r>
        <w:r w:rsidR="006104D8">
          <w:rPr>
            <w:noProof/>
            <w:webHidden/>
          </w:rPr>
          <w:tab/>
        </w:r>
        <w:r w:rsidR="006104D8">
          <w:rPr>
            <w:noProof/>
            <w:webHidden/>
          </w:rPr>
          <w:fldChar w:fldCharType="begin"/>
        </w:r>
        <w:r w:rsidR="006104D8">
          <w:rPr>
            <w:noProof/>
            <w:webHidden/>
          </w:rPr>
          <w:instrText xml:space="preserve"> PAGEREF _Toc524532313 \h </w:instrText>
        </w:r>
        <w:r w:rsidR="006104D8">
          <w:rPr>
            <w:noProof/>
            <w:webHidden/>
          </w:rPr>
        </w:r>
        <w:r w:rsidR="006104D8">
          <w:rPr>
            <w:noProof/>
            <w:webHidden/>
          </w:rPr>
          <w:fldChar w:fldCharType="separate"/>
        </w:r>
        <w:r w:rsidR="006104D8">
          <w:rPr>
            <w:noProof/>
            <w:webHidden/>
          </w:rPr>
          <w:t>54</w:t>
        </w:r>
        <w:r w:rsidR="006104D8">
          <w:rPr>
            <w:noProof/>
            <w:webHidden/>
          </w:rPr>
          <w:fldChar w:fldCharType="end"/>
        </w:r>
      </w:hyperlink>
    </w:p>
    <w:p w14:paraId="43C18D81" w14:textId="549E16F1"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14" w:history="1">
        <w:r w:rsidR="006104D8" w:rsidRPr="006657ED">
          <w:rPr>
            <w:rStyle w:val="Hyperlink"/>
            <w:noProof/>
          </w:rPr>
          <w:t>Table 11: Comparison Municipalities with GESI Items Present</w:t>
        </w:r>
        <w:r w:rsidR="006104D8">
          <w:rPr>
            <w:noProof/>
            <w:webHidden/>
          </w:rPr>
          <w:tab/>
        </w:r>
        <w:r w:rsidR="006104D8">
          <w:rPr>
            <w:noProof/>
            <w:webHidden/>
          </w:rPr>
          <w:fldChar w:fldCharType="begin"/>
        </w:r>
        <w:r w:rsidR="006104D8">
          <w:rPr>
            <w:noProof/>
            <w:webHidden/>
          </w:rPr>
          <w:instrText xml:space="preserve"> PAGEREF _Toc524532314 \h </w:instrText>
        </w:r>
        <w:r w:rsidR="006104D8">
          <w:rPr>
            <w:noProof/>
            <w:webHidden/>
          </w:rPr>
        </w:r>
        <w:r w:rsidR="006104D8">
          <w:rPr>
            <w:noProof/>
            <w:webHidden/>
          </w:rPr>
          <w:fldChar w:fldCharType="separate"/>
        </w:r>
        <w:r w:rsidR="006104D8">
          <w:rPr>
            <w:noProof/>
            <w:webHidden/>
          </w:rPr>
          <w:t>54</w:t>
        </w:r>
        <w:r w:rsidR="006104D8">
          <w:rPr>
            <w:noProof/>
            <w:webHidden/>
          </w:rPr>
          <w:fldChar w:fldCharType="end"/>
        </w:r>
      </w:hyperlink>
    </w:p>
    <w:p w14:paraId="735E6633" w14:textId="130153C1"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15" w:history="1">
        <w:r w:rsidR="006104D8" w:rsidRPr="006657ED">
          <w:rPr>
            <w:rStyle w:val="Hyperlink"/>
            <w:noProof/>
          </w:rPr>
          <w:t>Table 12: Number of Ratings per Comparison Municipality</w:t>
        </w:r>
        <w:r w:rsidR="006104D8">
          <w:rPr>
            <w:noProof/>
            <w:webHidden/>
          </w:rPr>
          <w:tab/>
        </w:r>
        <w:r w:rsidR="006104D8">
          <w:rPr>
            <w:noProof/>
            <w:webHidden/>
          </w:rPr>
          <w:fldChar w:fldCharType="begin"/>
        </w:r>
        <w:r w:rsidR="006104D8">
          <w:rPr>
            <w:noProof/>
            <w:webHidden/>
          </w:rPr>
          <w:instrText xml:space="preserve"> PAGEREF _Toc524532315 \h </w:instrText>
        </w:r>
        <w:r w:rsidR="006104D8">
          <w:rPr>
            <w:noProof/>
            <w:webHidden/>
          </w:rPr>
        </w:r>
        <w:r w:rsidR="006104D8">
          <w:rPr>
            <w:noProof/>
            <w:webHidden/>
          </w:rPr>
          <w:fldChar w:fldCharType="separate"/>
        </w:r>
        <w:r w:rsidR="006104D8">
          <w:rPr>
            <w:noProof/>
            <w:webHidden/>
          </w:rPr>
          <w:t>59</w:t>
        </w:r>
        <w:r w:rsidR="006104D8">
          <w:rPr>
            <w:noProof/>
            <w:webHidden/>
          </w:rPr>
          <w:fldChar w:fldCharType="end"/>
        </w:r>
      </w:hyperlink>
    </w:p>
    <w:p w14:paraId="0783B8A7" w14:textId="4C0D6554"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16" w:history="1">
        <w:r w:rsidR="006104D8" w:rsidRPr="006657ED">
          <w:rPr>
            <w:rStyle w:val="Hyperlink"/>
            <w:noProof/>
          </w:rPr>
          <w:t>Table 13: Select MICA items with Scoring Divergence</w:t>
        </w:r>
        <w:r w:rsidR="006104D8">
          <w:rPr>
            <w:noProof/>
            <w:webHidden/>
          </w:rPr>
          <w:tab/>
        </w:r>
        <w:r w:rsidR="006104D8">
          <w:rPr>
            <w:noProof/>
            <w:webHidden/>
          </w:rPr>
          <w:fldChar w:fldCharType="begin"/>
        </w:r>
        <w:r w:rsidR="006104D8">
          <w:rPr>
            <w:noProof/>
            <w:webHidden/>
          </w:rPr>
          <w:instrText xml:space="preserve"> PAGEREF _Toc524532316 \h </w:instrText>
        </w:r>
        <w:r w:rsidR="006104D8">
          <w:rPr>
            <w:noProof/>
            <w:webHidden/>
          </w:rPr>
        </w:r>
        <w:r w:rsidR="006104D8">
          <w:rPr>
            <w:noProof/>
            <w:webHidden/>
          </w:rPr>
          <w:fldChar w:fldCharType="separate"/>
        </w:r>
        <w:r w:rsidR="006104D8">
          <w:rPr>
            <w:noProof/>
            <w:webHidden/>
          </w:rPr>
          <w:t>61</w:t>
        </w:r>
        <w:r w:rsidR="006104D8">
          <w:rPr>
            <w:noProof/>
            <w:webHidden/>
          </w:rPr>
          <w:fldChar w:fldCharType="end"/>
        </w:r>
      </w:hyperlink>
    </w:p>
    <w:p w14:paraId="634F9789" w14:textId="36604EE2"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17" w:history="1">
        <w:r w:rsidR="006104D8" w:rsidRPr="006657ED">
          <w:rPr>
            <w:rStyle w:val="Hyperlink"/>
            <w:noProof/>
          </w:rPr>
          <w:t>Table 14: Overall MICA Score Reliability Statistics</w:t>
        </w:r>
        <w:r w:rsidR="006104D8">
          <w:rPr>
            <w:noProof/>
            <w:webHidden/>
          </w:rPr>
          <w:tab/>
        </w:r>
        <w:r w:rsidR="006104D8">
          <w:rPr>
            <w:noProof/>
            <w:webHidden/>
          </w:rPr>
          <w:fldChar w:fldCharType="begin"/>
        </w:r>
        <w:r w:rsidR="006104D8">
          <w:rPr>
            <w:noProof/>
            <w:webHidden/>
          </w:rPr>
          <w:instrText xml:space="preserve"> PAGEREF _Toc524532317 \h </w:instrText>
        </w:r>
        <w:r w:rsidR="006104D8">
          <w:rPr>
            <w:noProof/>
            <w:webHidden/>
          </w:rPr>
        </w:r>
        <w:r w:rsidR="006104D8">
          <w:rPr>
            <w:noProof/>
            <w:webHidden/>
          </w:rPr>
          <w:fldChar w:fldCharType="separate"/>
        </w:r>
        <w:r w:rsidR="006104D8">
          <w:rPr>
            <w:noProof/>
            <w:webHidden/>
          </w:rPr>
          <w:t>63</w:t>
        </w:r>
        <w:r w:rsidR="006104D8">
          <w:rPr>
            <w:noProof/>
            <w:webHidden/>
          </w:rPr>
          <w:fldChar w:fldCharType="end"/>
        </w:r>
      </w:hyperlink>
    </w:p>
    <w:p w14:paraId="7F755DCC" w14:textId="22A4E3C9"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18" w:history="1">
        <w:r w:rsidR="006104D8" w:rsidRPr="006657ED">
          <w:rPr>
            <w:rStyle w:val="Hyperlink"/>
            <w:noProof/>
          </w:rPr>
          <w:t>Table 15: MICA Service Score Reliability Statistics</w:t>
        </w:r>
        <w:r w:rsidR="006104D8">
          <w:rPr>
            <w:noProof/>
            <w:webHidden/>
          </w:rPr>
          <w:tab/>
        </w:r>
        <w:r w:rsidR="006104D8">
          <w:rPr>
            <w:noProof/>
            <w:webHidden/>
          </w:rPr>
          <w:fldChar w:fldCharType="begin"/>
        </w:r>
        <w:r w:rsidR="006104D8">
          <w:rPr>
            <w:noProof/>
            <w:webHidden/>
          </w:rPr>
          <w:instrText xml:space="preserve"> PAGEREF _Toc524532318 \h </w:instrText>
        </w:r>
        <w:r w:rsidR="006104D8">
          <w:rPr>
            <w:noProof/>
            <w:webHidden/>
          </w:rPr>
        </w:r>
        <w:r w:rsidR="006104D8">
          <w:rPr>
            <w:noProof/>
            <w:webHidden/>
          </w:rPr>
          <w:fldChar w:fldCharType="separate"/>
        </w:r>
        <w:r w:rsidR="006104D8">
          <w:rPr>
            <w:noProof/>
            <w:webHidden/>
          </w:rPr>
          <w:t>63</w:t>
        </w:r>
        <w:r w:rsidR="006104D8">
          <w:rPr>
            <w:noProof/>
            <w:webHidden/>
          </w:rPr>
          <w:fldChar w:fldCharType="end"/>
        </w:r>
      </w:hyperlink>
    </w:p>
    <w:p w14:paraId="549C650D" w14:textId="78463BC2"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19" w:history="1">
        <w:r w:rsidR="006104D8" w:rsidRPr="006657ED">
          <w:rPr>
            <w:rStyle w:val="Hyperlink"/>
            <w:noProof/>
          </w:rPr>
          <w:t>Table 16: MICA Service Score Reliability Statistics</w:t>
        </w:r>
        <w:r w:rsidR="006104D8">
          <w:rPr>
            <w:noProof/>
            <w:webHidden/>
          </w:rPr>
          <w:tab/>
        </w:r>
        <w:r w:rsidR="006104D8">
          <w:rPr>
            <w:noProof/>
            <w:webHidden/>
          </w:rPr>
          <w:fldChar w:fldCharType="begin"/>
        </w:r>
        <w:r w:rsidR="006104D8">
          <w:rPr>
            <w:noProof/>
            <w:webHidden/>
          </w:rPr>
          <w:instrText xml:space="preserve"> PAGEREF _Toc524532319 \h </w:instrText>
        </w:r>
        <w:r w:rsidR="006104D8">
          <w:rPr>
            <w:noProof/>
            <w:webHidden/>
          </w:rPr>
        </w:r>
        <w:r w:rsidR="006104D8">
          <w:rPr>
            <w:noProof/>
            <w:webHidden/>
          </w:rPr>
          <w:fldChar w:fldCharType="separate"/>
        </w:r>
        <w:r w:rsidR="006104D8">
          <w:rPr>
            <w:noProof/>
            <w:webHidden/>
          </w:rPr>
          <w:t>64</w:t>
        </w:r>
        <w:r w:rsidR="006104D8">
          <w:rPr>
            <w:noProof/>
            <w:webHidden/>
          </w:rPr>
          <w:fldChar w:fldCharType="end"/>
        </w:r>
      </w:hyperlink>
    </w:p>
    <w:p w14:paraId="0EDD8D00" w14:textId="65963999"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20" w:history="1">
        <w:r w:rsidR="006104D8" w:rsidRPr="006657ED">
          <w:rPr>
            <w:rStyle w:val="Hyperlink"/>
            <w:noProof/>
          </w:rPr>
          <w:t>Table 17: Select MICA items with Scoring Divergence and Final Scoring</w:t>
        </w:r>
        <w:r w:rsidR="006104D8">
          <w:rPr>
            <w:noProof/>
            <w:webHidden/>
          </w:rPr>
          <w:tab/>
        </w:r>
        <w:r w:rsidR="006104D8">
          <w:rPr>
            <w:noProof/>
            <w:webHidden/>
          </w:rPr>
          <w:fldChar w:fldCharType="begin"/>
        </w:r>
        <w:r w:rsidR="006104D8">
          <w:rPr>
            <w:noProof/>
            <w:webHidden/>
          </w:rPr>
          <w:instrText xml:space="preserve"> PAGEREF _Toc524532320 \h </w:instrText>
        </w:r>
        <w:r w:rsidR="006104D8">
          <w:rPr>
            <w:noProof/>
            <w:webHidden/>
          </w:rPr>
        </w:r>
        <w:r w:rsidR="006104D8">
          <w:rPr>
            <w:noProof/>
            <w:webHidden/>
          </w:rPr>
          <w:fldChar w:fldCharType="separate"/>
        </w:r>
        <w:r w:rsidR="006104D8">
          <w:rPr>
            <w:noProof/>
            <w:webHidden/>
          </w:rPr>
          <w:t>66</w:t>
        </w:r>
        <w:r w:rsidR="006104D8">
          <w:rPr>
            <w:noProof/>
            <w:webHidden/>
          </w:rPr>
          <w:fldChar w:fldCharType="end"/>
        </w:r>
      </w:hyperlink>
    </w:p>
    <w:p w14:paraId="6476F457" w14:textId="45C54CE8"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21" w:history="1">
        <w:r w:rsidR="006104D8" w:rsidRPr="006657ED">
          <w:rPr>
            <w:rStyle w:val="Hyperlink"/>
            <w:noProof/>
          </w:rPr>
          <w:t>Table 18: Detailed MICA Services Items Balance Statistics</w:t>
        </w:r>
        <w:r w:rsidR="006104D8">
          <w:rPr>
            <w:noProof/>
            <w:webHidden/>
          </w:rPr>
          <w:tab/>
        </w:r>
        <w:r w:rsidR="006104D8">
          <w:rPr>
            <w:noProof/>
            <w:webHidden/>
          </w:rPr>
          <w:fldChar w:fldCharType="begin"/>
        </w:r>
        <w:r w:rsidR="006104D8">
          <w:rPr>
            <w:noProof/>
            <w:webHidden/>
          </w:rPr>
          <w:instrText xml:space="preserve"> PAGEREF _Toc524532321 \h </w:instrText>
        </w:r>
        <w:r w:rsidR="006104D8">
          <w:rPr>
            <w:noProof/>
            <w:webHidden/>
          </w:rPr>
        </w:r>
        <w:r w:rsidR="006104D8">
          <w:rPr>
            <w:noProof/>
            <w:webHidden/>
          </w:rPr>
          <w:fldChar w:fldCharType="separate"/>
        </w:r>
        <w:r w:rsidR="006104D8">
          <w:rPr>
            <w:noProof/>
            <w:webHidden/>
          </w:rPr>
          <w:t>84</w:t>
        </w:r>
        <w:r w:rsidR="006104D8">
          <w:rPr>
            <w:noProof/>
            <w:webHidden/>
          </w:rPr>
          <w:fldChar w:fldCharType="end"/>
        </w:r>
      </w:hyperlink>
    </w:p>
    <w:p w14:paraId="4288A86A" w14:textId="0EB0F5F6"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22" w:history="1">
        <w:r w:rsidR="006104D8" w:rsidRPr="006657ED">
          <w:rPr>
            <w:rStyle w:val="Hyperlink"/>
            <w:noProof/>
          </w:rPr>
          <w:t>Table 19: MICA Items Under Municipal Control</w:t>
        </w:r>
        <w:r w:rsidR="006104D8">
          <w:rPr>
            <w:noProof/>
            <w:webHidden/>
          </w:rPr>
          <w:tab/>
        </w:r>
        <w:r w:rsidR="006104D8">
          <w:rPr>
            <w:noProof/>
            <w:webHidden/>
          </w:rPr>
          <w:fldChar w:fldCharType="begin"/>
        </w:r>
        <w:r w:rsidR="006104D8">
          <w:rPr>
            <w:noProof/>
            <w:webHidden/>
          </w:rPr>
          <w:instrText xml:space="preserve"> PAGEREF _Toc524532322 \h </w:instrText>
        </w:r>
        <w:r w:rsidR="006104D8">
          <w:rPr>
            <w:noProof/>
            <w:webHidden/>
          </w:rPr>
        </w:r>
        <w:r w:rsidR="006104D8">
          <w:rPr>
            <w:noProof/>
            <w:webHidden/>
          </w:rPr>
          <w:fldChar w:fldCharType="separate"/>
        </w:r>
        <w:r w:rsidR="006104D8">
          <w:rPr>
            <w:noProof/>
            <w:webHidden/>
          </w:rPr>
          <w:t>88</w:t>
        </w:r>
        <w:r w:rsidR="006104D8">
          <w:rPr>
            <w:noProof/>
            <w:webHidden/>
          </w:rPr>
          <w:fldChar w:fldCharType="end"/>
        </w:r>
      </w:hyperlink>
    </w:p>
    <w:p w14:paraId="2B41782D" w14:textId="57B5A9AD" w:rsidR="006A63F5" w:rsidRPr="00CC7C14" w:rsidRDefault="006A63F5" w:rsidP="006A63F5">
      <w:pPr>
        <w:tabs>
          <w:tab w:val="left" w:pos="8502"/>
        </w:tabs>
        <w:rPr>
          <w:sz w:val="16"/>
          <w:szCs w:val="16"/>
        </w:rPr>
      </w:pPr>
      <w:r w:rsidRPr="00CC7C14">
        <w:fldChar w:fldCharType="end"/>
      </w:r>
    </w:p>
    <w:p w14:paraId="09AC1AC3" w14:textId="1D4B38D7" w:rsidR="006A63F5" w:rsidRPr="00CC7C14" w:rsidRDefault="00FA35E1" w:rsidP="00FA35E1">
      <w:pPr>
        <w:pStyle w:val="Heading12"/>
        <w:spacing w:after="120"/>
        <w:rPr>
          <w:sz w:val="28"/>
          <w:szCs w:val="28"/>
        </w:rPr>
      </w:pPr>
      <w:r w:rsidRPr="00CC7C14">
        <w:rPr>
          <w:sz w:val="28"/>
          <w:szCs w:val="28"/>
        </w:rPr>
        <w:t>FIGURES</w:t>
      </w:r>
    </w:p>
    <w:p w14:paraId="3398BB09" w14:textId="44FF3520" w:rsidR="006104D8" w:rsidRDefault="006A63F5">
      <w:pPr>
        <w:pStyle w:val="TableofFigures"/>
        <w:tabs>
          <w:tab w:val="right" w:leader="dot" w:pos="9350"/>
        </w:tabs>
        <w:rPr>
          <w:rFonts w:asciiTheme="minorHAnsi" w:eastAsiaTheme="minorEastAsia" w:hAnsiTheme="minorHAnsi" w:cstheme="minorBidi"/>
          <w:noProof/>
          <w:szCs w:val="22"/>
        </w:rPr>
      </w:pPr>
      <w:r w:rsidRPr="00CC7C14">
        <w:fldChar w:fldCharType="begin"/>
      </w:r>
      <w:r w:rsidRPr="00CC7C14">
        <w:instrText xml:space="preserve"> TOC \h \z \c "Figure" </w:instrText>
      </w:r>
      <w:r w:rsidRPr="00CC7C14">
        <w:fldChar w:fldCharType="separate"/>
      </w:r>
      <w:hyperlink w:anchor="_Toc524532323" w:history="1">
        <w:r w:rsidR="006104D8" w:rsidRPr="00EA2427">
          <w:rPr>
            <w:rStyle w:val="Hyperlink"/>
            <w:noProof/>
          </w:rPr>
          <w:t>Figure 1 Local government structure</w:t>
        </w:r>
        <w:r w:rsidR="006104D8">
          <w:rPr>
            <w:noProof/>
            <w:webHidden/>
          </w:rPr>
          <w:tab/>
        </w:r>
        <w:r w:rsidR="006104D8">
          <w:rPr>
            <w:noProof/>
            <w:webHidden/>
          </w:rPr>
          <w:fldChar w:fldCharType="begin"/>
        </w:r>
        <w:r w:rsidR="006104D8">
          <w:rPr>
            <w:noProof/>
            <w:webHidden/>
          </w:rPr>
          <w:instrText xml:space="preserve"> PAGEREF _Toc524532323 \h </w:instrText>
        </w:r>
        <w:r w:rsidR="006104D8">
          <w:rPr>
            <w:noProof/>
            <w:webHidden/>
          </w:rPr>
        </w:r>
        <w:r w:rsidR="006104D8">
          <w:rPr>
            <w:noProof/>
            <w:webHidden/>
          </w:rPr>
          <w:fldChar w:fldCharType="separate"/>
        </w:r>
        <w:r w:rsidR="006104D8">
          <w:rPr>
            <w:noProof/>
            <w:webHidden/>
          </w:rPr>
          <w:t>12</w:t>
        </w:r>
        <w:r w:rsidR="006104D8">
          <w:rPr>
            <w:noProof/>
            <w:webHidden/>
          </w:rPr>
          <w:fldChar w:fldCharType="end"/>
        </w:r>
      </w:hyperlink>
    </w:p>
    <w:p w14:paraId="054C1FDD" w14:textId="425DD7FB"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24" w:history="1">
        <w:r w:rsidR="006104D8" w:rsidRPr="00EA2427">
          <w:rPr>
            <w:rStyle w:val="Hyperlink"/>
            <w:noProof/>
          </w:rPr>
          <w:t>Figure 2 Jordan's Governance Structure and CITIES activities</w:t>
        </w:r>
        <w:r w:rsidR="006104D8">
          <w:rPr>
            <w:noProof/>
            <w:webHidden/>
          </w:rPr>
          <w:tab/>
        </w:r>
        <w:r w:rsidR="006104D8">
          <w:rPr>
            <w:noProof/>
            <w:webHidden/>
          </w:rPr>
          <w:fldChar w:fldCharType="begin"/>
        </w:r>
        <w:r w:rsidR="006104D8">
          <w:rPr>
            <w:noProof/>
            <w:webHidden/>
          </w:rPr>
          <w:instrText xml:space="preserve"> PAGEREF _Toc524532324 \h </w:instrText>
        </w:r>
        <w:r w:rsidR="006104D8">
          <w:rPr>
            <w:noProof/>
            <w:webHidden/>
          </w:rPr>
        </w:r>
        <w:r w:rsidR="006104D8">
          <w:rPr>
            <w:noProof/>
            <w:webHidden/>
          </w:rPr>
          <w:fldChar w:fldCharType="separate"/>
        </w:r>
        <w:r w:rsidR="006104D8">
          <w:rPr>
            <w:noProof/>
            <w:webHidden/>
          </w:rPr>
          <w:t>13</w:t>
        </w:r>
        <w:r w:rsidR="006104D8">
          <w:rPr>
            <w:noProof/>
            <w:webHidden/>
          </w:rPr>
          <w:fldChar w:fldCharType="end"/>
        </w:r>
      </w:hyperlink>
    </w:p>
    <w:p w14:paraId="546F21B9" w14:textId="60D9CF6F"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25" w:history="1">
        <w:r w:rsidR="006104D8" w:rsidRPr="00EA2427">
          <w:rPr>
            <w:rStyle w:val="Hyperlink"/>
            <w:noProof/>
          </w:rPr>
          <w:t>Figure 3: Simplified CITIES Theory of Change Diagram</w:t>
        </w:r>
        <w:r w:rsidR="006104D8">
          <w:rPr>
            <w:noProof/>
            <w:webHidden/>
          </w:rPr>
          <w:tab/>
        </w:r>
        <w:r w:rsidR="006104D8">
          <w:rPr>
            <w:noProof/>
            <w:webHidden/>
          </w:rPr>
          <w:fldChar w:fldCharType="begin"/>
        </w:r>
        <w:r w:rsidR="006104D8">
          <w:rPr>
            <w:noProof/>
            <w:webHidden/>
          </w:rPr>
          <w:instrText xml:space="preserve"> PAGEREF _Toc524532325 \h </w:instrText>
        </w:r>
        <w:r w:rsidR="006104D8">
          <w:rPr>
            <w:noProof/>
            <w:webHidden/>
          </w:rPr>
        </w:r>
        <w:r w:rsidR="006104D8">
          <w:rPr>
            <w:noProof/>
            <w:webHidden/>
          </w:rPr>
          <w:fldChar w:fldCharType="separate"/>
        </w:r>
        <w:r w:rsidR="006104D8">
          <w:rPr>
            <w:noProof/>
            <w:webHidden/>
          </w:rPr>
          <w:t>14</w:t>
        </w:r>
        <w:r w:rsidR="006104D8">
          <w:rPr>
            <w:noProof/>
            <w:webHidden/>
          </w:rPr>
          <w:fldChar w:fldCharType="end"/>
        </w:r>
      </w:hyperlink>
    </w:p>
    <w:p w14:paraId="466D9823" w14:textId="0F2C47EC"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26" w:history="1">
        <w:r w:rsidR="006104D8" w:rsidRPr="00EA2427">
          <w:rPr>
            <w:rStyle w:val="Hyperlink"/>
            <w:noProof/>
          </w:rPr>
          <w:t>Figure 4: Evaluation Theory of Change</w:t>
        </w:r>
        <w:r w:rsidR="006104D8">
          <w:rPr>
            <w:noProof/>
            <w:webHidden/>
          </w:rPr>
          <w:tab/>
        </w:r>
        <w:r w:rsidR="006104D8">
          <w:rPr>
            <w:noProof/>
            <w:webHidden/>
          </w:rPr>
          <w:fldChar w:fldCharType="begin"/>
        </w:r>
        <w:r w:rsidR="006104D8">
          <w:rPr>
            <w:noProof/>
            <w:webHidden/>
          </w:rPr>
          <w:instrText xml:space="preserve"> PAGEREF _Toc524532326 \h </w:instrText>
        </w:r>
        <w:r w:rsidR="006104D8">
          <w:rPr>
            <w:noProof/>
            <w:webHidden/>
          </w:rPr>
        </w:r>
        <w:r w:rsidR="006104D8">
          <w:rPr>
            <w:noProof/>
            <w:webHidden/>
          </w:rPr>
          <w:fldChar w:fldCharType="separate"/>
        </w:r>
        <w:r w:rsidR="006104D8">
          <w:rPr>
            <w:noProof/>
            <w:webHidden/>
          </w:rPr>
          <w:t>15</w:t>
        </w:r>
        <w:r w:rsidR="006104D8">
          <w:rPr>
            <w:noProof/>
            <w:webHidden/>
          </w:rPr>
          <w:fldChar w:fldCharType="end"/>
        </w:r>
      </w:hyperlink>
    </w:p>
    <w:p w14:paraId="75726010" w14:textId="10D7A7AA"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27" w:history="1">
        <w:r w:rsidR="006104D8" w:rsidRPr="00EA2427">
          <w:rPr>
            <w:rStyle w:val="Hyperlink"/>
            <w:noProof/>
          </w:rPr>
          <w:t>Figure 5: MICA Item 1.1 Score Count by Assignment</w:t>
        </w:r>
        <w:r w:rsidR="006104D8">
          <w:rPr>
            <w:noProof/>
            <w:webHidden/>
          </w:rPr>
          <w:tab/>
        </w:r>
        <w:r w:rsidR="006104D8">
          <w:rPr>
            <w:noProof/>
            <w:webHidden/>
          </w:rPr>
          <w:fldChar w:fldCharType="begin"/>
        </w:r>
        <w:r w:rsidR="006104D8">
          <w:rPr>
            <w:noProof/>
            <w:webHidden/>
          </w:rPr>
          <w:instrText xml:space="preserve"> PAGEREF _Toc524532327 \h </w:instrText>
        </w:r>
        <w:r w:rsidR="006104D8">
          <w:rPr>
            <w:noProof/>
            <w:webHidden/>
          </w:rPr>
        </w:r>
        <w:r w:rsidR="006104D8">
          <w:rPr>
            <w:noProof/>
            <w:webHidden/>
          </w:rPr>
          <w:fldChar w:fldCharType="separate"/>
        </w:r>
        <w:r w:rsidR="006104D8">
          <w:rPr>
            <w:noProof/>
            <w:webHidden/>
          </w:rPr>
          <w:t>25</w:t>
        </w:r>
        <w:r w:rsidR="006104D8">
          <w:rPr>
            <w:noProof/>
            <w:webHidden/>
          </w:rPr>
          <w:fldChar w:fldCharType="end"/>
        </w:r>
      </w:hyperlink>
    </w:p>
    <w:p w14:paraId="3FDC2E7D" w14:textId="10DC139F"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28" w:history="1">
        <w:r w:rsidR="006104D8" w:rsidRPr="00EA2427">
          <w:rPr>
            <w:rStyle w:val="Hyperlink"/>
            <w:noProof/>
          </w:rPr>
          <w:t>Figure 6: MICA Item 4.6 Score Distribution by Assignment</w:t>
        </w:r>
        <w:r w:rsidR="006104D8">
          <w:rPr>
            <w:noProof/>
            <w:webHidden/>
          </w:rPr>
          <w:tab/>
        </w:r>
        <w:r w:rsidR="006104D8">
          <w:rPr>
            <w:noProof/>
            <w:webHidden/>
          </w:rPr>
          <w:fldChar w:fldCharType="begin"/>
        </w:r>
        <w:r w:rsidR="006104D8">
          <w:rPr>
            <w:noProof/>
            <w:webHidden/>
          </w:rPr>
          <w:instrText xml:space="preserve"> PAGEREF _Toc524532328 \h </w:instrText>
        </w:r>
        <w:r w:rsidR="006104D8">
          <w:rPr>
            <w:noProof/>
            <w:webHidden/>
          </w:rPr>
        </w:r>
        <w:r w:rsidR="006104D8">
          <w:rPr>
            <w:noProof/>
            <w:webHidden/>
          </w:rPr>
          <w:fldChar w:fldCharType="separate"/>
        </w:r>
        <w:r w:rsidR="006104D8">
          <w:rPr>
            <w:noProof/>
            <w:webHidden/>
          </w:rPr>
          <w:t>26</w:t>
        </w:r>
        <w:r w:rsidR="006104D8">
          <w:rPr>
            <w:noProof/>
            <w:webHidden/>
          </w:rPr>
          <w:fldChar w:fldCharType="end"/>
        </w:r>
      </w:hyperlink>
    </w:p>
    <w:p w14:paraId="7CF041CE" w14:textId="21497BC7" w:rsidR="006104D8" w:rsidRDefault="000E4344">
      <w:pPr>
        <w:pStyle w:val="TableofFigures"/>
        <w:tabs>
          <w:tab w:val="right" w:leader="dot" w:pos="9350"/>
        </w:tabs>
        <w:rPr>
          <w:rFonts w:asciiTheme="minorHAnsi" w:eastAsiaTheme="minorEastAsia" w:hAnsiTheme="minorHAnsi" w:cstheme="minorBidi"/>
          <w:noProof/>
          <w:szCs w:val="22"/>
        </w:rPr>
      </w:pPr>
      <w:hyperlink r:id="rId11" w:anchor="_Toc524532329" w:history="1">
        <w:r w:rsidR="006104D8" w:rsidRPr="00EA2427">
          <w:rPr>
            <w:rStyle w:val="Hyperlink"/>
            <w:noProof/>
          </w:rPr>
          <w:t>Figure 7: Item 7.2 MICA Scores by Assignment</w:t>
        </w:r>
        <w:r w:rsidR="006104D8">
          <w:rPr>
            <w:noProof/>
            <w:webHidden/>
          </w:rPr>
          <w:tab/>
        </w:r>
        <w:r w:rsidR="006104D8">
          <w:rPr>
            <w:noProof/>
            <w:webHidden/>
          </w:rPr>
          <w:fldChar w:fldCharType="begin"/>
        </w:r>
        <w:r w:rsidR="006104D8">
          <w:rPr>
            <w:noProof/>
            <w:webHidden/>
          </w:rPr>
          <w:instrText xml:space="preserve"> PAGEREF _Toc524532329 \h </w:instrText>
        </w:r>
        <w:r w:rsidR="006104D8">
          <w:rPr>
            <w:noProof/>
            <w:webHidden/>
          </w:rPr>
        </w:r>
        <w:r w:rsidR="006104D8">
          <w:rPr>
            <w:noProof/>
            <w:webHidden/>
          </w:rPr>
          <w:fldChar w:fldCharType="separate"/>
        </w:r>
        <w:r w:rsidR="006104D8">
          <w:rPr>
            <w:noProof/>
            <w:webHidden/>
          </w:rPr>
          <w:t>27</w:t>
        </w:r>
        <w:r w:rsidR="006104D8">
          <w:rPr>
            <w:noProof/>
            <w:webHidden/>
          </w:rPr>
          <w:fldChar w:fldCharType="end"/>
        </w:r>
      </w:hyperlink>
    </w:p>
    <w:p w14:paraId="28197838" w14:textId="2768BC8E" w:rsidR="006104D8" w:rsidRDefault="000E4344">
      <w:pPr>
        <w:pStyle w:val="TableofFigures"/>
        <w:tabs>
          <w:tab w:val="right" w:leader="dot" w:pos="9350"/>
        </w:tabs>
        <w:rPr>
          <w:rFonts w:asciiTheme="minorHAnsi" w:eastAsiaTheme="minorEastAsia" w:hAnsiTheme="minorHAnsi" w:cstheme="minorBidi"/>
          <w:noProof/>
          <w:szCs w:val="22"/>
        </w:rPr>
      </w:pPr>
      <w:hyperlink r:id="rId12" w:anchor="_Toc524532330" w:history="1">
        <w:r w:rsidR="006104D8" w:rsidRPr="00EA2427">
          <w:rPr>
            <w:rStyle w:val="Hyperlink"/>
            <w:noProof/>
          </w:rPr>
          <w:t>Figure 8: MICA Item 3.3 Scores by Assignment</w:t>
        </w:r>
        <w:r w:rsidR="006104D8">
          <w:rPr>
            <w:noProof/>
            <w:webHidden/>
          </w:rPr>
          <w:tab/>
        </w:r>
        <w:r w:rsidR="006104D8">
          <w:rPr>
            <w:noProof/>
            <w:webHidden/>
          </w:rPr>
          <w:fldChar w:fldCharType="begin"/>
        </w:r>
        <w:r w:rsidR="006104D8">
          <w:rPr>
            <w:noProof/>
            <w:webHidden/>
          </w:rPr>
          <w:instrText xml:space="preserve"> PAGEREF _Toc524532330 \h </w:instrText>
        </w:r>
        <w:r w:rsidR="006104D8">
          <w:rPr>
            <w:noProof/>
            <w:webHidden/>
          </w:rPr>
        </w:r>
        <w:r w:rsidR="006104D8">
          <w:rPr>
            <w:noProof/>
            <w:webHidden/>
          </w:rPr>
          <w:fldChar w:fldCharType="separate"/>
        </w:r>
        <w:r w:rsidR="006104D8">
          <w:rPr>
            <w:noProof/>
            <w:webHidden/>
          </w:rPr>
          <w:t>29</w:t>
        </w:r>
        <w:r w:rsidR="006104D8">
          <w:rPr>
            <w:noProof/>
            <w:webHidden/>
          </w:rPr>
          <w:fldChar w:fldCharType="end"/>
        </w:r>
      </w:hyperlink>
    </w:p>
    <w:p w14:paraId="7425C3E6" w14:textId="14EB15F4"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31" w:history="1">
        <w:r w:rsidR="006104D8" w:rsidRPr="00EA2427">
          <w:rPr>
            <w:rStyle w:val="Hyperlink"/>
            <w:noProof/>
          </w:rPr>
          <w:t>Figure 9: MICA Item 3.2 LDU Planning Scores by Assignment</w:t>
        </w:r>
        <w:r w:rsidR="006104D8">
          <w:rPr>
            <w:noProof/>
            <w:webHidden/>
          </w:rPr>
          <w:tab/>
        </w:r>
        <w:r w:rsidR="006104D8">
          <w:rPr>
            <w:noProof/>
            <w:webHidden/>
          </w:rPr>
          <w:fldChar w:fldCharType="begin"/>
        </w:r>
        <w:r w:rsidR="006104D8">
          <w:rPr>
            <w:noProof/>
            <w:webHidden/>
          </w:rPr>
          <w:instrText xml:space="preserve"> PAGEREF _Toc524532331 \h </w:instrText>
        </w:r>
        <w:r w:rsidR="006104D8">
          <w:rPr>
            <w:noProof/>
            <w:webHidden/>
          </w:rPr>
        </w:r>
        <w:r w:rsidR="006104D8">
          <w:rPr>
            <w:noProof/>
            <w:webHidden/>
          </w:rPr>
          <w:fldChar w:fldCharType="separate"/>
        </w:r>
        <w:r w:rsidR="006104D8">
          <w:rPr>
            <w:noProof/>
            <w:webHidden/>
          </w:rPr>
          <w:t>30</w:t>
        </w:r>
        <w:r w:rsidR="006104D8">
          <w:rPr>
            <w:noProof/>
            <w:webHidden/>
          </w:rPr>
          <w:fldChar w:fldCharType="end"/>
        </w:r>
      </w:hyperlink>
    </w:p>
    <w:p w14:paraId="67D93A4D" w14:textId="5DE9939A"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32" w:history="1">
        <w:r w:rsidR="006104D8" w:rsidRPr="00EA2427">
          <w:rPr>
            <w:rStyle w:val="Hyperlink"/>
            <w:noProof/>
          </w:rPr>
          <w:t>Figure 10: MICA Item 8.1 Score Distribution by Assignment</w:t>
        </w:r>
        <w:r w:rsidR="006104D8">
          <w:rPr>
            <w:noProof/>
            <w:webHidden/>
          </w:rPr>
          <w:tab/>
        </w:r>
        <w:r w:rsidR="006104D8">
          <w:rPr>
            <w:noProof/>
            <w:webHidden/>
          </w:rPr>
          <w:fldChar w:fldCharType="begin"/>
        </w:r>
        <w:r w:rsidR="006104D8">
          <w:rPr>
            <w:noProof/>
            <w:webHidden/>
          </w:rPr>
          <w:instrText xml:space="preserve"> PAGEREF _Toc524532332 \h </w:instrText>
        </w:r>
        <w:r w:rsidR="006104D8">
          <w:rPr>
            <w:noProof/>
            <w:webHidden/>
          </w:rPr>
        </w:r>
        <w:r w:rsidR="006104D8">
          <w:rPr>
            <w:noProof/>
            <w:webHidden/>
          </w:rPr>
          <w:fldChar w:fldCharType="separate"/>
        </w:r>
        <w:r w:rsidR="006104D8">
          <w:rPr>
            <w:noProof/>
            <w:webHidden/>
          </w:rPr>
          <w:t>32</w:t>
        </w:r>
        <w:r w:rsidR="006104D8">
          <w:rPr>
            <w:noProof/>
            <w:webHidden/>
          </w:rPr>
          <w:fldChar w:fldCharType="end"/>
        </w:r>
      </w:hyperlink>
    </w:p>
    <w:p w14:paraId="139E7D9B" w14:textId="1B280494"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33" w:history="1">
        <w:r w:rsidR="006104D8" w:rsidRPr="00EA2427">
          <w:rPr>
            <w:rStyle w:val="Hyperlink"/>
            <w:noProof/>
          </w:rPr>
          <w:t>Figure 11: Budget Expenditure Across Assignment Groups</w:t>
        </w:r>
        <w:r w:rsidR="006104D8">
          <w:rPr>
            <w:noProof/>
            <w:webHidden/>
          </w:rPr>
          <w:tab/>
        </w:r>
        <w:r w:rsidR="006104D8">
          <w:rPr>
            <w:noProof/>
            <w:webHidden/>
          </w:rPr>
          <w:fldChar w:fldCharType="begin"/>
        </w:r>
        <w:r w:rsidR="006104D8">
          <w:rPr>
            <w:noProof/>
            <w:webHidden/>
          </w:rPr>
          <w:instrText xml:space="preserve"> PAGEREF _Toc524532333 \h </w:instrText>
        </w:r>
        <w:r w:rsidR="006104D8">
          <w:rPr>
            <w:noProof/>
            <w:webHidden/>
          </w:rPr>
        </w:r>
        <w:r w:rsidR="006104D8">
          <w:rPr>
            <w:noProof/>
            <w:webHidden/>
          </w:rPr>
          <w:fldChar w:fldCharType="separate"/>
        </w:r>
        <w:r w:rsidR="006104D8">
          <w:rPr>
            <w:noProof/>
            <w:webHidden/>
          </w:rPr>
          <w:t>33</w:t>
        </w:r>
        <w:r w:rsidR="006104D8">
          <w:rPr>
            <w:noProof/>
            <w:webHidden/>
          </w:rPr>
          <w:fldChar w:fldCharType="end"/>
        </w:r>
      </w:hyperlink>
    </w:p>
    <w:p w14:paraId="424570C9" w14:textId="038A76E9"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34" w:history="1">
        <w:r w:rsidR="006104D8" w:rsidRPr="00EA2427">
          <w:rPr>
            <w:rStyle w:val="Hyperlink"/>
            <w:noProof/>
          </w:rPr>
          <w:t>Figure 6: Distribution of MICA Services Item Scores by Assignment Group</w:t>
        </w:r>
        <w:r w:rsidR="006104D8">
          <w:rPr>
            <w:noProof/>
            <w:webHidden/>
          </w:rPr>
          <w:tab/>
        </w:r>
        <w:r w:rsidR="006104D8">
          <w:rPr>
            <w:noProof/>
            <w:webHidden/>
          </w:rPr>
          <w:fldChar w:fldCharType="begin"/>
        </w:r>
        <w:r w:rsidR="006104D8">
          <w:rPr>
            <w:noProof/>
            <w:webHidden/>
          </w:rPr>
          <w:instrText xml:space="preserve"> PAGEREF _Toc524532334 \h </w:instrText>
        </w:r>
        <w:r w:rsidR="006104D8">
          <w:rPr>
            <w:noProof/>
            <w:webHidden/>
          </w:rPr>
        </w:r>
        <w:r w:rsidR="006104D8">
          <w:rPr>
            <w:noProof/>
            <w:webHidden/>
          </w:rPr>
          <w:fldChar w:fldCharType="separate"/>
        </w:r>
        <w:r w:rsidR="006104D8">
          <w:rPr>
            <w:noProof/>
            <w:webHidden/>
          </w:rPr>
          <w:t>41</w:t>
        </w:r>
        <w:r w:rsidR="006104D8">
          <w:rPr>
            <w:noProof/>
            <w:webHidden/>
          </w:rPr>
          <w:fldChar w:fldCharType="end"/>
        </w:r>
      </w:hyperlink>
    </w:p>
    <w:p w14:paraId="7D04A1D0" w14:textId="2C4ABB40" w:rsidR="006104D8" w:rsidRDefault="000E4344">
      <w:pPr>
        <w:pStyle w:val="TableofFigures"/>
        <w:tabs>
          <w:tab w:val="right" w:leader="dot" w:pos="9350"/>
        </w:tabs>
        <w:rPr>
          <w:rFonts w:asciiTheme="minorHAnsi" w:eastAsiaTheme="minorEastAsia" w:hAnsiTheme="minorHAnsi" w:cstheme="minorBidi"/>
          <w:noProof/>
          <w:szCs w:val="22"/>
        </w:rPr>
      </w:pPr>
      <w:hyperlink r:id="rId13" w:anchor="_Toc524532335" w:history="1">
        <w:r w:rsidR="006104D8" w:rsidRPr="00EA2427">
          <w:rPr>
            <w:rStyle w:val="Hyperlink"/>
            <w:noProof/>
          </w:rPr>
          <w:t>Figure 7: Total MICA Error by Comparison Municipality</w:t>
        </w:r>
        <w:r w:rsidR="006104D8">
          <w:rPr>
            <w:noProof/>
            <w:webHidden/>
          </w:rPr>
          <w:tab/>
        </w:r>
        <w:r w:rsidR="006104D8">
          <w:rPr>
            <w:noProof/>
            <w:webHidden/>
          </w:rPr>
          <w:fldChar w:fldCharType="begin"/>
        </w:r>
        <w:r w:rsidR="006104D8">
          <w:rPr>
            <w:noProof/>
            <w:webHidden/>
          </w:rPr>
          <w:instrText xml:space="preserve"> PAGEREF _Toc524532335 \h </w:instrText>
        </w:r>
        <w:r w:rsidR="006104D8">
          <w:rPr>
            <w:noProof/>
            <w:webHidden/>
          </w:rPr>
        </w:r>
        <w:r w:rsidR="006104D8">
          <w:rPr>
            <w:noProof/>
            <w:webHidden/>
          </w:rPr>
          <w:fldChar w:fldCharType="separate"/>
        </w:r>
        <w:r w:rsidR="006104D8">
          <w:rPr>
            <w:noProof/>
            <w:webHidden/>
          </w:rPr>
          <w:t>44</w:t>
        </w:r>
        <w:r w:rsidR="006104D8">
          <w:rPr>
            <w:noProof/>
            <w:webHidden/>
          </w:rPr>
          <w:fldChar w:fldCharType="end"/>
        </w:r>
      </w:hyperlink>
    </w:p>
    <w:p w14:paraId="35C09DC0" w14:textId="4DCE5F36"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36" w:history="1">
        <w:r w:rsidR="006104D8" w:rsidRPr="00EA2427">
          <w:rPr>
            <w:rStyle w:val="Hyperlink"/>
            <w:noProof/>
          </w:rPr>
          <w:t>Figure 9: Item 5.1 Score Distribution by Assignment</w:t>
        </w:r>
        <w:r w:rsidR="006104D8">
          <w:rPr>
            <w:noProof/>
            <w:webHidden/>
          </w:rPr>
          <w:tab/>
        </w:r>
        <w:r w:rsidR="006104D8">
          <w:rPr>
            <w:noProof/>
            <w:webHidden/>
          </w:rPr>
          <w:fldChar w:fldCharType="begin"/>
        </w:r>
        <w:r w:rsidR="006104D8">
          <w:rPr>
            <w:noProof/>
            <w:webHidden/>
          </w:rPr>
          <w:instrText xml:space="preserve"> PAGEREF _Toc524532336 \h </w:instrText>
        </w:r>
        <w:r w:rsidR="006104D8">
          <w:rPr>
            <w:noProof/>
            <w:webHidden/>
          </w:rPr>
        </w:r>
        <w:r w:rsidR="006104D8">
          <w:rPr>
            <w:noProof/>
            <w:webHidden/>
          </w:rPr>
          <w:fldChar w:fldCharType="separate"/>
        </w:r>
        <w:r w:rsidR="006104D8">
          <w:rPr>
            <w:noProof/>
            <w:webHidden/>
          </w:rPr>
          <w:t>49</w:t>
        </w:r>
        <w:r w:rsidR="006104D8">
          <w:rPr>
            <w:noProof/>
            <w:webHidden/>
          </w:rPr>
          <w:fldChar w:fldCharType="end"/>
        </w:r>
      </w:hyperlink>
    </w:p>
    <w:p w14:paraId="3970ABE3" w14:textId="417EF02B"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37" w:history="1">
        <w:r w:rsidR="006104D8" w:rsidRPr="00EA2427">
          <w:rPr>
            <w:rStyle w:val="Hyperlink"/>
            <w:noProof/>
          </w:rPr>
          <w:t>Figure 10: Item 7.2 Score Distribution by Assignment</w:t>
        </w:r>
        <w:r w:rsidR="006104D8">
          <w:rPr>
            <w:noProof/>
            <w:webHidden/>
          </w:rPr>
          <w:tab/>
        </w:r>
        <w:r w:rsidR="006104D8">
          <w:rPr>
            <w:noProof/>
            <w:webHidden/>
          </w:rPr>
          <w:fldChar w:fldCharType="begin"/>
        </w:r>
        <w:r w:rsidR="006104D8">
          <w:rPr>
            <w:noProof/>
            <w:webHidden/>
          </w:rPr>
          <w:instrText xml:space="preserve"> PAGEREF _Toc524532337 \h </w:instrText>
        </w:r>
        <w:r w:rsidR="006104D8">
          <w:rPr>
            <w:noProof/>
            <w:webHidden/>
          </w:rPr>
        </w:r>
        <w:r w:rsidR="006104D8">
          <w:rPr>
            <w:noProof/>
            <w:webHidden/>
          </w:rPr>
          <w:fldChar w:fldCharType="separate"/>
        </w:r>
        <w:r w:rsidR="006104D8">
          <w:rPr>
            <w:noProof/>
            <w:webHidden/>
          </w:rPr>
          <w:t>50</w:t>
        </w:r>
        <w:r w:rsidR="006104D8">
          <w:rPr>
            <w:noProof/>
            <w:webHidden/>
          </w:rPr>
          <w:fldChar w:fldCharType="end"/>
        </w:r>
      </w:hyperlink>
    </w:p>
    <w:p w14:paraId="327EF4D7" w14:textId="686D3163" w:rsidR="006104D8" w:rsidRDefault="000E4344">
      <w:pPr>
        <w:pStyle w:val="TableofFigures"/>
        <w:tabs>
          <w:tab w:val="right" w:leader="dot" w:pos="9350"/>
        </w:tabs>
        <w:rPr>
          <w:rFonts w:asciiTheme="minorHAnsi" w:eastAsiaTheme="minorEastAsia" w:hAnsiTheme="minorHAnsi" w:cstheme="minorBidi"/>
          <w:noProof/>
          <w:szCs w:val="22"/>
        </w:rPr>
      </w:pPr>
      <w:hyperlink r:id="rId14" w:anchor="_Toc524532338" w:history="1">
        <w:r w:rsidR="006104D8" w:rsidRPr="00EA2427">
          <w:rPr>
            <w:rStyle w:val="Hyperlink"/>
            <w:noProof/>
          </w:rPr>
          <w:t>Figure 11: Total MICA Scores by Assignment</w:t>
        </w:r>
        <w:r w:rsidR="006104D8">
          <w:rPr>
            <w:noProof/>
            <w:webHidden/>
          </w:rPr>
          <w:tab/>
        </w:r>
        <w:r w:rsidR="006104D8">
          <w:rPr>
            <w:noProof/>
            <w:webHidden/>
          </w:rPr>
          <w:fldChar w:fldCharType="begin"/>
        </w:r>
        <w:r w:rsidR="006104D8">
          <w:rPr>
            <w:noProof/>
            <w:webHidden/>
          </w:rPr>
          <w:instrText xml:space="preserve"> PAGEREF _Toc524532338 \h </w:instrText>
        </w:r>
        <w:r w:rsidR="006104D8">
          <w:rPr>
            <w:noProof/>
            <w:webHidden/>
          </w:rPr>
        </w:r>
        <w:r w:rsidR="006104D8">
          <w:rPr>
            <w:noProof/>
            <w:webHidden/>
          </w:rPr>
          <w:fldChar w:fldCharType="separate"/>
        </w:r>
        <w:r w:rsidR="006104D8">
          <w:rPr>
            <w:noProof/>
            <w:webHidden/>
          </w:rPr>
          <w:t>51</w:t>
        </w:r>
        <w:r w:rsidR="006104D8">
          <w:rPr>
            <w:noProof/>
            <w:webHidden/>
          </w:rPr>
          <w:fldChar w:fldCharType="end"/>
        </w:r>
      </w:hyperlink>
    </w:p>
    <w:p w14:paraId="4B83999F" w14:textId="6417A0F2"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39" w:history="1">
        <w:r w:rsidR="006104D8" w:rsidRPr="00EA2427">
          <w:rPr>
            <w:rStyle w:val="Hyperlink"/>
            <w:noProof/>
          </w:rPr>
          <w:t>Figure 12: Average Service Scores by Region</w:t>
        </w:r>
        <w:r w:rsidR="006104D8">
          <w:rPr>
            <w:noProof/>
            <w:webHidden/>
          </w:rPr>
          <w:tab/>
        </w:r>
        <w:r w:rsidR="006104D8">
          <w:rPr>
            <w:noProof/>
            <w:webHidden/>
          </w:rPr>
          <w:fldChar w:fldCharType="begin"/>
        </w:r>
        <w:r w:rsidR="006104D8">
          <w:rPr>
            <w:noProof/>
            <w:webHidden/>
          </w:rPr>
          <w:instrText xml:space="preserve"> PAGEREF _Toc524532339 \h </w:instrText>
        </w:r>
        <w:r w:rsidR="006104D8">
          <w:rPr>
            <w:noProof/>
            <w:webHidden/>
          </w:rPr>
        </w:r>
        <w:r w:rsidR="006104D8">
          <w:rPr>
            <w:noProof/>
            <w:webHidden/>
          </w:rPr>
          <w:fldChar w:fldCharType="separate"/>
        </w:r>
        <w:r w:rsidR="006104D8">
          <w:rPr>
            <w:noProof/>
            <w:webHidden/>
          </w:rPr>
          <w:t>53</w:t>
        </w:r>
        <w:r w:rsidR="006104D8">
          <w:rPr>
            <w:noProof/>
            <w:webHidden/>
          </w:rPr>
          <w:fldChar w:fldCharType="end"/>
        </w:r>
      </w:hyperlink>
    </w:p>
    <w:p w14:paraId="12A94779" w14:textId="7CEFC726"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40" w:history="1">
        <w:r w:rsidR="006104D8" w:rsidRPr="00EA2427">
          <w:rPr>
            <w:rStyle w:val="Hyperlink"/>
            <w:noProof/>
          </w:rPr>
          <w:t>Figure 13: Distribution of MICA Scores by GESI Presence and Assignment</w:t>
        </w:r>
        <w:r w:rsidR="006104D8">
          <w:rPr>
            <w:noProof/>
            <w:webHidden/>
          </w:rPr>
          <w:tab/>
        </w:r>
        <w:r w:rsidR="006104D8">
          <w:rPr>
            <w:noProof/>
            <w:webHidden/>
          </w:rPr>
          <w:fldChar w:fldCharType="begin"/>
        </w:r>
        <w:r w:rsidR="006104D8">
          <w:rPr>
            <w:noProof/>
            <w:webHidden/>
          </w:rPr>
          <w:instrText xml:space="preserve"> PAGEREF _Toc524532340 \h </w:instrText>
        </w:r>
        <w:r w:rsidR="006104D8">
          <w:rPr>
            <w:noProof/>
            <w:webHidden/>
          </w:rPr>
        </w:r>
        <w:r w:rsidR="006104D8">
          <w:rPr>
            <w:noProof/>
            <w:webHidden/>
          </w:rPr>
          <w:fldChar w:fldCharType="separate"/>
        </w:r>
        <w:r w:rsidR="006104D8">
          <w:rPr>
            <w:noProof/>
            <w:webHidden/>
          </w:rPr>
          <w:t>55</w:t>
        </w:r>
        <w:r w:rsidR="006104D8">
          <w:rPr>
            <w:noProof/>
            <w:webHidden/>
          </w:rPr>
          <w:fldChar w:fldCharType="end"/>
        </w:r>
      </w:hyperlink>
    </w:p>
    <w:p w14:paraId="0327B737" w14:textId="71B5D614"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41" w:history="1">
        <w:r w:rsidR="006104D8" w:rsidRPr="00EA2427">
          <w:rPr>
            <w:rStyle w:val="Hyperlink"/>
            <w:noProof/>
          </w:rPr>
          <w:t>Figure 14: Distribution of MICA Scores by Enumerator</w:t>
        </w:r>
        <w:r w:rsidR="006104D8">
          <w:rPr>
            <w:noProof/>
            <w:webHidden/>
          </w:rPr>
          <w:tab/>
        </w:r>
        <w:r w:rsidR="006104D8">
          <w:rPr>
            <w:noProof/>
            <w:webHidden/>
          </w:rPr>
          <w:fldChar w:fldCharType="begin"/>
        </w:r>
        <w:r w:rsidR="006104D8">
          <w:rPr>
            <w:noProof/>
            <w:webHidden/>
          </w:rPr>
          <w:instrText xml:space="preserve"> PAGEREF _Toc524532341 \h </w:instrText>
        </w:r>
        <w:r w:rsidR="006104D8">
          <w:rPr>
            <w:noProof/>
            <w:webHidden/>
          </w:rPr>
        </w:r>
        <w:r w:rsidR="006104D8">
          <w:rPr>
            <w:noProof/>
            <w:webHidden/>
          </w:rPr>
          <w:fldChar w:fldCharType="separate"/>
        </w:r>
        <w:r w:rsidR="006104D8">
          <w:rPr>
            <w:noProof/>
            <w:webHidden/>
          </w:rPr>
          <w:t>60</w:t>
        </w:r>
        <w:r w:rsidR="006104D8">
          <w:rPr>
            <w:noProof/>
            <w:webHidden/>
          </w:rPr>
          <w:fldChar w:fldCharType="end"/>
        </w:r>
      </w:hyperlink>
    </w:p>
    <w:p w14:paraId="25AC6CAF" w14:textId="632A749C"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42" w:history="1">
        <w:r w:rsidR="006104D8" w:rsidRPr="00EA2427">
          <w:rPr>
            <w:rStyle w:val="Hyperlink"/>
            <w:noProof/>
          </w:rPr>
          <w:t>Figure 15: Distribution of Initial and Final MICA Scores</w:t>
        </w:r>
        <w:r w:rsidR="006104D8">
          <w:rPr>
            <w:noProof/>
            <w:webHidden/>
          </w:rPr>
          <w:tab/>
        </w:r>
        <w:r w:rsidR="006104D8">
          <w:rPr>
            <w:noProof/>
            <w:webHidden/>
          </w:rPr>
          <w:fldChar w:fldCharType="begin"/>
        </w:r>
        <w:r w:rsidR="006104D8">
          <w:rPr>
            <w:noProof/>
            <w:webHidden/>
          </w:rPr>
          <w:instrText xml:space="preserve"> PAGEREF _Toc524532342 \h </w:instrText>
        </w:r>
        <w:r w:rsidR="006104D8">
          <w:rPr>
            <w:noProof/>
            <w:webHidden/>
          </w:rPr>
        </w:r>
        <w:r w:rsidR="006104D8">
          <w:rPr>
            <w:noProof/>
            <w:webHidden/>
          </w:rPr>
          <w:fldChar w:fldCharType="separate"/>
        </w:r>
        <w:r w:rsidR="006104D8">
          <w:rPr>
            <w:noProof/>
            <w:webHidden/>
          </w:rPr>
          <w:t>67</w:t>
        </w:r>
        <w:r w:rsidR="006104D8">
          <w:rPr>
            <w:noProof/>
            <w:webHidden/>
          </w:rPr>
          <w:fldChar w:fldCharType="end"/>
        </w:r>
      </w:hyperlink>
    </w:p>
    <w:p w14:paraId="62D235CA" w14:textId="2CD07B1C"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43" w:history="1">
        <w:r w:rsidR="006104D8" w:rsidRPr="00EA2427">
          <w:rPr>
            <w:rStyle w:val="Hyperlink"/>
            <w:noProof/>
          </w:rPr>
          <w:t>Figure 16: Change in MICA Services Scores for Jizah</w:t>
        </w:r>
        <w:r w:rsidR="006104D8">
          <w:rPr>
            <w:noProof/>
            <w:webHidden/>
          </w:rPr>
          <w:tab/>
        </w:r>
        <w:r w:rsidR="006104D8">
          <w:rPr>
            <w:noProof/>
            <w:webHidden/>
          </w:rPr>
          <w:fldChar w:fldCharType="begin"/>
        </w:r>
        <w:r w:rsidR="006104D8">
          <w:rPr>
            <w:noProof/>
            <w:webHidden/>
          </w:rPr>
          <w:instrText xml:space="preserve"> PAGEREF _Toc524532343 \h </w:instrText>
        </w:r>
        <w:r w:rsidR="006104D8">
          <w:rPr>
            <w:noProof/>
            <w:webHidden/>
          </w:rPr>
        </w:r>
        <w:r w:rsidR="006104D8">
          <w:rPr>
            <w:noProof/>
            <w:webHidden/>
          </w:rPr>
          <w:fldChar w:fldCharType="separate"/>
        </w:r>
        <w:r w:rsidR="006104D8">
          <w:rPr>
            <w:noProof/>
            <w:webHidden/>
          </w:rPr>
          <w:t>68</w:t>
        </w:r>
        <w:r w:rsidR="006104D8">
          <w:rPr>
            <w:noProof/>
            <w:webHidden/>
          </w:rPr>
          <w:fldChar w:fldCharType="end"/>
        </w:r>
      </w:hyperlink>
    </w:p>
    <w:p w14:paraId="35666A6A" w14:textId="6D62CEB1"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44" w:history="1">
        <w:r w:rsidR="006104D8" w:rsidRPr="00EA2427">
          <w:rPr>
            <w:rStyle w:val="Hyperlink"/>
            <w:noProof/>
          </w:rPr>
          <w:t>Figure 17: Changes in MICA GESI Scores for Mazar Jadeda</w:t>
        </w:r>
        <w:r w:rsidR="006104D8">
          <w:rPr>
            <w:noProof/>
            <w:webHidden/>
          </w:rPr>
          <w:tab/>
        </w:r>
        <w:r w:rsidR="006104D8">
          <w:rPr>
            <w:noProof/>
            <w:webHidden/>
          </w:rPr>
          <w:fldChar w:fldCharType="begin"/>
        </w:r>
        <w:r w:rsidR="006104D8">
          <w:rPr>
            <w:noProof/>
            <w:webHidden/>
          </w:rPr>
          <w:instrText xml:space="preserve"> PAGEREF _Toc524532344 \h </w:instrText>
        </w:r>
        <w:r w:rsidR="006104D8">
          <w:rPr>
            <w:noProof/>
            <w:webHidden/>
          </w:rPr>
        </w:r>
        <w:r w:rsidR="006104D8">
          <w:rPr>
            <w:noProof/>
            <w:webHidden/>
          </w:rPr>
          <w:fldChar w:fldCharType="separate"/>
        </w:r>
        <w:r w:rsidR="006104D8">
          <w:rPr>
            <w:noProof/>
            <w:webHidden/>
          </w:rPr>
          <w:t>69</w:t>
        </w:r>
        <w:r w:rsidR="006104D8">
          <w:rPr>
            <w:noProof/>
            <w:webHidden/>
          </w:rPr>
          <w:fldChar w:fldCharType="end"/>
        </w:r>
      </w:hyperlink>
    </w:p>
    <w:p w14:paraId="350D2ACB" w14:textId="5879E8F8"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45" w:history="1">
        <w:r w:rsidR="006104D8" w:rsidRPr="00EA2427">
          <w:rPr>
            <w:rStyle w:val="Hyperlink"/>
            <w:noProof/>
          </w:rPr>
          <w:t>Figure 18 Agreement Error by Item - Ain Albasha</w:t>
        </w:r>
        <w:r w:rsidR="006104D8">
          <w:rPr>
            <w:noProof/>
            <w:webHidden/>
          </w:rPr>
          <w:tab/>
        </w:r>
        <w:r w:rsidR="006104D8">
          <w:rPr>
            <w:noProof/>
            <w:webHidden/>
          </w:rPr>
          <w:fldChar w:fldCharType="begin"/>
        </w:r>
        <w:r w:rsidR="006104D8">
          <w:rPr>
            <w:noProof/>
            <w:webHidden/>
          </w:rPr>
          <w:instrText xml:space="preserve"> PAGEREF _Toc524532345 \h </w:instrText>
        </w:r>
        <w:r w:rsidR="006104D8">
          <w:rPr>
            <w:noProof/>
            <w:webHidden/>
          </w:rPr>
        </w:r>
        <w:r w:rsidR="006104D8">
          <w:rPr>
            <w:noProof/>
            <w:webHidden/>
          </w:rPr>
          <w:fldChar w:fldCharType="separate"/>
        </w:r>
        <w:r w:rsidR="006104D8">
          <w:rPr>
            <w:noProof/>
            <w:webHidden/>
          </w:rPr>
          <w:t>70</w:t>
        </w:r>
        <w:r w:rsidR="006104D8">
          <w:rPr>
            <w:noProof/>
            <w:webHidden/>
          </w:rPr>
          <w:fldChar w:fldCharType="end"/>
        </w:r>
      </w:hyperlink>
    </w:p>
    <w:p w14:paraId="552F6FC2" w14:textId="3654FBF5"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46" w:history="1">
        <w:r w:rsidR="006104D8" w:rsidRPr="00EA2427">
          <w:rPr>
            <w:rStyle w:val="Hyperlink"/>
            <w:noProof/>
          </w:rPr>
          <w:t>Figure 19 Agreement Error by Item - Al Seru</w:t>
        </w:r>
        <w:r w:rsidR="006104D8">
          <w:rPr>
            <w:noProof/>
            <w:webHidden/>
          </w:rPr>
          <w:tab/>
        </w:r>
        <w:r w:rsidR="006104D8">
          <w:rPr>
            <w:noProof/>
            <w:webHidden/>
          </w:rPr>
          <w:fldChar w:fldCharType="begin"/>
        </w:r>
        <w:r w:rsidR="006104D8">
          <w:rPr>
            <w:noProof/>
            <w:webHidden/>
          </w:rPr>
          <w:instrText xml:space="preserve"> PAGEREF _Toc524532346 \h </w:instrText>
        </w:r>
        <w:r w:rsidR="006104D8">
          <w:rPr>
            <w:noProof/>
            <w:webHidden/>
          </w:rPr>
        </w:r>
        <w:r w:rsidR="006104D8">
          <w:rPr>
            <w:noProof/>
            <w:webHidden/>
          </w:rPr>
          <w:fldChar w:fldCharType="separate"/>
        </w:r>
        <w:r w:rsidR="006104D8">
          <w:rPr>
            <w:noProof/>
            <w:webHidden/>
          </w:rPr>
          <w:t>71</w:t>
        </w:r>
        <w:r w:rsidR="006104D8">
          <w:rPr>
            <w:noProof/>
            <w:webHidden/>
          </w:rPr>
          <w:fldChar w:fldCharType="end"/>
        </w:r>
      </w:hyperlink>
    </w:p>
    <w:p w14:paraId="17DF404B" w14:textId="2DDB6B1C"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47" w:history="1">
        <w:r w:rsidR="006104D8" w:rsidRPr="00EA2427">
          <w:rPr>
            <w:rStyle w:val="Hyperlink"/>
            <w:noProof/>
          </w:rPr>
          <w:t>Figure 20 Agreement Error by Item - Alauion</w:t>
        </w:r>
        <w:r w:rsidR="006104D8">
          <w:rPr>
            <w:noProof/>
            <w:webHidden/>
          </w:rPr>
          <w:tab/>
        </w:r>
        <w:r w:rsidR="006104D8">
          <w:rPr>
            <w:noProof/>
            <w:webHidden/>
          </w:rPr>
          <w:fldChar w:fldCharType="begin"/>
        </w:r>
        <w:r w:rsidR="006104D8">
          <w:rPr>
            <w:noProof/>
            <w:webHidden/>
          </w:rPr>
          <w:instrText xml:space="preserve"> PAGEREF _Toc524532347 \h </w:instrText>
        </w:r>
        <w:r w:rsidR="006104D8">
          <w:rPr>
            <w:noProof/>
            <w:webHidden/>
          </w:rPr>
        </w:r>
        <w:r w:rsidR="006104D8">
          <w:rPr>
            <w:noProof/>
            <w:webHidden/>
          </w:rPr>
          <w:fldChar w:fldCharType="separate"/>
        </w:r>
        <w:r w:rsidR="006104D8">
          <w:rPr>
            <w:noProof/>
            <w:webHidden/>
          </w:rPr>
          <w:t>72</w:t>
        </w:r>
        <w:r w:rsidR="006104D8">
          <w:rPr>
            <w:noProof/>
            <w:webHidden/>
          </w:rPr>
          <w:fldChar w:fldCharType="end"/>
        </w:r>
      </w:hyperlink>
    </w:p>
    <w:p w14:paraId="6AB2366A" w14:textId="32E8D253"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48" w:history="1">
        <w:r w:rsidR="006104D8" w:rsidRPr="00EA2427">
          <w:rPr>
            <w:rStyle w:val="Hyperlink"/>
            <w:noProof/>
          </w:rPr>
          <w:t>Figure 21 Agreement Error by Item - Alsharah</w:t>
        </w:r>
        <w:r w:rsidR="006104D8">
          <w:rPr>
            <w:noProof/>
            <w:webHidden/>
          </w:rPr>
          <w:tab/>
        </w:r>
        <w:r w:rsidR="006104D8">
          <w:rPr>
            <w:noProof/>
            <w:webHidden/>
          </w:rPr>
          <w:fldChar w:fldCharType="begin"/>
        </w:r>
        <w:r w:rsidR="006104D8">
          <w:rPr>
            <w:noProof/>
            <w:webHidden/>
          </w:rPr>
          <w:instrText xml:space="preserve"> PAGEREF _Toc524532348 \h </w:instrText>
        </w:r>
        <w:r w:rsidR="006104D8">
          <w:rPr>
            <w:noProof/>
            <w:webHidden/>
          </w:rPr>
        </w:r>
        <w:r w:rsidR="006104D8">
          <w:rPr>
            <w:noProof/>
            <w:webHidden/>
          </w:rPr>
          <w:fldChar w:fldCharType="separate"/>
        </w:r>
        <w:r w:rsidR="006104D8">
          <w:rPr>
            <w:noProof/>
            <w:webHidden/>
          </w:rPr>
          <w:t>73</w:t>
        </w:r>
        <w:r w:rsidR="006104D8">
          <w:rPr>
            <w:noProof/>
            <w:webHidden/>
          </w:rPr>
          <w:fldChar w:fldCharType="end"/>
        </w:r>
      </w:hyperlink>
    </w:p>
    <w:p w14:paraId="51DE710D" w14:textId="414ADBED"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49" w:history="1">
        <w:r w:rsidR="006104D8" w:rsidRPr="00EA2427">
          <w:rPr>
            <w:rStyle w:val="Hyperlink"/>
            <w:noProof/>
          </w:rPr>
          <w:t>Figure 22 Agreement Error by Item - Alyarmook Aljadedah</w:t>
        </w:r>
        <w:r w:rsidR="006104D8">
          <w:rPr>
            <w:noProof/>
            <w:webHidden/>
          </w:rPr>
          <w:tab/>
        </w:r>
        <w:r w:rsidR="006104D8">
          <w:rPr>
            <w:noProof/>
            <w:webHidden/>
          </w:rPr>
          <w:fldChar w:fldCharType="begin"/>
        </w:r>
        <w:r w:rsidR="006104D8">
          <w:rPr>
            <w:noProof/>
            <w:webHidden/>
          </w:rPr>
          <w:instrText xml:space="preserve"> PAGEREF _Toc524532349 \h </w:instrText>
        </w:r>
        <w:r w:rsidR="006104D8">
          <w:rPr>
            <w:noProof/>
            <w:webHidden/>
          </w:rPr>
        </w:r>
        <w:r w:rsidR="006104D8">
          <w:rPr>
            <w:noProof/>
            <w:webHidden/>
          </w:rPr>
          <w:fldChar w:fldCharType="separate"/>
        </w:r>
        <w:r w:rsidR="006104D8">
          <w:rPr>
            <w:noProof/>
            <w:webHidden/>
          </w:rPr>
          <w:t>74</w:t>
        </w:r>
        <w:r w:rsidR="006104D8">
          <w:rPr>
            <w:noProof/>
            <w:webHidden/>
          </w:rPr>
          <w:fldChar w:fldCharType="end"/>
        </w:r>
      </w:hyperlink>
    </w:p>
    <w:p w14:paraId="5DA3D2D1" w14:textId="37FFDA45"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50" w:history="1">
        <w:r w:rsidR="006104D8" w:rsidRPr="00EA2427">
          <w:rPr>
            <w:rStyle w:val="Hyperlink"/>
            <w:noProof/>
          </w:rPr>
          <w:t>Figure 23 Agreement Error by Item - Bab Amman</w:t>
        </w:r>
        <w:r w:rsidR="006104D8">
          <w:rPr>
            <w:noProof/>
            <w:webHidden/>
          </w:rPr>
          <w:tab/>
        </w:r>
        <w:r w:rsidR="006104D8">
          <w:rPr>
            <w:noProof/>
            <w:webHidden/>
          </w:rPr>
          <w:fldChar w:fldCharType="begin"/>
        </w:r>
        <w:r w:rsidR="006104D8">
          <w:rPr>
            <w:noProof/>
            <w:webHidden/>
          </w:rPr>
          <w:instrText xml:space="preserve"> PAGEREF _Toc524532350 \h </w:instrText>
        </w:r>
        <w:r w:rsidR="006104D8">
          <w:rPr>
            <w:noProof/>
            <w:webHidden/>
          </w:rPr>
        </w:r>
        <w:r w:rsidR="006104D8">
          <w:rPr>
            <w:noProof/>
            <w:webHidden/>
          </w:rPr>
          <w:fldChar w:fldCharType="separate"/>
        </w:r>
        <w:r w:rsidR="006104D8">
          <w:rPr>
            <w:noProof/>
            <w:webHidden/>
          </w:rPr>
          <w:t>75</w:t>
        </w:r>
        <w:r w:rsidR="006104D8">
          <w:rPr>
            <w:noProof/>
            <w:webHidden/>
          </w:rPr>
          <w:fldChar w:fldCharType="end"/>
        </w:r>
      </w:hyperlink>
    </w:p>
    <w:p w14:paraId="70DB869F" w14:textId="4E0E561A"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51" w:history="1">
        <w:r w:rsidR="006104D8" w:rsidRPr="00EA2427">
          <w:rPr>
            <w:rStyle w:val="Hyperlink"/>
            <w:noProof/>
          </w:rPr>
          <w:t>Figure 24 Agreement Error by Item - Iel Jadedah</w:t>
        </w:r>
        <w:r w:rsidR="006104D8">
          <w:rPr>
            <w:noProof/>
            <w:webHidden/>
          </w:rPr>
          <w:tab/>
        </w:r>
        <w:r w:rsidR="006104D8">
          <w:rPr>
            <w:noProof/>
            <w:webHidden/>
          </w:rPr>
          <w:fldChar w:fldCharType="begin"/>
        </w:r>
        <w:r w:rsidR="006104D8">
          <w:rPr>
            <w:noProof/>
            <w:webHidden/>
          </w:rPr>
          <w:instrText xml:space="preserve"> PAGEREF _Toc524532351 \h </w:instrText>
        </w:r>
        <w:r w:rsidR="006104D8">
          <w:rPr>
            <w:noProof/>
            <w:webHidden/>
          </w:rPr>
        </w:r>
        <w:r w:rsidR="006104D8">
          <w:rPr>
            <w:noProof/>
            <w:webHidden/>
          </w:rPr>
          <w:fldChar w:fldCharType="separate"/>
        </w:r>
        <w:r w:rsidR="006104D8">
          <w:rPr>
            <w:noProof/>
            <w:webHidden/>
          </w:rPr>
          <w:t>76</w:t>
        </w:r>
        <w:r w:rsidR="006104D8">
          <w:rPr>
            <w:noProof/>
            <w:webHidden/>
          </w:rPr>
          <w:fldChar w:fldCharType="end"/>
        </w:r>
      </w:hyperlink>
    </w:p>
    <w:p w14:paraId="30C874C7" w14:textId="17F4724F"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52" w:history="1">
        <w:r w:rsidR="006104D8" w:rsidRPr="00EA2427">
          <w:rPr>
            <w:rStyle w:val="Hyperlink"/>
            <w:noProof/>
          </w:rPr>
          <w:t>Figure 25 Agreement Error by Item - Jizah</w:t>
        </w:r>
        <w:r w:rsidR="006104D8">
          <w:rPr>
            <w:noProof/>
            <w:webHidden/>
          </w:rPr>
          <w:tab/>
        </w:r>
        <w:r w:rsidR="006104D8">
          <w:rPr>
            <w:noProof/>
            <w:webHidden/>
          </w:rPr>
          <w:fldChar w:fldCharType="begin"/>
        </w:r>
        <w:r w:rsidR="006104D8">
          <w:rPr>
            <w:noProof/>
            <w:webHidden/>
          </w:rPr>
          <w:instrText xml:space="preserve"> PAGEREF _Toc524532352 \h </w:instrText>
        </w:r>
        <w:r w:rsidR="006104D8">
          <w:rPr>
            <w:noProof/>
            <w:webHidden/>
          </w:rPr>
        </w:r>
        <w:r w:rsidR="006104D8">
          <w:rPr>
            <w:noProof/>
            <w:webHidden/>
          </w:rPr>
          <w:fldChar w:fldCharType="separate"/>
        </w:r>
        <w:r w:rsidR="006104D8">
          <w:rPr>
            <w:noProof/>
            <w:webHidden/>
          </w:rPr>
          <w:t>77</w:t>
        </w:r>
        <w:r w:rsidR="006104D8">
          <w:rPr>
            <w:noProof/>
            <w:webHidden/>
          </w:rPr>
          <w:fldChar w:fldCharType="end"/>
        </w:r>
      </w:hyperlink>
    </w:p>
    <w:p w14:paraId="1534C93E" w14:textId="1F98663A"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53" w:history="1">
        <w:r w:rsidR="006104D8" w:rsidRPr="00EA2427">
          <w:rPr>
            <w:rStyle w:val="Hyperlink"/>
            <w:noProof/>
          </w:rPr>
          <w:t>Figure 26 Agreement Error by Item - Manshiat Bane</w:t>
        </w:r>
        <w:r w:rsidR="006104D8">
          <w:rPr>
            <w:noProof/>
            <w:webHidden/>
          </w:rPr>
          <w:tab/>
        </w:r>
        <w:r w:rsidR="006104D8">
          <w:rPr>
            <w:noProof/>
            <w:webHidden/>
          </w:rPr>
          <w:fldChar w:fldCharType="begin"/>
        </w:r>
        <w:r w:rsidR="006104D8">
          <w:rPr>
            <w:noProof/>
            <w:webHidden/>
          </w:rPr>
          <w:instrText xml:space="preserve"> PAGEREF _Toc524532353 \h </w:instrText>
        </w:r>
        <w:r w:rsidR="006104D8">
          <w:rPr>
            <w:noProof/>
            <w:webHidden/>
          </w:rPr>
        </w:r>
        <w:r w:rsidR="006104D8">
          <w:rPr>
            <w:noProof/>
            <w:webHidden/>
          </w:rPr>
          <w:fldChar w:fldCharType="separate"/>
        </w:r>
        <w:r w:rsidR="006104D8">
          <w:rPr>
            <w:noProof/>
            <w:webHidden/>
          </w:rPr>
          <w:t>78</w:t>
        </w:r>
        <w:r w:rsidR="006104D8">
          <w:rPr>
            <w:noProof/>
            <w:webHidden/>
          </w:rPr>
          <w:fldChar w:fldCharType="end"/>
        </w:r>
      </w:hyperlink>
    </w:p>
    <w:p w14:paraId="251905EC" w14:textId="30FC5859"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54" w:history="1">
        <w:r w:rsidR="006104D8" w:rsidRPr="00EA2427">
          <w:rPr>
            <w:rStyle w:val="Hyperlink"/>
            <w:noProof/>
          </w:rPr>
          <w:t>Figure 27 Agreement Error by Item - Mazar Jadeda</w:t>
        </w:r>
        <w:r w:rsidR="006104D8">
          <w:rPr>
            <w:noProof/>
            <w:webHidden/>
          </w:rPr>
          <w:tab/>
        </w:r>
        <w:r w:rsidR="006104D8">
          <w:rPr>
            <w:noProof/>
            <w:webHidden/>
          </w:rPr>
          <w:fldChar w:fldCharType="begin"/>
        </w:r>
        <w:r w:rsidR="006104D8">
          <w:rPr>
            <w:noProof/>
            <w:webHidden/>
          </w:rPr>
          <w:instrText xml:space="preserve"> PAGEREF _Toc524532354 \h </w:instrText>
        </w:r>
        <w:r w:rsidR="006104D8">
          <w:rPr>
            <w:noProof/>
            <w:webHidden/>
          </w:rPr>
        </w:r>
        <w:r w:rsidR="006104D8">
          <w:rPr>
            <w:noProof/>
            <w:webHidden/>
          </w:rPr>
          <w:fldChar w:fldCharType="separate"/>
        </w:r>
        <w:r w:rsidR="006104D8">
          <w:rPr>
            <w:noProof/>
            <w:webHidden/>
          </w:rPr>
          <w:t>79</w:t>
        </w:r>
        <w:r w:rsidR="006104D8">
          <w:rPr>
            <w:noProof/>
            <w:webHidden/>
          </w:rPr>
          <w:fldChar w:fldCharType="end"/>
        </w:r>
      </w:hyperlink>
    </w:p>
    <w:p w14:paraId="4C0503A1" w14:textId="264778A2"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55" w:history="1">
        <w:r w:rsidR="006104D8" w:rsidRPr="00EA2427">
          <w:rPr>
            <w:rStyle w:val="Hyperlink"/>
            <w:noProof/>
          </w:rPr>
          <w:t>Figure 28 Agreement Error by Item - Mo'ath Abn Jabal</w:t>
        </w:r>
        <w:r w:rsidR="006104D8">
          <w:rPr>
            <w:noProof/>
            <w:webHidden/>
          </w:rPr>
          <w:tab/>
        </w:r>
        <w:r w:rsidR="006104D8">
          <w:rPr>
            <w:noProof/>
            <w:webHidden/>
          </w:rPr>
          <w:fldChar w:fldCharType="begin"/>
        </w:r>
        <w:r w:rsidR="006104D8">
          <w:rPr>
            <w:noProof/>
            <w:webHidden/>
          </w:rPr>
          <w:instrText xml:space="preserve"> PAGEREF _Toc524532355 \h </w:instrText>
        </w:r>
        <w:r w:rsidR="006104D8">
          <w:rPr>
            <w:noProof/>
            <w:webHidden/>
          </w:rPr>
        </w:r>
        <w:r w:rsidR="006104D8">
          <w:rPr>
            <w:noProof/>
            <w:webHidden/>
          </w:rPr>
          <w:fldChar w:fldCharType="separate"/>
        </w:r>
        <w:r w:rsidR="006104D8">
          <w:rPr>
            <w:noProof/>
            <w:webHidden/>
          </w:rPr>
          <w:t>80</w:t>
        </w:r>
        <w:r w:rsidR="006104D8">
          <w:rPr>
            <w:noProof/>
            <w:webHidden/>
          </w:rPr>
          <w:fldChar w:fldCharType="end"/>
        </w:r>
      </w:hyperlink>
    </w:p>
    <w:p w14:paraId="7769099B" w14:textId="3F122893"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56" w:history="1">
        <w:r w:rsidR="006104D8" w:rsidRPr="00EA2427">
          <w:rPr>
            <w:rStyle w:val="Hyperlink"/>
            <w:noProof/>
          </w:rPr>
          <w:t>Figure 29 Agreement Error by Item - Shafa</w:t>
        </w:r>
        <w:r w:rsidR="006104D8">
          <w:rPr>
            <w:noProof/>
            <w:webHidden/>
          </w:rPr>
          <w:tab/>
        </w:r>
        <w:r w:rsidR="006104D8">
          <w:rPr>
            <w:noProof/>
            <w:webHidden/>
          </w:rPr>
          <w:fldChar w:fldCharType="begin"/>
        </w:r>
        <w:r w:rsidR="006104D8">
          <w:rPr>
            <w:noProof/>
            <w:webHidden/>
          </w:rPr>
          <w:instrText xml:space="preserve"> PAGEREF _Toc524532356 \h </w:instrText>
        </w:r>
        <w:r w:rsidR="006104D8">
          <w:rPr>
            <w:noProof/>
            <w:webHidden/>
          </w:rPr>
        </w:r>
        <w:r w:rsidR="006104D8">
          <w:rPr>
            <w:noProof/>
            <w:webHidden/>
          </w:rPr>
          <w:fldChar w:fldCharType="separate"/>
        </w:r>
        <w:r w:rsidR="006104D8">
          <w:rPr>
            <w:noProof/>
            <w:webHidden/>
          </w:rPr>
          <w:t>81</w:t>
        </w:r>
        <w:r w:rsidR="006104D8">
          <w:rPr>
            <w:noProof/>
            <w:webHidden/>
          </w:rPr>
          <w:fldChar w:fldCharType="end"/>
        </w:r>
      </w:hyperlink>
    </w:p>
    <w:p w14:paraId="13A28283" w14:textId="4869F2BE"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57" w:history="1">
        <w:r w:rsidR="006104D8" w:rsidRPr="00EA2427">
          <w:rPr>
            <w:rStyle w:val="Hyperlink"/>
            <w:noProof/>
          </w:rPr>
          <w:t>Figure 30 Agreement Error by Item - Tabaqat Fahl</w:t>
        </w:r>
        <w:r w:rsidR="006104D8">
          <w:rPr>
            <w:noProof/>
            <w:webHidden/>
          </w:rPr>
          <w:tab/>
        </w:r>
        <w:r w:rsidR="006104D8">
          <w:rPr>
            <w:noProof/>
            <w:webHidden/>
          </w:rPr>
          <w:fldChar w:fldCharType="begin"/>
        </w:r>
        <w:r w:rsidR="006104D8">
          <w:rPr>
            <w:noProof/>
            <w:webHidden/>
          </w:rPr>
          <w:instrText xml:space="preserve"> PAGEREF _Toc524532357 \h </w:instrText>
        </w:r>
        <w:r w:rsidR="006104D8">
          <w:rPr>
            <w:noProof/>
            <w:webHidden/>
          </w:rPr>
        </w:r>
        <w:r w:rsidR="006104D8">
          <w:rPr>
            <w:noProof/>
            <w:webHidden/>
          </w:rPr>
          <w:fldChar w:fldCharType="separate"/>
        </w:r>
        <w:r w:rsidR="006104D8">
          <w:rPr>
            <w:noProof/>
            <w:webHidden/>
          </w:rPr>
          <w:t>82</w:t>
        </w:r>
        <w:r w:rsidR="006104D8">
          <w:rPr>
            <w:noProof/>
            <w:webHidden/>
          </w:rPr>
          <w:fldChar w:fldCharType="end"/>
        </w:r>
      </w:hyperlink>
    </w:p>
    <w:p w14:paraId="5C75912A" w14:textId="6536C0C0" w:rsidR="006104D8" w:rsidRDefault="000E4344">
      <w:pPr>
        <w:pStyle w:val="TableofFigures"/>
        <w:tabs>
          <w:tab w:val="right" w:leader="dot" w:pos="9350"/>
        </w:tabs>
        <w:rPr>
          <w:rFonts w:asciiTheme="minorHAnsi" w:eastAsiaTheme="minorEastAsia" w:hAnsiTheme="minorHAnsi" w:cstheme="minorBidi"/>
          <w:noProof/>
          <w:szCs w:val="22"/>
        </w:rPr>
      </w:pPr>
      <w:hyperlink w:anchor="_Toc524532358" w:history="1">
        <w:r w:rsidR="006104D8" w:rsidRPr="00EA2427">
          <w:rPr>
            <w:rStyle w:val="Hyperlink"/>
            <w:noProof/>
          </w:rPr>
          <w:t>Figure 31 Agreement Error by Item - Talal Aljadedah</w:t>
        </w:r>
        <w:r w:rsidR="006104D8">
          <w:rPr>
            <w:noProof/>
            <w:webHidden/>
          </w:rPr>
          <w:tab/>
        </w:r>
        <w:r w:rsidR="006104D8">
          <w:rPr>
            <w:noProof/>
            <w:webHidden/>
          </w:rPr>
          <w:fldChar w:fldCharType="begin"/>
        </w:r>
        <w:r w:rsidR="006104D8">
          <w:rPr>
            <w:noProof/>
            <w:webHidden/>
          </w:rPr>
          <w:instrText xml:space="preserve"> PAGEREF _Toc524532358 \h </w:instrText>
        </w:r>
        <w:r w:rsidR="006104D8">
          <w:rPr>
            <w:noProof/>
            <w:webHidden/>
          </w:rPr>
        </w:r>
        <w:r w:rsidR="006104D8">
          <w:rPr>
            <w:noProof/>
            <w:webHidden/>
          </w:rPr>
          <w:fldChar w:fldCharType="separate"/>
        </w:r>
        <w:r w:rsidR="006104D8">
          <w:rPr>
            <w:noProof/>
            <w:webHidden/>
          </w:rPr>
          <w:t>83</w:t>
        </w:r>
        <w:r w:rsidR="006104D8">
          <w:rPr>
            <w:noProof/>
            <w:webHidden/>
          </w:rPr>
          <w:fldChar w:fldCharType="end"/>
        </w:r>
      </w:hyperlink>
    </w:p>
    <w:p w14:paraId="4BC601A0" w14:textId="3C2A0899" w:rsidR="00350266" w:rsidRPr="00CC7C14" w:rsidRDefault="006A63F5" w:rsidP="006A63F5">
      <w:pPr>
        <w:tabs>
          <w:tab w:val="left" w:pos="8502"/>
        </w:tabs>
        <w:sectPr w:rsidR="00350266" w:rsidRPr="00CC7C14">
          <w:headerReference w:type="default" r:id="rId15"/>
          <w:footerReference w:type="default" r:id="rId16"/>
          <w:pgSz w:w="12240" w:h="15840"/>
          <w:pgMar w:top="1440" w:right="1440" w:bottom="1440" w:left="1440" w:header="720" w:footer="720" w:gutter="0"/>
          <w:cols w:space="720"/>
          <w:docGrid w:linePitch="360"/>
        </w:sectPr>
      </w:pPr>
      <w:r w:rsidRPr="00CC7C14">
        <w:fldChar w:fldCharType="end"/>
      </w:r>
    </w:p>
    <w:p w14:paraId="06392A99" w14:textId="77777777" w:rsidR="00BA27B0" w:rsidRPr="00CC7C14" w:rsidRDefault="00CD32D7" w:rsidP="005246D8">
      <w:pPr>
        <w:pStyle w:val="Heading2"/>
        <w:jc w:val="left"/>
        <w:rPr>
          <w:sz w:val="52"/>
          <w:szCs w:val="52"/>
        </w:rPr>
      </w:pPr>
      <w:bookmarkStart w:id="3" w:name="_Toc524597389"/>
      <w:r w:rsidRPr="00CC7C14">
        <w:lastRenderedPageBreak/>
        <w:t>Acronyms</w:t>
      </w:r>
      <w:bookmarkEnd w:id="3"/>
    </w:p>
    <w:tbl>
      <w:tblPr>
        <w:tblW w:w="0" w:type="auto"/>
        <w:tblInd w:w="198" w:type="dxa"/>
        <w:tblLook w:val="04A0" w:firstRow="1" w:lastRow="0" w:firstColumn="1" w:lastColumn="0" w:noHBand="0" w:noVBand="1"/>
      </w:tblPr>
      <w:tblGrid>
        <w:gridCol w:w="2040"/>
        <w:gridCol w:w="7122"/>
      </w:tblGrid>
      <w:tr w:rsidR="00C640F1" w:rsidRPr="00CC7C14" w14:paraId="7ACA8730" w14:textId="77777777" w:rsidTr="00FA06E0">
        <w:trPr>
          <w:trHeight w:val="232"/>
        </w:trPr>
        <w:tc>
          <w:tcPr>
            <w:tcW w:w="2040" w:type="dxa"/>
            <w:shd w:val="clear" w:color="auto" w:fill="auto"/>
            <w:vAlign w:val="center"/>
          </w:tcPr>
          <w:p w14:paraId="5A23F065" w14:textId="77777777" w:rsidR="00C640F1" w:rsidRPr="00CC7C14" w:rsidRDefault="00C640F1" w:rsidP="005246D8">
            <w:r w:rsidRPr="00CC7C14">
              <w:t>ADS</w:t>
            </w:r>
          </w:p>
        </w:tc>
        <w:tc>
          <w:tcPr>
            <w:tcW w:w="7122" w:type="dxa"/>
            <w:shd w:val="clear" w:color="auto" w:fill="auto"/>
            <w:vAlign w:val="center"/>
          </w:tcPr>
          <w:p w14:paraId="2FCA311A" w14:textId="77777777" w:rsidR="00C640F1" w:rsidRPr="00CC7C14" w:rsidRDefault="00C640F1" w:rsidP="005246D8">
            <w:r w:rsidRPr="00CC7C14">
              <w:t>Automated Directives System</w:t>
            </w:r>
          </w:p>
        </w:tc>
      </w:tr>
      <w:tr w:rsidR="00CC153B" w:rsidRPr="00CC7C14" w14:paraId="25A672FB" w14:textId="77777777" w:rsidTr="00FA06E0">
        <w:trPr>
          <w:trHeight w:val="232"/>
        </w:trPr>
        <w:tc>
          <w:tcPr>
            <w:tcW w:w="2040" w:type="dxa"/>
            <w:shd w:val="clear" w:color="auto" w:fill="auto"/>
            <w:vAlign w:val="center"/>
          </w:tcPr>
          <w:p w14:paraId="46B126FC" w14:textId="77777777" w:rsidR="00CC153B" w:rsidRPr="00CC7C14" w:rsidRDefault="00CC153B" w:rsidP="005246D8">
            <w:r w:rsidRPr="00CC7C14">
              <w:t>CEP</w:t>
            </w:r>
          </w:p>
        </w:tc>
        <w:tc>
          <w:tcPr>
            <w:tcW w:w="7122" w:type="dxa"/>
            <w:shd w:val="clear" w:color="auto" w:fill="auto"/>
            <w:vAlign w:val="center"/>
          </w:tcPr>
          <w:p w14:paraId="153176C7" w14:textId="77777777" w:rsidR="00CC153B" w:rsidRPr="00CC7C14" w:rsidRDefault="00CC153B" w:rsidP="005246D8">
            <w:r w:rsidRPr="00CC7C14">
              <w:t>Community Engagement Project</w:t>
            </w:r>
          </w:p>
        </w:tc>
      </w:tr>
      <w:tr w:rsidR="00CC153B" w:rsidRPr="00CC7C14" w14:paraId="2541AF9D" w14:textId="77777777" w:rsidTr="00FA06E0">
        <w:trPr>
          <w:trHeight w:val="232"/>
        </w:trPr>
        <w:tc>
          <w:tcPr>
            <w:tcW w:w="2040" w:type="dxa"/>
            <w:shd w:val="clear" w:color="auto" w:fill="auto"/>
            <w:vAlign w:val="center"/>
          </w:tcPr>
          <w:p w14:paraId="7D95D3FB" w14:textId="77777777" w:rsidR="00CC153B" w:rsidRPr="00CC7C14" w:rsidRDefault="00CC153B" w:rsidP="005246D8">
            <w:r w:rsidRPr="00CC7C14">
              <w:t>CITIES</w:t>
            </w:r>
          </w:p>
        </w:tc>
        <w:tc>
          <w:tcPr>
            <w:tcW w:w="7122" w:type="dxa"/>
            <w:shd w:val="clear" w:color="auto" w:fill="auto"/>
            <w:vAlign w:val="center"/>
          </w:tcPr>
          <w:p w14:paraId="77F24B5A" w14:textId="77777777" w:rsidR="00CC153B" w:rsidRPr="00CC7C14" w:rsidRDefault="00CC153B" w:rsidP="005246D8">
            <w:r w:rsidRPr="00CC7C14">
              <w:t>Cities Implementing Transparent, Innovative, and Effective Solutions</w:t>
            </w:r>
          </w:p>
        </w:tc>
      </w:tr>
      <w:tr w:rsidR="00C640F1" w:rsidRPr="00CC7C14" w14:paraId="63369FBA" w14:textId="77777777" w:rsidTr="00FA06E0">
        <w:trPr>
          <w:trHeight w:val="232"/>
        </w:trPr>
        <w:tc>
          <w:tcPr>
            <w:tcW w:w="2040" w:type="dxa"/>
            <w:shd w:val="clear" w:color="auto" w:fill="auto"/>
            <w:vAlign w:val="center"/>
          </w:tcPr>
          <w:p w14:paraId="63FACD82" w14:textId="77777777" w:rsidR="00C640F1" w:rsidRPr="00CC7C14" w:rsidRDefault="00C640F1" w:rsidP="005246D8">
            <w:r w:rsidRPr="00CC7C14">
              <w:t>DEC</w:t>
            </w:r>
          </w:p>
        </w:tc>
        <w:tc>
          <w:tcPr>
            <w:tcW w:w="7122" w:type="dxa"/>
            <w:shd w:val="clear" w:color="auto" w:fill="auto"/>
            <w:vAlign w:val="center"/>
          </w:tcPr>
          <w:p w14:paraId="27AAEC43" w14:textId="77777777" w:rsidR="00C640F1" w:rsidRPr="00CC7C14" w:rsidRDefault="00C640F1" w:rsidP="005246D8">
            <w:r w:rsidRPr="00CC7C14">
              <w:t>Development Experience Clearinghouse</w:t>
            </w:r>
          </w:p>
        </w:tc>
      </w:tr>
      <w:tr w:rsidR="005246D8" w:rsidRPr="00CC7C14" w14:paraId="0D826B49" w14:textId="77777777" w:rsidTr="00FA06E0">
        <w:trPr>
          <w:trHeight w:val="232"/>
        </w:trPr>
        <w:tc>
          <w:tcPr>
            <w:tcW w:w="2040" w:type="dxa"/>
            <w:shd w:val="clear" w:color="auto" w:fill="auto"/>
            <w:vAlign w:val="center"/>
          </w:tcPr>
          <w:p w14:paraId="419A9729" w14:textId="77777777" w:rsidR="005246D8" w:rsidRPr="00CC7C14" w:rsidRDefault="005246D8" w:rsidP="005246D8">
            <w:r w:rsidRPr="00CC7C14">
              <w:t>d-i-d</w:t>
            </w:r>
          </w:p>
        </w:tc>
        <w:tc>
          <w:tcPr>
            <w:tcW w:w="7122" w:type="dxa"/>
            <w:shd w:val="clear" w:color="auto" w:fill="auto"/>
            <w:vAlign w:val="center"/>
          </w:tcPr>
          <w:p w14:paraId="62A5CBA5" w14:textId="68346810" w:rsidR="005246D8" w:rsidRPr="00CC7C14" w:rsidRDefault="005246D8" w:rsidP="005246D8">
            <w:r w:rsidRPr="00CC7C14">
              <w:t>Difference in dif</w:t>
            </w:r>
            <w:r w:rsidR="00BE013B" w:rsidRPr="00CC7C14">
              <w:t>f</w:t>
            </w:r>
            <w:r w:rsidRPr="00CC7C14">
              <w:t>erences</w:t>
            </w:r>
          </w:p>
        </w:tc>
      </w:tr>
      <w:tr w:rsidR="00C640F1" w:rsidRPr="00CC7C14" w14:paraId="3BB78BD0" w14:textId="77777777" w:rsidTr="00FA06E0">
        <w:trPr>
          <w:trHeight w:val="232"/>
        </w:trPr>
        <w:tc>
          <w:tcPr>
            <w:tcW w:w="2040" w:type="dxa"/>
            <w:shd w:val="clear" w:color="auto" w:fill="auto"/>
            <w:vAlign w:val="center"/>
          </w:tcPr>
          <w:p w14:paraId="5F5A8A09" w14:textId="77777777" w:rsidR="00C640F1" w:rsidRPr="00CC7C14" w:rsidRDefault="00C640F1" w:rsidP="005246D8">
            <w:r w:rsidRPr="00CC7C14">
              <w:t>FY</w:t>
            </w:r>
          </w:p>
        </w:tc>
        <w:tc>
          <w:tcPr>
            <w:tcW w:w="7122" w:type="dxa"/>
            <w:shd w:val="clear" w:color="auto" w:fill="auto"/>
            <w:vAlign w:val="center"/>
          </w:tcPr>
          <w:p w14:paraId="2F6E7627" w14:textId="77777777" w:rsidR="00E2659C" w:rsidRPr="00CC7C14" w:rsidRDefault="00C640F1" w:rsidP="005246D8">
            <w:r w:rsidRPr="00CC7C14">
              <w:t>Fiscal Year</w:t>
            </w:r>
          </w:p>
        </w:tc>
      </w:tr>
      <w:tr w:rsidR="00E2659C" w:rsidRPr="00CC7C14" w14:paraId="010B1C2D" w14:textId="77777777" w:rsidTr="00FA06E0">
        <w:trPr>
          <w:trHeight w:val="232"/>
        </w:trPr>
        <w:tc>
          <w:tcPr>
            <w:tcW w:w="2040" w:type="dxa"/>
            <w:shd w:val="clear" w:color="auto" w:fill="auto"/>
            <w:vAlign w:val="center"/>
          </w:tcPr>
          <w:p w14:paraId="1A5CEE92" w14:textId="066C762D" w:rsidR="00E2659C" w:rsidRPr="00CC7C14" w:rsidRDefault="00B23750" w:rsidP="005246D8">
            <w:r w:rsidRPr="00CC7C14">
              <w:t>GoJ</w:t>
            </w:r>
          </w:p>
        </w:tc>
        <w:tc>
          <w:tcPr>
            <w:tcW w:w="7122" w:type="dxa"/>
            <w:shd w:val="clear" w:color="auto" w:fill="auto"/>
            <w:vAlign w:val="center"/>
          </w:tcPr>
          <w:p w14:paraId="7A3291AA" w14:textId="09FE5299" w:rsidR="00E2659C" w:rsidRPr="00CC7C14" w:rsidRDefault="00B23750" w:rsidP="005246D8">
            <w:r w:rsidRPr="00CC7C14">
              <w:t>Government of Jordan</w:t>
            </w:r>
          </w:p>
        </w:tc>
      </w:tr>
      <w:tr w:rsidR="00FA06E0" w:rsidRPr="00CC7C14" w14:paraId="31DA952A" w14:textId="77777777" w:rsidTr="00FA06E0">
        <w:trPr>
          <w:trHeight w:val="232"/>
        </w:trPr>
        <w:tc>
          <w:tcPr>
            <w:tcW w:w="2040" w:type="dxa"/>
            <w:shd w:val="clear" w:color="auto" w:fill="auto"/>
            <w:vAlign w:val="center"/>
          </w:tcPr>
          <w:p w14:paraId="659EB0E3" w14:textId="299937B6" w:rsidR="00FA06E0" w:rsidRPr="00CC7C14" w:rsidRDefault="00FA06E0" w:rsidP="005246D8">
            <w:r w:rsidRPr="00CC7C14">
              <w:t>IE</w:t>
            </w:r>
          </w:p>
        </w:tc>
        <w:tc>
          <w:tcPr>
            <w:tcW w:w="7122" w:type="dxa"/>
            <w:shd w:val="clear" w:color="auto" w:fill="auto"/>
            <w:vAlign w:val="center"/>
          </w:tcPr>
          <w:p w14:paraId="13F4CFF5" w14:textId="75FB1795" w:rsidR="00FA06E0" w:rsidRPr="00CC7C14" w:rsidRDefault="00FA06E0" w:rsidP="005246D8">
            <w:r w:rsidRPr="00CC7C14">
              <w:t>Impact evaluation</w:t>
            </w:r>
          </w:p>
        </w:tc>
      </w:tr>
      <w:tr w:rsidR="00B23750" w:rsidRPr="00CC7C14" w14:paraId="08294EAB" w14:textId="77777777" w:rsidTr="00FA06E0">
        <w:trPr>
          <w:trHeight w:val="232"/>
        </w:trPr>
        <w:tc>
          <w:tcPr>
            <w:tcW w:w="2040" w:type="dxa"/>
            <w:shd w:val="clear" w:color="auto" w:fill="auto"/>
            <w:vAlign w:val="center"/>
          </w:tcPr>
          <w:p w14:paraId="5F723A5F" w14:textId="5EC6D283" w:rsidR="00B23750" w:rsidRPr="00CC7C14" w:rsidRDefault="00FA06E0" w:rsidP="005246D8">
            <w:r w:rsidRPr="00CC7C14">
              <w:t>MEL</w:t>
            </w:r>
          </w:p>
        </w:tc>
        <w:tc>
          <w:tcPr>
            <w:tcW w:w="7122" w:type="dxa"/>
            <w:shd w:val="clear" w:color="auto" w:fill="auto"/>
            <w:vAlign w:val="center"/>
          </w:tcPr>
          <w:p w14:paraId="3C363F5B" w14:textId="0C86C92E" w:rsidR="00B23750" w:rsidRPr="00CC7C14" w:rsidRDefault="00FA06E0" w:rsidP="005246D8">
            <w:r w:rsidRPr="00CC7C14">
              <w:t>Monitoring, Evaluation, Learning</w:t>
            </w:r>
          </w:p>
        </w:tc>
      </w:tr>
      <w:tr w:rsidR="00B23750" w:rsidRPr="00CC7C14" w14:paraId="3A0BC8BD" w14:textId="77777777" w:rsidTr="00FA06E0">
        <w:trPr>
          <w:trHeight w:val="232"/>
        </w:trPr>
        <w:tc>
          <w:tcPr>
            <w:tcW w:w="2040" w:type="dxa"/>
            <w:shd w:val="clear" w:color="auto" w:fill="auto"/>
            <w:vAlign w:val="center"/>
          </w:tcPr>
          <w:p w14:paraId="5420507C" w14:textId="044714DE" w:rsidR="00B23750" w:rsidRPr="00CC7C14" w:rsidRDefault="00B23750" w:rsidP="005246D8">
            <w:r w:rsidRPr="00CC7C14">
              <w:t>MoI</w:t>
            </w:r>
          </w:p>
        </w:tc>
        <w:tc>
          <w:tcPr>
            <w:tcW w:w="7122" w:type="dxa"/>
            <w:shd w:val="clear" w:color="auto" w:fill="auto"/>
            <w:vAlign w:val="center"/>
          </w:tcPr>
          <w:p w14:paraId="76BC8A1F" w14:textId="501666A4" w:rsidR="00B23750" w:rsidRPr="00CC7C14" w:rsidRDefault="00B23750" w:rsidP="005246D8">
            <w:r w:rsidRPr="00CC7C14">
              <w:t>Ministry of Interior</w:t>
            </w:r>
          </w:p>
        </w:tc>
      </w:tr>
      <w:tr w:rsidR="00E2659C" w:rsidRPr="00CC7C14" w14:paraId="49F08699" w14:textId="77777777" w:rsidTr="00FA06E0">
        <w:trPr>
          <w:trHeight w:val="232"/>
        </w:trPr>
        <w:tc>
          <w:tcPr>
            <w:tcW w:w="2040" w:type="dxa"/>
            <w:shd w:val="clear" w:color="auto" w:fill="auto"/>
            <w:vAlign w:val="center"/>
          </w:tcPr>
          <w:p w14:paraId="22448FBD" w14:textId="77777777" w:rsidR="00E2659C" w:rsidRPr="00CC7C14" w:rsidRDefault="00E2659C" w:rsidP="005246D8">
            <w:r w:rsidRPr="00CC7C14">
              <w:t>MoMA</w:t>
            </w:r>
          </w:p>
        </w:tc>
        <w:tc>
          <w:tcPr>
            <w:tcW w:w="7122" w:type="dxa"/>
            <w:shd w:val="clear" w:color="auto" w:fill="auto"/>
            <w:vAlign w:val="center"/>
          </w:tcPr>
          <w:p w14:paraId="3B4B11A4" w14:textId="77777777" w:rsidR="00E2659C" w:rsidRPr="00CC7C14" w:rsidRDefault="00E2659C" w:rsidP="005246D8">
            <w:r w:rsidRPr="00CC7C14">
              <w:t>Ministry of Municipal Affairs</w:t>
            </w:r>
          </w:p>
        </w:tc>
      </w:tr>
      <w:tr w:rsidR="00E2659C" w:rsidRPr="00CC7C14" w14:paraId="197F2F02" w14:textId="77777777" w:rsidTr="00FA06E0">
        <w:trPr>
          <w:trHeight w:val="232"/>
        </w:trPr>
        <w:tc>
          <w:tcPr>
            <w:tcW w:w="2040" w:type="dxa"/>
            <w:shd w:val="clear" w:color="auto" w:fill="auto"/>
            <w:vAlign w:val="center"/>
          </w:tcPr>
          <w:p w14:paraId="2B687ECA" w14:textId="77777777" w:rsidR="00E2659C" w:rsidRPr="00CC7C14" w:rsidRDefault="00E2659C" w:rsidP="005246D8">
            <w:r w:rsidRPr="00CC7C14">
              <w:t>MoPIC</w:t>
            </w:r>
          </w:p>
        </w:tc>
        <w:tc>
          <w:tcPr>
            <w:tcW w:w="7122" w:type="dxa"/>
            <w:shd w:val="clear" w:color="auto" w:fill="auto"/>
            <w:vAlign w:val="center"/>
          </w:tcPr>
          <w:p w14:paraId="62D4D1BD" w14:textId="77777777" w:rsidR="00E2659C" w:rsidRPr="00CC7C14" w:rsidRDefault="00E2659C" w:rsidP="005246D8">
            <w:r w:rsidRPr="00CC7C14">
              <w:t>Ministry of Planning and International Cooperation</w:t>
            </w:r>
          </w:p>
        </w:tc>
      </w:tr>
      <w:tr w:rsidR="00BE013B" w:rsidRPr="00CC7C14" w14:paraId="58A2A54B" w14:textId="77777777" w:rsidTr="00FA06E0">
        <w:trPr>
          <w:trHeight w:val="232"/>
        </w:trPr>
        <w:tc>
          <w:tcPr>
            <w:tcW w:w="2040" w:type="dxa"/>
            <w:shd w:val="clear" w:color="auto" w:fill="auto"/>
            <w:vAlign w:val="center"/>
          </w:tcPr>
          <w:p w14:paraId="3F3B100E" w14:textId="77777777" w:rsidR="00BE013B" w:rsidRPr="00CC7C14" w:rsidRDefault="00BE013B" w:rsidP="005246D8">
            <w:r w:rsidRPr="00CC7C14">
              <w:t>PSM</w:t>
            </w:r>
          </w:p>
        </w:tc>
        <w:tc>
          <w:tcPr>
            <w:tcW w:w="7122" w:type="dxa"/>
            <w:shd w:val="clear" w:color="auto" w:fill="auto"/>
            <w:vAlign w:val="center"/>
          </w:tcPr>
          <w:p w14:paraId="57E3C8FE" w14:textId="77777777" w:rsidR="00BE013B" w:rsidRPr="00CC7C14" w:rsidRDefault="00BE013B" w:rsidP="005246D8">
            <w:r w:rsidRPr="00CC7C14">
              <w:t>Propensity Score Matching</w:t>
            </w:r>
          </w:p>
        </w:tc>
      </w:tr>
      <w:tr w:rsidR="00C640F1" w:rsidRPr="00CC7C14" w14:paraId="29B7F227" w14:textId="77777777" w:rsidTr="00FA06E0">
        <w:trPr>
          <w:trHeight w:val="233"/>
        </w:trPr>
        <w:tc>
          <w:tcPr>
            <w:tcW w:w="2040" w:type="dxa"/>
            <w:shd w:val="clear" w:color="auto" w:fill="auto"/>
            <w:vAlign w:val="center"/>
          </w:tcPr>
          <w:p w14:paraId="72AC1319" w14:textId="77777777" w:rsidR="00C640F1" w:rsidRPr="00CC7C14" w:rsidRDefault="00C640F1" w:rsidP="005246D8">
            <w:r w:rsidRPr="00CC7C14">
              <w:t>SOW</w:t>
            </w:r>
          </w:p>
        </w:tc>
        <w:tc>
          <w:tcPr>
            <w:tcW w:w="7122" w:type="dxa"/>
            <w:shd w:val="clear" w:color="auto" w:fill="auto"/>
            <w:vAlign w:val="center"/>
          </w:tcPr>
          <w:p w14:paraId="4E6592A7" w14:textId="77777777" w:rsidR="00C640F1" w:rsidRPr="00CC7C14" w:rsidRDefault="00C640F1" w:rsidP="005246D8">
            <w:pPr>
              <w:rPr>
                <w:i/>
              </w:rPr>
            </w:pPr>
            <w:r w:rsidRPr="00CC7C14">
              <w:t xml:space="preserve">Statement of Work </w:t>
            </w:r>
          </w:p>
        </w:tc>
      </w:tr>
      <w:tr w:rsidR="00C640F1" w:rsidRPr="00CC7C14" w14:paraId="078854D3" w14:textId="77777777" w:rsidTr="00FA06E0">
        <w:trPr>
          <w:trHeight w:val="233"/>
        </w:trPr>
        <w:tc>
          <w:tcPr>
            <w:tcW w:w="2040" w:type="dxa"/>
            <w:shd w:val="clear" w:color="auto" w:fill="auto"/>
            <w:vAlign w:val="center"/>
          </w:tcPr>
          <w:p w14:paraId="10D181B6" w14:textId="77777777" w:rsidR="00C640F1" w:rsidRPr="00CC7C14" w:rsidRDefault="00C640F1" w:rsidP="005246D8">
            <w:r w:rsidRPr="00CC7C14">
              <w:t>USAID</w:t>
            </w:r>
          </w:p>
        </w:tc>
        <w:tc>
          <w:tcPr>
            <w:tcW w:w="7122" w:type="dxa"/>
            <w:shd w:val="clear" w:color="auto" w:fill="auto"/>
            <w:vAlign w:val="center"/>
          </w:tcPr>
          <w:p w14:paraId="5069D7CB" w14:textId="77777777" w:rsidR="00C640F1" w:rsidRPr="00CC7C14" w:rsidRDefault="00C640F1" w:rsidP="005246D8">
            <w:r w:rsidRPr="00CC7C14">
              <w:t>U.S. Agency for International Development</w:t>
            </w:r>
          </w:p>
        </w:tc>
      </w:tr>
    </w:tbl>
    <w:p w14:paraId="142AE079" w14:textId="77777777" w:rsidR="002B4F42" w:rsidRPr="00CC7C14" w:rsidRDefault="002B4F42" w:rsidP="005246D8"/>
    <w:p w14:paraId="4BF22FD0" w14:textId="77777777" w:rsidR="002B4F42" w:rsidRPr="00CC7C14" w:rsidRDefault="002B4F42" w:rsidP="005246D8"/>
    <w:p w14:paraId="25211EB3" w14:textId="77777777" w:rsidR="002B4F42" w:rsidRPr="00CC7C14" w:rsidRDefault="002B4F42" w:rsidP="005246D8"/>
    <w:p w14:paraId="02A36E3B" w14:textId="77777777" w:rsidR="002B4F42" w:rsidRPr="00CC7C14" w:rsidRDefault="002B4F42" w:rsidP="005246D8"/>
    <w:p w14:paraId="52C87F8F" w14:textId="77777777" w:rsidR="002B4F42" w:rsidRPr="00CC7C14" w:rsidRDefault="002B4F42" w:rsidP="005246D8"/>
    <w:p w14:paraId="70D27EA5" w14:textId="77777777" w:rsidR="002B4F42" w:rsidRPr="00CC7C14" w:rsidRDefault="002B4F42" w:rsidP="005246D8"/>
    <w:p w14:paraId="56516DC9" w14:textId="77777777" w:rsidR="002B4F42" w:rsidRPr="00CC7C14" w:rsidRDefault="002B4F42" w:rsidP="005246D8"/>
    <w:p w14:paraId="0CED9CF4" w14:textId="77777777" w:rsidR="002B4F42" w:rsidRPr="00CC7C14" w:rsidRDefault="002B4F42" w:rsidP="005246D8"/>
    <w:p w14:paraId="12AAE375" w14:textId="77777777" w:rsidR="002B4F42" w:rsidRPr="00CC7C14" w:rsidRDefault="002B4F42" w:rsidP="005246D8"/>
    <w:p w14:paraId="40E4B66D" w14:textId="77777777" w:rsidR="002B4F42" w:rsidRPr="00CC7C14" w:rsidRDefault="002B4F42" w:rsidP="005246D8"/>
    <w:p w14:paraId="213752E9" w14:textId="77777777" w:rsidR="002B4F42" w:rsidRPr="00CC7C14" w:rsidRDefault="002B4F42" w:rsidP="005246D8"/>
    <w:p w14:paraId="627469EB" w14:textId="77777777" w:rsidR="002B4F42" w:rsidRPr="00CC7C14" w:rsidRDefault="002B4F42" w:rsidP="005246D8"/>
    <w:p w14:paraId="27103BD5" w14:textId="77777777" w:rsidR="002B4F42" w:rsidRPr="00CC7C14" w:rsidRDefault="002B4F42" w:rsidP="005246D8"/>
    <w:p w14:paraId="34D41D97" w14:textId="77777777" w:rsidR="00BA27B0" w:rsidRPr="00CC7C14" w:rsidRDefault="00BA27B0" w:rsidP="005246D8">
      <w:pPr>
        <w:rPr>
          <w:color w:val="002A6C"/>
          <w:sz w:val="52"/>
          <w:szCs w:val="52"/>
        </w:rPr>
      </w:pPr>
      <w:r w:rsidRPr="00CC7C14">
        <w:br w:type="page"/>
      </w:r>
    </w:p>
    <w:p w14:paraId="48800112" w14:textId="77777777" w:rsidR="00BA27B0" w:rsidRPr="00CC7C14" w:rsidRDefault="00CD32D7" w:rsidP="005246D8">
      <w:pPr>
        <w:pStyle w:val="Heading2"/>
        <w:jc w:val="left"/>
      </w:pPr>
      <w:bookmarkStart w:id="4" w:name="_Toc524597390"/>
      <w:commentRangeStart w:id="5"/>
      <w:r w:rsidRPr="00CC7C14">
        <w:lastRenderedPageBreak/>
        <w:t>Executive Summary</w:t>
      </w:r>
      <w:bookmarkEnd w:id="4"/>
      <w:commentRangeEnd w:id="5"/>
      <w:r w:rsidR="00817964">
        <w:rPr>
          <w:rStyle w:val="CommentReference"/>
          <w:b w:val="0"/>
          <w:bCs w:val="0"/>
          <w:caps w:val="0"/>
          <w:color w:val="auto"/>
        </w:rPr>
        <w:commentReference w:id="5"/>
      </w:r>
    </w:p>
    <w:p w14:paraId="0C6D51F1" w14:textId="2DDBAD41" w:rsidR="00D173F8" w:rsidRPr="00CC7C14" w:rsidRDefault="00D173F8" w:rsidP="00D173F8">
      <w:r w:rsidRPr="00CC7C14">
        <w:t xml:space="preserve">USAID/Jordan has requested technical support from its institutional contractor, the Monitoring and Evaluation Support Project (MESP), in designing a prospective evaluation and learning agenda of its municipal governance initiative, Cities Implementing Transparent, Innovative, and Effective Solutions (CITIES). </w:t>
      </w:r>
      <w:r w:rsidR="00F33C57" w:rsidRPr="00CC7C14">
        <w:t>By strengthening municipal institutional capacity, improving public service delivery, and strengthening community resilience and cohesion, it is expected that citizens will ultimately judge their local municipality to be more responsive to their needs and more effective in executing their core functions.</w:t>
      </w:r>
    </w:p>
    <w:p w14:paraId="464289C2" w14:textId="688201B0" w:rsidR="00144D12" w:rsidRPr="00CC7C14" w:rsidRDefault="00144D12" w:rsidP="00065922"/>
    <w:p w14:paraId="4E1400E4" w14:textId="39A9958C" w:rsidR="00144D12" w:rsidRDefault="00144D12" w:rsidP="00065922">
      <w:r w:rsidRPr="00CC7C14">
        <w:t>As detailed in the Evaluation Design Report, t</w:t>
      </w:r>
      <w:r w:rsidR="00D87D14" w:rsidRPr="00CC7C14">
        <w:t xml:space="preserve">he evaluation </w:t>
      </w:r>
      <w:r w:rsidR="005D6445" w:rsidRPr="00CC7C14">
        <w:t>u</w:t>
      </w:r>
      <w:r w:rsidRPr="00CC7C14">
        <w:t xml:space="preserve">tilizes </w:t>
      </w:r>
      <w:r w:rsidR="005D6445" w:rsidRPr="00CC7C14">
        <w:t xml:space="preserve">a </w:t>
      </w:r>
      <w:r w:rsidR="00D87D14" w:rsidRPr="00CC7C14">
        <w:t>mixed method</w:t>
      </w:r>
      <w:r w:rsidR="005D6445" w:rsidRPr="00CC7C14">
        <w:t>s approach</w:t>
      </w:r>
      <w:r w:rsidR="00EE6950" w:rsidRPr="00CC7C14">
        <w:t xml:space="preserve"> to compare institutional-level measures </w:t>
      </w:r>
      <w:r w:rsidR="00D87D14" w:rsidRPr="00CC7C14">
        <w:t>between</w:t>
      </w:r>
      <w:r w:rsidR="005D6445" w:rsidRPr="00CC7C14">
        <w:t xml:space="preserve"> </w:t>
      </w:r>
      <w:r w:rsidR="00EE6950" w:rsidRPr="00CC7C14">
        <w:t xml:space="preserve">15 </w:t>
      </w:r>
      <w:r w:rsidR="00D87D14" w:rsidRPr="00CC7C14">
        <w:t xml:space="preserve">treatment and </w:t>
      </w:r>
      <w:r w:rsidR="00EE6950" w:rsidRPr="00CC7C14">
        <w:t xml:space="preserve">15 </w:t>
      </w:r>
      <w:r w:rsidR="00D87D14" w:rsidRPr="00CC7C14">
        <w:t xml:space="preserve">comparison </w:t>
      </w:r>
      <w:r w:rsidR="00EE6950" w:rsidRPr="00CC7C14">
        <w:t>municipalities</w:t>
      </w:r>
      <w:r w:rsidR="00332C7B" w:rsidRPr="00CC7C14">
        <w:t xml:space="preserve"> (as measured by the CITIES Municipal Institutional Capacity Assessment (MICA) tool), </w:t>
      </w:r>
      <w:r w:rsidR="00EE6950" w:rsidRPr="00CC7C14">
        <w:t xml:space="preserve">small-scale surveys of direct beneficiaries of </w:t>
      </w:r>
      <w:r w:rsidR="00646D3F" w:rsidRPr="00CC7C14">
        <w:t>municipal service improvements</w:t>
      </w:r>
      <w:r w:rsidR="008700BE" w:rsidRPr="00CC7C14">
        <w:rPr>
          <w:rStyle w:val="FootnoteReference"/>
        </w:rPr>
        <w:footnoteReference w:id="2"/>
      </w:r>
      <w:r w:rsidR="00646D3F" w:rsidRPr="00CC7C14">
        <w:t>,</w:t>
      </w:r>
      <w:r w:rsidR="00D87D14" w:rsidRPr="00CC7C14">
        <w:t xml:space="preserve"> qualitative inquiry to understand the </w:t>
      </w:r>
      <w:r w:rsidR="00FD7571" w:rsidRPr="00CC7C14">
        <w:t>context-specific factors behind municipal institutional capacity development</w:t>
      </w:r>
      <w:r w:rsidR="00544B35" w:rsidRPr="00CC7C14">
        <w:t>,</w:t>
      </w:r>
      <w:r w:rsidR="00646D3F" w:rsidRPr="00CC7C14">
        <w:t xml:space="preserve"> and</w:t>
      </w:r>
      <w:r w:rsidR="00544B35" w:rsidRPr="00CC7C14">
        <w:t xml:space="preserve"> a large-scale household survey to assess </w:t>
      </w:r>
      <w:r w:rsidR="001B50AE">
        <w:t xml:space="preserve">public perception of municipal responsiveness and effectiveness. </w:t>
      </w:r>
      <w:r w:rsidR="00544B35" w:rsidRPr="00CC7C14">
        <w:t xml:space="preserve"> </w:t>
      </w:r>
    </w:p>
    <w:p w14:paraId="0B25E62A" w14:textId="71D150B8" w:rsidR="00BC22D3" w:rsidRDefault="00BC22D3" w:rsidP="00065922"/>
    <w:p w14:paraId="46E45272" w14:textId="077D86FE" w:rsidR="00144D12" w:rsidRPr="00CC7C14" w:rsidRDefault="7AA453DA" w:rsidP="00144D12">
      <w:r>
        <w:t xml:space="preserve">This Interim Baseline Report </w:t>
      </w:r>
      <w:r w:rsidR="00FD5D18">
        <w:t xml:space="preserve">a) </w:t>
      </w:r>
      <w:r>
        <w:t>summarizes qualitative inquiry in a selection of municipalities</w:t>
      </w:r>
      <w:r w:rsidR="00FD5D18">
        <w:t xml:space="preserve"> on the current state of municipal governance and decentralization</w:t>
      </w:r>
      <w:r>
        <w:t xml:space="preserve">, </w:t>
      </w:r>
      <w:r w:rsidR="00FD5D18">
        <w:t xml:space="preserve">b) assesses the internal validity of MICA measures in comparison municipalities, such that they may be considered comparable to CITIES’ MICA measurements in treatment municipalities, and c) in comparing treatment and comparison MICA measures, assesses whether there is sufficient </w:t>
      </w:r>
      <w:r>
        <w:t>pre-treatment equivalence across treatment and comparison municipalities</w:t>
      </w:r>
      <w:r w:rsidR="00FD5D18">
        <w:t xml:space="preserve"> to enable robust inference on CITIES impact at the institutional municipal level</w:t>
      </w:r>
      <w:r>
        <w:t xml:space="preserve">. This interim baseline report will be </w:t>
      </w:r>
      <w:r w:rsidR="00FD5D18">
        <w:t xml:space="preserve">further </w:t>
      </w:r>
      <w:r>
        <w:t>updated to incorporate baseline measures on citizen perception of municipal responsiveness and effectiveness,</w:t>
      </w:r>
      <w:r w:rsidR="006E7B4C">
        <w:t xml:space="preserve"> as</w:t>
      </w:r>
      <w:r>
        <w:t xml:space="preserve"> measured by a large-scale household survey.  </w:t>
      </w:r>
    </w:p>
    <w:p w14:paraId="395B273C" w14:textId="24A30168" w:rsidR="00544B35" w:rsidRPr="00CC7C14" w:rsidRDefault="00544B35" w:rsidP="00144D12"/>
    <w:p w14:paraId="1C79C80D" w14:textId="3F25485E" w:rsidR="00654044" w:rsidRPr="00CC7C14" w:rsidRDefault="006E7B4C" w:rsidP="00144D12">
      <w:r>
        <w:t>The qualitative inquiry sought to</w:t>
      </w:r>
      <w:r w:rsidR="00FD5D18">
        <w:t xml:space="preserve"> assess the current state of municipal governance and decentralization in light of the </w:t>
      </w:r>
      <w:r w:rsidR="00F01E48">
        <w:t xml:space="preserve">CITIES </w:t>
      </w:r>
      <w:r w:rsidR="00FD5D18">
        <w:t>evaluation</w:t>
      </w:r>
      <w:r w:rsidR="00B4041D">
        <w:t xml:space="preserve"> questions of effectiveness, synergies, sustainability, and learning</w:t>
      </w:r>
      <w:r w:rsidR="00FD5D18">
        <w:t xml:space="preserve">. Findings are limited </w:t>
      </w:r>
      <w:r w:rsidR="00F01E48">
        <w:t xml:space="preserve">with respect to CITIES </w:t>
      </w:r>
      <w:r w:rsidR="00FD5D18">
        <w:t xml:space="preserve">given </w:t>
      </w:r>
      <w:r w:rsidR="00F01E48">
        <w:t xml:space="preserve">that implementation is ongoing and still </w:t>
      </w:r>
      <w:r w:rsidR="00B4041D">
        <w:t xml:space="preserve">early in the </w:t>
      </w:r>
      <w:r w:rsidR="00F01E48">
        <w:t xml:space="preserve">hypothesized </w:t>
      </w:r>
      <w:r w:rsidR="00B4041D">
        <w:t>causal chain</w:t>
      </w:r>
      <w:r w:rsidR="00F01E48">
        <w:t xml:space="preserve"> of outcomes. </w:t>
      </w:r>
      <w:r w:rsidR="00B4041D">
        <w:t xml:space="preserve">Nevertheless, the qualitative inquiry did highlight some broad findings: </w:t>
      </w:r>
      <w:r w:rsidR="00654044" w:rsidRPr="00CC7C14">
        <w:t xml:space="preserve"> </w:t>
      </w:r>
    </w:p>
    <w:p w14:paraId="20A43D27" w14:textId="465E062D" w:rsidR="00654044" w:rsidRDefault="00654044" w:rsidP="00144D12"/>
    <w:p w14:paraId="201FB70E" w14:textId="6CC80688" w:rsidR="00B4041D" w:rsidRPr="00B4041D" w:rsidRDefault="00B4041D" w:rsidP="00144D12">
      <w:pPr>
        <w:rPr>
          <w:b/>
          <w:color w:val="002060"/>
        </w:rPr>
      </w:pPr>
      <w:r w:rsidRPr="00B4041D">
        <w:rPr>
          <w:b/>
          <w:color w:val="002060"/>
        </w:rPr>
        <w:t>Lack of flexibility and performance-based management prevents municipalities from improving their labor force</w:t>
      </w:r>
    </w:p>
    <w:p w14:paraId="50AF73A9" w14:textId="49D4676E" w:rsidR="00B4041D" w:rsidRDefault="00B4041D" w:rsidP="00C335FE">
      <w:pPr>
        <w:pStyle w:val="ListParagraph"/>
        <w:numPr>
          <w:ilvl w:val="0"/>
          <w:numId w:val="25"/>
        </w:numPr>
      </w:pPr>
    </w:p>
    <w:p w14:paraId="0DE70627" w14:textId="77777777" w:rsidR="00B4041D" w:rsidRPr="00CC7C14" w:rsidRDefault="00B4041D" w:rsidP="00C335FE">
      <w:pPr>
        <w:pStyle w:val="ListParagraph"/>
        <w:numPr>
          <w:ilvl w:val="0"/>
          <w:numId w:val="25"/>
        </w:numPr>
      </w:pPr>
    </w:p>
    <w:p w14:paraId="073A764D" w14:textId="39B7D19C" w:rsidR="00654044" w:rsidRPr="00CC7C14" w:rsidRDefault="00654044" w:rsidP="00654044">
      <w:pPr>
        <w:pStyle w:val="ListParagraph"/>
      </w:pPr>
    </w:p>
    <w:p w14:paraId="1D5AD818" w14:textId="069805C3" w:rsidR="00B4041D" w:rsidRPr="00B4041D" w:rsidRDefault="00B4041D" w:rsidP="00B4041D">
      <w:pPr>
        <w:rPr>
          <w:b/>
          <w:color w:val="002060"/>
        </w:rPr>
      </w:pPr>
      <w:r w:rsidRPr="00B4041D">
        <w:rPr>
          <w:b/>
          <w:color w:val="002060"/>
        </w:rPr>
        <w:t>Serious capacity constraints in the municipal workforce will impede activity sustainability</w:t>
      </w:r>
    </w:p>
    <w:p w14:paraId="56D8B90E" w14:textId="1277F756" w:rsidR="00B4041D" w:rsidRDefault="00B4041D" w:rsidP="00C335FE">
      <w:pPr>
        <w:pStyle w:val="ListParagraph"/>
        <w:numPr>
          <w:ilvl w:val="0"/>
          <w:numId w:val="24"/>
        </w:numPr>
      </w:pPr>
    </w:p>
    <w:p w14:paraId="18709942" w14:textId="77777777" w:rsidR="00B4041D" w:rsidRDefault="00B4041D" w:rsidP="00C335FE">
      <w:pPr>
        <w:pStyle w:val="ListParagraph"/>
        <w:numPr>
          <w:ilvl w:val="0"/>
          <w:numId w:val="24"/>
        </w:numPr>
      </w:pPr>
    </w:p>
    <w:p w14:paraId="5E206E17" w14:textId="0A412CAF" w:rsidR="00B4041D" w:rsidRDefault="00B4041D" w:rsidP="00B4041D"/>
    <w:p w14:paraId="015BDB1E" w14:textId="03ADA612" w:rsidR="00B4041D" w:rsidRDefault="00B4041D" w:rsidP="00B4041D">
      <w:pPr>
        <w:rPr>
          <w:b/>
          <w:color w:val="002060"/>
        </w:rPr>
      </w:pPr>
      <w:r w:rsidRPr="00B4041D">
        <w:rPr>
          <w:b/>
          <w:color w:val="002060"/>
        </w:rPr>
        <w:t>There are honest and good faith efforts at coordination, but room to improve</w:t>
      </w:r>
    </w:p>
    <w:p w14:paraId="7331ACB3" w14:textId="2FDDA87F" w:rsidR="00654044" w:rsidRDefault="00AF43D1" w:rsidP="00B4041D">
      <w:r w:rsidRPr="00AF43D1">
        <w:lastRenderedPageBreak/>
        <w:t>Baseline data suggests that although there has been some initial coordination between CITIES and other donor activities, there is still room for CITIES, other USAID programs, and other donors to develop synergies and determine how best to complement each other’s objectives.</w:t>
      </w:r>
      <w:r w:rsidR="00B4041D">
        <w:t xml:space="preserve"> </w:t>
      </w:r>
    </w:p>
    <w:p w14:paraId="6595D2BF" w14:textId="07713836" w:rsidR="00B4041D" w:rsidRDefault="00B4041D" w:rsidP="00C335FE">
      <w:pPr>
        <w:pStyle w:val="ListParagraph"/>
        <w:numPr>
          <w:ilvl w:val="0"/>
          <w:numId w:val="24"/>
        </w:numPr>
        <w:rPr>
          <w:color w:val="002060"/>
        </w:rPr>
      </w:pPr>
    </w:p>
    <w:p w14:paraId="47699A21" w14:textId="77777777" w:rsidR="00B4041D" w:rsidRPr="00B4041D" w:rsidRDefault="00B4041D" w:rsidP="00C335FE">
      <w:pPr>
        <w:pStyle w:val="ListParagraph"/>
        <w:numPr>
          <w:ilvl w:val="0"/>
          <w:numId w:val="24"/>
        </w:numPr>
        <w:rPr>
          <w:color w:val="002060"/>
        </w:rPr>
      </w:pPr>
    </w:p>
    <w:p w14:paraId="1C615D63" w14:textId="208B063C" w:rsidR="00654044" w:rsidRDefault="00654044" w:rsidP="00144D12"/>
    <w:p w14:paraId="4CFDDDD8" w14:textId="77777777" w:rsidR="007A18BA" w:rsidRPr="007A18BA" w:rsidRDefault="007A18BA" w:rsidP="00144D12">
      <w:pPr>
        <w:rPr>
          <w:b/>
          <w:color w:val="002060"/>
        </w:rPr>
      </w:pPr>
      <w:r w:rsidRPr="007A18BA">
        <w:rPr>
          <w:b/>
          <w:color w:val="002060"/>
        </w:rPr>
        <w:t xml:space="preserve">Some stakeholders desire more targeted and practical training </w:t>
      </w:r>
    </w:p>
    <w:p w14:paraId="556470E4" w14:textId="24631CC7" w:rsidR="007A18BA" w:rsidRDefault="007A18BA" w:rsidP="00144D12">
      <w:pPr>
        <w:rPr>
          <w:szCs w:val="22"/>
        </w:rPr>
      </w:pPr>
      <w:r w:rsidRPr="00CC7C14">
        <w:rPr>
          <w:szCs w:val="22"/>
        </w:rPr>
        <w:t>According to a government official, CITIES is attracting some criticism related to the project’s capacity building efforts</w:t>
      </w:r>
      <w:r>
        <w:rPr>
          <w:szCs w:val="22"/>
        </w:rPr>
        <w:t xml:space="preserve"> within the context of decentralization</w:t>
      </w:r>
      <w:r w:rsidRPr="00CC7C14">
        <w:rPr>
          <w:szCs w:val="22"/>
        </w:rPr>
        <w:t>. Criticism is centered on the lack of practical knowledge CITIES trainers have, the time allotted for training, and what is perceived as weak follow up to the training.</w:t>
      </w:r>
    </w:p>
    <w:p w14:paraId="0953C567" w14:textId="6DC8C25A" w:rsidR="007A18BA" w:rsidRDefault="007A18BA" w:rsidP="00144D12"/>
    <w:p w14:paraId="49D4F0E7" w14:textId="563917C3" w:rsidR="007A18BA" w:rsidRDefault="007A18BA" w:rsidP="00144D12">
      <w:r>
        <w:t>---</w:t>
      </w:r>
    </w:p>
    <w:p w14:paraId="7D8FA82C" w14:textId="77777777" w:rsidR="007A18BA" w:rsidRDefault="007A18BA" w:rsidP="00144D12"/>
    <w:p w14:paraId="7AD0DE95" w14:textId="77777777" w:rsidR="009201C2" w:rsidRDefault="00B4041D" w:rsidP="00144D12">
      <w:r>
        <w:t>In order to establish a baseline of institutional-level output and outcome measures, the evaluation team applied the CITIES Municipal Institutional Capacity Assessment in 15 comparison municipalities</w:t>
      </w:r>
      <w:r w:rsidR="009201C2">
        <w:t xml:space="preserve">. This was a valuable ground-truthing exercise for the evaluation team, and one that highlighted the risks and limitations of attempting to use a general assessment tool as a robust measurement for impact evaluation. The primary questions posed by this baseline measurement exercise were the following: </w:t>
      </w:r>
    </w:p>
    <w:p w14:paraId="7A8A7258" w14:textId="77777777" w:rsidR="009201C2" w:rsidRDefault="009201C2" w:rsidP="00144D12"/>
    <w:p w14:paraId="4E4A21B3" w14:textId="2DCD572B" w:rsidR="009201C2" w:rsidRDefault="009201C2" w:rsidP="00C335FE">
      <w:pPr>
        <w:pStyle w:val="ListParagraph"/>
        <w:numPr>
          <w:ilvl w:val="0"/>
          <w:numId w:val="26"/>
        </w:numPr>
      </w:pPr>
      <w:r>
        <w:t xml:space="preserve">Did the MESP team of MICA raters in comparison municipalities produce measurements comparable to the ratings of CITIES MICA raters in treatment municipalities, such that treatment and comparison MICA scores could be usefully compared?  </w:t>
      </w:r>
    </w:p>
    <w:p w14:paraId="32C8F68A" w14:textId="1FBA1492" w:rsidR="009201C2" w:rsidRDefault="009201C2" w:rsidP="009201C2">
      <w:pPr>
        <w:pStyle w:val="ListParagraph"/>
      </w:pPr>
    </w:p>
    <w:p w14:paraId="36179DCD" w14:textId="44E33BDC" w:rsidR="009201C2" w:rsidRDefault="009201C2" w:rsidP="00C335FE">
      <w:pPr>
        <w:pStyle w:val="ListParagraph"/>
        <w:numPr>
          <w:ilvl w:val="0"/>
          <w:numId w:val="26"/>
        </w:numPr>
      </w:pPr>
      <w:r>
        <w:t xml:space="preserve">Assuming that treatment and comparison MICA scores could be compared, did the selection of comparison municipalities achieve baseline equivalency, such that the baseline measures could be usefully compared against endline measures to produce sufficiently valid impact estimates?  </w:t>
      </w:r>
    </w:p>
    <w:p w14:paraId="0F801397" w14:textId="77777777" w:rsidR="009201C2" w:rsidRDefault="009201C2" w:rsidP="009201C2"/>
    <w:p w14:paraId="7BF82D0D" w14:textId="77777777" w:rsidR="00C90ED9" w:rsidRDefault="00C90ED9" w:rsidP="009201C2">
      <w:r>
        <w:t xml:space="preserve">The evaluation team’s tentative conclusions on these questions is a qualified yes, but as always the devil is in the details. The following findings highlight a more nuanced approach to exploring what sources of rater disagreement or imbalance across treatment and comparison pose validity threats to the evaluation. </w:t>
      </w:r>
    </w:p>
    <w:p w14:paraId="46151D82" w14:textId="77777777" w:rsidR="00C90ED9" w:rsidRDefault="00C90ED9" w:rsidP="009201C2"/>
    <w:p w14:paraId="40D460AC" w14:textId="7AE53452" w:rsidR="00B4041D" w:rsidRDefault="009201C2" w:rsidP="009201C2">
      <w:r>
        <w:t xml:space="preserve">Relevant findings from this exercise include the following: </w:t>
      </w:r>
      <w:r w:rsidR="00B4041D">
        <w:t xml:space="preserve"> </w:t>
      </w:r>
    </w:p>
    <w:p w14:paraId="568C7591" w14:textId="2B5F22B1" w:rsidR="003963B9" w:rsidRPr="00CC7C14" w:rsidRDefault="003963B9" w:rsidP="00144D12"/>
    <w:p w14:paraId="7BC2B1D2" w14:textId="3C5511CC" w:rsidR="003963B9" w:rsidRDefault="003963B9" w:rsidP="009C275A">
      <w:pPr>
        <w:rPr>
          <w:b/>
          <w:color w:val="002060"/>
        </w:rPr>
      </w:pPr>
      <w:r w:rsidRPr="009C275A">
        <w:rPr>
          <w:b/>
          <w:color w:val="002060"/>
        </w:rPr>
        <w:t>There is a moderate degree of agreement on comparison MICA scores across three separate raters</w:t>
      </w:r>
      <w:r w:rsidR="00332C7B" w:rsidRPr="009C275A">
        <w:rPr>
          <w:b/>
          <w:color w:val="002060"/>
        </w:rPr>
        <w:t xml:space="preserve">. </w:t>
      </w:r>
    </w:p>
    <w:p w14:paraId="26989847" w14:textId="09597CBA" w:rsidR="005667F2" w:rsidRPr="005667F2" w:rsidRDefault="005667F2" w:rsidP="009C275A">
      <w:r w:rsidRPr="005667F2">
        <w:t xml:space="preserve">Percent agreement scores at the municipality level range from 56 to 71 percent, while agreement statistics treating the MICA scoring as ordinal data range from .7 to .9. </w:t>
      </w:r>
    </w:p>
    <w:p w14:paraId="557799E3" w14:textId="766021B2" w:rsidR="00332C7B" w:rsidRPr="00BB7F70" w:rsidRDefault="00332C7B" w:rsidP="00BB7F70">
      <w:pPr>
        <w:pStyle w:val="ListParagraph"/>
      </w:pPr>
    </w:p>
    <w:p w14:paraId="23B75E44" w14:textId="77777777" w:rsidR="009C275A" w:rsidRDefault="009C275A" w:rsidP="009C275A">
      <w:pPr>
        <w:pStyle w:val="ListParagraph"/>
      </w:pPr>
    </w:p>
    <w:p w14:paraId="5B4592EF" w14:textId="491290F6" w:rsidR="00332C7B" w:rsidRDefault="00332C7B" w:rsidP="009C275A">
      <w:pPr>
        <w:rPr>
          <w:b/>
          <w:color w:val="002060"/>
        </w:rPr>
      </w:pPr>
      <w:r w:rsidRPr="009C275A">
        <w:rPr>
          <w:b/>
          <w:color w:val="002060"/>
        </w:rPr>
        <w:t>Comparison MICA measures are generally considered internally valid, but some degree of inherent subjectivity of scoring remains</w:t>
      </w:r>
    </w:p>
    <w:p w14:paraId="684FF958" w14:textId="0BC39277" w:rsidR="005667F2" w:rsidRPr="005667F2" w:rsidRDefault="005667F2" w:rsidP="009C275A">
      <w:pPr>
        <w:rPr>
          <w:color w:val="002060"/>
        </w:rPr>
      </w:pPr>
      <w:r>
        <w:rPr>
          <w:color w:val="002060"/>
        </w:rPr>
        <w:t xml:space="preserve">The final </w:t>
      </w:r>
    </w:p>
    <w:p w14:paraId="4211E331" w14:textId="77777777" w:rsidR="00190563" w:rsidRPr="00BB7F70" w:rsidRDefault="00190563" w:rsidP="00BB7F70">
      <w:pPr>
        <w:pStyle w:val="ListParagraph"/>
      </w:pPr>
    </w:p>
    <w:p w14:paraId="74C41715" w14:textId="77777777" w:rsidR="009C275A" w:rsidRDefault="009C275A" w:rsidP="009C275A"/>
    <w:p w14:paraId="1F4FEEE0" w14:textId="3B2AD1EC" w:rsidR="00190563" w:rsidRPr="009C275A" w:rsidRDefault="00190563" w:rsidP="009C275A">
      <w:pPr>
        <w:rPr>
          <w:b/>
          <w:color w:val="002060"/>
        </w:rPr>
      </w:pPr>
      <w:r w:rsidRPr="009C275A">
        <w:rPr>
          <w:b/>
          <w:color w:val="002060"/>
        </w:rPr>
        <w:t xml:space="preserve">There is baseline equivalence in aggregate MICA scores across treatment and comparison, but there is a much greater degree of variability at each of the MICA’s 40 individual items. </w:t>
      </w:r>
    </w:p>
    <w:p w14:paraId="3CF29773" w14:textId="41A8ECA5" w:rsidR="00190563" w:rsidRPr="00BB7F70" w:rsidRDefault="00190563" w:rsidP="00BB7F70">
      <w:pPr>
        <w:pStyle w:val="ListParagraph"/>
      </w:pPr>
    </w:p>
    <w:p w14:paraId="7200571F" w14:textId="77777777" w:rsidR="009C275A" w:rsidRDefault="009C275A" w:rsidP="009C275A">
      <w:pPr>
        <w:pStyle w:val="ListParagraph"/>
      </w:pPr>
    </w:p>
    <w:p w14:paraId="6F14F203" w14:textId="21B6845B" w:rsidR="00190563" w:rsidRPr="00BB7F70" w:rsidRDefault="00190563" w:rsidP="009C275A">
      <w:pPr>
        <w:ind w:left="360"/>
      </w:pPr>
      <w:r w:rsidRPr="00BB7F70">
        <w:t xml:space="preserve">With the benefit of baseline scores for treatment and comparison municipalities, a reappraisal of the initial selection of 15 treatment municipalities did not offer any advantage compared to looking at all 23 class B-D CITIES municipalities. </w:t>
      </w:r>
    </w:p>
    <w:p w14:paraId="274BD8E6" w14:textId="77777777" w:rsidR="00190563" w:rsidRPr="00BB7F70" w:rsidRDefault="00190563" w:rsidP="00BB7F70">
      <w:pPr>
        <w:pStyle w:val="ListParagraph"/>
      </w:pPr>
    </w:p>
    <w:p w14:paraId="0D208891" w14:textId="7121251E" w:rsidR="00190563" w:rsidRPr="00BB7F70" w:rsidRDefault="00190563" w:rsidP="00C335FE">
      <w:pPr>
        <w:pStyle w:val="ListParagraph"/>
        <w:numPr>
          <w:ilvl w:val="0"/>
          <w:numId w:val="9"/>
        </w:numPr>
      </w:pPr>
      <w:r w:rsidRPr="00BB7F70">
        <w:t xml:space="preserve">The relationships between municipal characteristics and MICA scores generally hold after including scores from the 15 comparison municipalities. </w:t>
      </w:r>
    </w:p>
    <w:p w14:paraId="626342FC" w14:textId="77777777" w:rsidR="00654044" w:rsidRPr="00BB7F70" w:rsidRDefault="00654044" w:rsidP="00BB7F70">
      <w:pPr>
        <w:pStyle w:val="ListParagraph"/>
      </w:pPr>
    </w:p>
    <w:p w14:paraId="160FB3E3" w14:textId="76313B29" w:rsidR="00654044" w:rsidRPr="00BB7F70" w:rsidRDefault="00654044" w:rsidP="00C335FE">
      <w:pPr>
        <w:pStyle w:val="ListParagraph"/>
        <w:numPr>
          <w:ilvl w:val="0"/>
          <w:numId w:val="9"/>
        </w:numPr>
      </w:pPr>
      <w:r w:rsidRPr="00BB7F70">
        <w:t xml:space="preserve">Valid and defensible impact estimates based on institutional capacity scores must rely on a combination of inferential analysis of MICA scores and thick description of what actually changes in municipal capacity. </w:t>
      </w:r>
    </w:p>
    <w:p w14:paraId="3B9674E8" w14:textId="77777777" w:rsidR="00654044" w:rsidRPr="00CC7C14" w:rsidRDefault="00654044" w:rsidP="00BB7F70">
      <w:pPr>
        <w:pStyle w:val="ListParagraph"/>
      </w:pPr>
    </w:p>
    <w:p w14:paraId="088B55EE" w14:textId="247CC9E6" w:rsidR="00190563" w:rsidRPr="00CC7C14" w:rsidRDefault="00BB7F70" w:rsidP="00332C7B">
      <w:r>
        <w:t xml:space="preserve">Citizen engagement and service provision improvement involve complex political, financial, and social systems. The qualitative and quantitative findings provide a strong overall baseline for assessing changes overtime and responding to the evaluation questions. </w:t>
      </w:r>
    </w:p>
    <w:p w14:paraId="555FB76F" w14:textId="70CCDAF7" w:rsidR="00544B35" w:rsidRPr="00CC7C14" w:rsidRDefault="00544B35" w:rsidP="00144D12"/>
    <w:p w14:paraId="46324C3A" w14:textId="10553FCA" w:rsidR="00E347A2" w:rsidRPr="00CC7C14" w:rsidRDefault="00E347A2" w:rsidP="005246D8"/>
    <w:p w14:paraId="7EE6C47A" w14:textId="48BF8C21" w:rsidR="00E347A2" w:rsidRPr="00CC7C14" w:rsidRDefault="00E347A2">
      <w:pPr>
        <w:spacing w:after="160" w:line="259" w:lineRule="auto"/>
        <w:jc w:val="left"/>
        <w:rPr>
          <w:b/>
          <w:bCs/>
          <w:caps/>
          <w:color w:val="003478"/>
          <w:sz w:val="28"/>
          <w:szCs w:val="28"/>
        </w:rPr>
      </w:pPr>
      <w:bookmarkStart w:id="6" w:name="_Toc492567305"/>
    </w:p>
    <w:p w14:paraId="704BEF48" w14:textId="77777777" w:rsidR="00332671" w:rsidRDefault="00332671">
      <w:pPr>
        <w:spacing w:after="160" w:line="259" w:lineRule="auto"/>
        <w:jc w:val="left"/>
        <w:rPr>
          <w:b/>
          <w:bCs/>
          <w:caps/>
          <w:color w:val="003478"/>
          <w:sz w:val="28"/>
          <w:szCs w:val="28"/>
        </w:rPr>
      </w:pPr>
      <w:r>
        <w:br w:type="page"/>
      </w:r>
    </w:p>
    <w:p w14:paraId="00FA9DCA" w14:textId="79453D41" w:rsidR="00A454B4" w:rsidRPr="00CC7C14" w:rsidRDefault="00A454B4" w:rsidP="00A454B4">
      <w:pPr>
        <w:pStyle w:val="Heading2"/>
        <w:jc w:val="left"/>
      </w:pPr>
      <w:bookmarkStart w:id="7" w:name="_Toc524597391"/>
      <w:r w:rsidRPr="00CC7C14">
        <w:lastRenderedPageBreak/>
        <w:t>Introduction</w:t>
      </w:r>
      <w:bookmarkEnd w:id="6"/>
      <w:bookmarkEnd w:id="7"/>
    </w:p>
    <w:p w14:paraId="3B9CC191" w14:textId="64390A83" w:rsidR="00E347A2" w:rsidRPr="00CC7C14" w:rsidRDefault="00E347A2" w:rsidP="00E347A2">
      <w:r w:rsidRPr="00CC7C14">
        <w:t xml:space="preserve">For much of its history, USAID has relied upon local governance and community development programming as a primary tool to foster democratic norms and institutions. Complementary to this effort has been longstanding support of and advocacy at the central level for political and fiscal decentralization. While community development and political and administrative decentralization has a long history amidst a general consensus that such programming is effective at delivering resources to the local level while building democratic capacity through participatory planning and budgeting processes, only recently has a body of evidence started to coalesce around the specific outcomes of such programming and their magnitudes. </w:t>
      </w:r>
    </w:p>
    <w:p w14:paraId="07BAB03F" w14:textId="77777777" w:rsidR="00E347A2" w:rsidRPr="00CC7C14" w:rsidRDefault="00E347A2" w:rsidP="00E347A2"/>
    <w:p w14:paraId="20081736" w14:textId="77777777" w:rsidR="00E347A2" w:rsidRPr="00CC7C14" w:rsidRDefault="00E347A2" w:rsidP="00E347A2">
      <w:r w:rsidRPr="00CC7C14">
        <w:t>This evaluation will contribute to the emerging body of evidence in order to help USAID better tailor subsequent democracy and governance investments in Jordan and elsewhere. The findings from this evaluation and the learning agenda will help USAID, the Government of Jordan, and the broader donor and governance community better understand the impact of decentralization efforts at the municipal institution level and for the citizens who ultimately benefit from efforts to make government more effective, equitable, and responsive.</w:t>
      </w:r>
    </w:p>
    <w:p w14:paraId="1EA77DFE" w14:textId="77777777" w:rsidR="00E347A2" w:rsidRPr="00CC7C14" w:rsidRDefault="00E347A2" w:rsidP="00A454B4"/>
    <w:p w14:paraId="1ED5407C" w14:textId="6359483D" w:rsidR="00FE5114" w:rsidRPr="00CC7C14" w:rsidRDefault="00A454B4" w:rsidP="00A454B4">
      <w:r w:rsidRPr="00CC7C14">
        <w:t>This document</w:t>
      </w:r>
      <w:r w:rsidR="00E347A2" w:rsidRPr="00CC7C14">
        <w:t xml:space="preserve"> </w:t>
      </w:r>
      <w:r w:rsidR="00FE5114" w:rsidRPr="00CC7C14">
        <w:t>explores</w:t>
      </w:r>
      <w:r w:rsidR="00E347A2" w:rsidRPr="00CC7C14">
        <w:t xml:space="preserve"> the </w:t>
      </w:r>
      <w:r w:rsidR="00FE5114" w:rsidRPr="00CC7C14">
        <w:t xml:space="preserve">pre-treatment data collected for the CITIES </w:t>
      </w:r>
      <w:r w:rsidR="00E347A2" w:rsidRPr="00CC7C14">
        <w:t>evaluation</w:t>
      </w:r>
      <w:r w:rsidR="00FE5114" w:rsidRPr="00CC7C14">
        <w:t xml:space="preserve"> and assesses the severity of validity threats to impact evaluation measures posed by pre-treatment differences across treatment and comparison municipalities. </w:t>
      </w:r>
      <w:r w:rsidRPr="00CC7C14">
        <w:t xml:space="preserve">First, it describes the Jordanian governance context and the main CITIES activity components, which have been designed to address key decentralization and local governance efforts specific to Jordan. The document then lays out the evaluation questions, theory of change, analytical approach, and key indicators for the learning agenda. </w:t>
      </w:r>
      <w:r w:rsidR="00FE5114" w:rsidRPr="00CC7C14">
        <w:t xml:space="preserve">The report then presents descriptive statistics and summary of qualitative information to identify any substantive pre-treatment differences that may threaten the validity of impact measurements at endline. Finally, a discussion session will investigate any substantive differences and make final assessments as to whether the validity of the evaluation design still holds. </w:t>
      </w:r>
    </w:p>
    <w:p w14:paraId="7FE3B483" w14:textId="77777777" w:rsidR="00FE5114" w:rsidRPr="00CC7C14" w:rsidRDefault="00FE5114" w:rsidP="00A454B4"/>
    <w:p w14:paraId="6F4B2526" w14:textId="77777777" w:rsidR="00FE5114" w:rsidRPr="00CC7C14" w:rsidRDefault="00FE5114">
      <w:pPr>
        <w:spacing w:after="160" w:line="259" w:lineRule="auto"/>
        <w:jc w:val="left"/>
        <w:rPr>
          <w:b/>
          <w:bCs/>
          <w:caps/>
          <w:color w:val="003478"/>
          <w:sz w:val="28"/>
          <w:szCs w:val="28"/>
        </w:rPr>
      </w:pPr>
      <w:r w:rsidRPr="00CC7C14">
        <w:br w:type="page"/>
      </w:r>
    </w:p>
    <w:p w14:paraId="41889380" w14:textId="397C440B" w:rsidR="00D03F2F" w:rsidRPr="00CC7C14" w:rsidRDefault="005B5909" w:rsidP="005246D8">
      <w:pPr>
        <w:pStyle w:val="Heading2"/>
        <w:jc w:val="left"/>
      </w:pPr>
      <w:bookmarkStart w:id="8" w:name="_Toc524597392"/>
      <w:r w:rsidRPr="00CC7C14">
        <w:lastRenderedPageBreak/>
        <w:t>B</w:t>
      </w:r>
      <w:r w:rsidR="00D03F2F" w:rsidRPr="00CC7C14">
        <w:t>ackground</w:t>
      </w:r>
      <w:bookmarkEnd w:id="8"/>
    </w:p>
    <w:p w14:paraId="2F8F7689" w14:textId="3A07B031" w:rsidR="003E13DD" w:rsidRPr="00CC7C14" w:rsidRDefault="003E13DD" w:rsidP="005246D8">
      <w:r w:rsidRPr="00CC7C14">
        <w:t xml:space="preserve">Strengthened democratic accountability is critical to Jordan’s stability and future prosperity. Over the past 10 years, Jordan has pursued </w:t>
      </w:r>
      <w:r w:rsidR="00C57DE5" w:rsidRPr="00CC7C14">
        <w:t xml:space="preserve">several structural reforms to </w:t>
      </w:r>
      <w:r w:rsidR="00BB1452" w:rsidRPr="00CC7C14">
        <w:t xml:space="preserve">enhance the conditions for liberalization and more inclusive growth. Decentralization is an integral part of the reform agenda, undertaken to encourage a greater proportion of citizens to engage politically and to mitigate the stressors that are affecting them on </w:t>
      </w:r>
      <w:r w:rsidR="008A2702" w:rsidRPr="00CC7C14">
        <w:t xml:space="preserve">a </w:t>
      </w:r>
      <w:r w:rsidR="00BB1452" w:rsidRPr="00CC7C14">
        <w:t xml:space="preserve">daily basis. Adverse regional developments, in particular the Syria and Iraq crises, continue to affect Jordan in the form of </w:t>
      </w:r>
      <w:r w:rsidR="00EA692F" w:rsidRPr="00CC7C14">
        <w:t xml:space="preserve">increased </w:t>
      </w:r>
      <w:r w:rsidR="00BB1452" w:rsidRPr="00CC7C14">
        <w:t>socio-economic pressures due to the vast inflow of refugees.</w:t>
      </w:r>
    </w:p>
    <w:p w14:paraId="2DC321DD" w14:textId="77777777" w:rsidR="003E13DD" w:rsidRPr="00CC7C14" w:rsidRDefault="003E13DD" w:rsidP="005246D8"/>
    <w:p w14:paraId="31F6E8B0" w14:textId="53FF0D2F" w:rsidR="0025636B" w:rsidRPr="00CC7C14" w:rsidRDefault="0028447B" w:rsidP="005246D8">
      <w:r w:rsidRPr="00CC7C14">
        <w:t>There is a long</w:t>
      </w:r>
      <w:r w:rsidR="001C3449" w:rsidRPr="00CC7C14">
        <w:t xml:space="preserve"> tradition of official municipal </w:t>
      </w:r>
      <w:r w:rsidRPr="00CC7C14">
        <w:t>organization in Jordan</w:t>
      </w:r>
      <w:r w:rsidR="001C3449" w:rsidRPr="00CC7C14">
        <w:t>,</w:t>
      </w:r>
      <w:r w:rsidRPr="00CC7C14">
        <w:t xml:space="preserve"> yet developing relevant, responsive, and representative local institutions remains an ongoing challenge.</w:t>
      </w:r>
      <w:r w:rsidRPr="00CC7C14">
        <w:rPr>
          <w:rStyle w:val="FootnoteReference"/>
          <w:sz w:val="23"/>
          <w:szCs w:val="23"/>
        </w:rPr>
        <w:footnoteReference w:id="3"/>
      </w:r>
      <w:r w:rsidRPr="00CC7C14">
        <w:t xml:space="preserve"> M</w:t>
      </w:r>
      <w:r w:rsidR="001C3449" w:rsidRPr="00CC7C14">
        <w:t xml:space="preserve">unicipalities as a </w:t>
      </w:r>
      <w:r w:rsidRPr="00CC7C14">
        <w:t>modern</w:t>
      </w:r>
      <w:r w:rsidR="001C3449" w:rsidRPr="00CC7C14">
        <w:t xml:space="preserve"> governance institution </w:t>
      </w:r>
      <w:r w:rsidRPr="00CC7C14">
        <w:t>were developed in 1955</w:t>
      </w:r>
      <w:r w:rsidR="001C3449" w:rsidRPr="00CC7C14">
        <w:t xml:space="preserve"> and have been subject to several reform efforts</w:t>
      </w:r>
      <w:r w:rsidR="00054E7E" w:rsidRPr="00CC7C14">
        <w:t xml:space="preserve"> (Ababsa 2003)</w:t>
      </w:r>
      <w:r w:rsidR="001C3449" w:rsidRPr="00CC7C14">
        <w:t>.</w:t>
      </w:r>
      <w:r w:rsidR="0025636B" w:rsidRPr="00CC7C14">
        <w:t xml:space="preserve"> </w:t>
      </w:r>
      <w:r w:rsidR="009B7076" w:rsidRPr="00CC7C14">
        <w:t>I</w:t>
      </w:r>
      <w:r w:rsidR="001C3449" w:rsidRPr="00CC7C14">
        <w:t xml:space="preserve">n 2002, </w:t>
      </w:r>
      <w:r w:rsidR="007F28BB" w:rsidRPr="00CC7C14">
        <w:t>the Ministry of Municipal Affairs (M</w:t>
      </w:r>
      <w:r w:rsidR="009B7076" w:rsidRPr="00CC7C14">
        <w:t>o</w:t>
      </w:r>
      <w:r w:rsidR="007F28BB" w:rsidRPr="00CC7C14">
        <w:t>MA)</w:t>
      </w:r>
      <w:r w:rsidR="001C3449" w:rsidRPr="00CC7C14">
        <w:t xml:space="preserve"> consolidated the number of municipalities across the Kingdom to address financial insolvency issues, with the total number of municipalities falling from </w:t>
      </w:r>
      <w:r w:rsidR="007F28BB" w:rsidRPr="00CC7C14">
        <w:t>328 to 99</w:t>
      </w:r>
      <w:r w:rsidR="001C3449" w:rsidRPr="00CC7C14">
        <w:t>.</w:t>
      </w:r>
      <w:r w:rsidRPr="00CC7C14">
        <w:rPr>
          <w:rStyle w:val="FootnoteReference"/>
          <w:sz w:val="23"/>
          <w:szCs w:val="23"/>
        </w:rPr>
        <w:footnoteReference w:id="4"/>
      </w:r>
      <w:r w:rsidR="001C3449" w:rsidRPr="00CC7C14">
        <w:t xml:space="preserve"> </w:t>
      </w:r>
      <w:r w:rsidR="007F28BB" w:rsidRPr="00CC7C14">
        <w:t>There are now 100 municipalities</w:t>
      </w:r>
      <w:r w:rsidR="009E694F" w:rsidRPr="00CC7C14">
        <w:t>, which receive funding from the national government based on their population, and within which there is a municipal council voted into office through local elections.</w:t>
      </w:r>
      <w:r w:rsidR="009E694F" w:rsidRPr="00CC7C14">
        <w:rPr>
          <w:rStyle w:val="FootnoteReference"/>
          <w:sz w:val="23"/>
          <w:szCs w:val="23"/>
        </w:rPr>
        <w:footnoteReference w:id="5"/>
      </w:r>
      <w:r w:rsidR="009E694F" w:rsidRPr="00CC7C14">
        <w:t xml:space="preserve"> </w:t>
      </w:r>
      <w:r w:rsidR="0041747D" w:rsidRPr="00CC7C14">
        <w:t xml:space="preserve">Municipalities collectively cover an estimated 83 percent of Jordan’s population. </w:t>
      </w:r>
      <w:r w:rsidR="008701AF" w:rsidRPr="00CC7C14">
        <w:t xml:space="preserve">This local administrative structure overlaps with other </w:t>
      </w:r>
      <w:r w:rsidR="00BD705A" w:rsidRPr="00CC7C14">
        <w:t>institutions that exist at the sub-national-level, such as governorates, and Ministry offices and initiatives, such as Local Development Units, which are responsible for socioeconomic development in municipalities and governorates.</w:t>
      </w:r>
      <w:r w:rsidR="00BD705A" w:rsidRPr="00CC7C14">
        <w:rPr>
          <w:rStyle w:val="FootnoteReference"/>
          <w:sz w:val="23"/>
          <w:szCs w:val="23"/>
        </w:rPr>
        <w:footnoteReference w:id="6"/>
      </w:r>
      <w:r w:rsidR="00BD705A" w:rsidRPr="00CC7C14">
        <w:t xml:space="preserve"> </w:t>
      </w:r>
    </w:p>
    <w:p w14:paraId="684973C3" w14:textId="77777777" w:rsidR="0028447B" w:rsidRPr="00CC7C14" w:rsidRDefault="0028447B" w:rsidP="005246D8"/>
    <w:p w14:paraId="021D8EDF" w14:textId="54F42863" w:rsidR="00A454B4" w:rsidRPr="00CC7C14" w:rsidRDefault="0028447B" w:rsidP="003F128D">
      <w:r w:rsidRPr="00CC7C14">
        <w:t xml:space="preserve">In 2015, Jordan passed </w:t>
      </w:r>
      <w:r w:rsidR="008A2702" w:rsidRPr="00CC7C14">
        <w:t xml:space="preserve">both </w:t>
      </w:r>
      <w:r w:rsidRPr="00CC7C14">
        <w:t>a Decentralization Law and</w:t>
      </w:r>
      <w:r w:rsidR="008A2702" w:rsidRPr="00CC7C14">
        <w:t xml:space="preserve"> a</w:t>
      </w:r>
      <w:r w:rsidRPr="00CC7C14">
        <w:t xml:space="preserve"> Municipalities Law as part of </w:t>
      </w:r>
      <w:r w:rsidR="008701AF" w:rsidRPr="00CC7C14">
        <w:t xml:space="preserve">an </w:t>
      </w:r>
      <w:r w:rsidRPr="00CC7C14">
        <w:t>effort to integrate municipalities into a general governance framework and increase accountability among local democratic institutions.</w:t>
      </w:r>
      <w:r w:rsidR="009E694F" w:rsidRPr="00CC7C14">
        <w:t xml:space="preserve"> Amman has been the locus of control and </w:t>
      </w:r>
      <w:r w:rsidR="008701AF" w:rsidRPr="00CC7C14">
        <w:t xml:space="preserve">remains the primary service provider across Jordan. </w:t>
      </w:r>
      <w:r w:rsidR="008A2702" w:rsidRPr="00CC7C14">
        <w:t>R</w:t>
      </w:r>
      <w:r w:rsidR="00095F91" w:rsidRPr="00CC7C14">
        <w:t xml:space="preserve">ecent local elections that took place in August 2017 under the new legal framework provide a window of opportunity to strengthen local governance and engage communities in their own development. The elections brought elected local councils, mayors, municipal councils and governorate councils under a new system of governance that is expected to strengthen accountability and transparency, improve service delivery and increase community engagement. </w:t>
      </w:r>
      <w:r w:rsidR="008701AF" w:rsidRPr="00CC7C14">
        <w:t xml:space="preserve">It remains to be seen if </w:t>
      </w:r>
      <w:r w:rsidR="009B7076" w:rsidRPr="00CC7C14">
        <w:t xml:space="preserve">these </w:t>
      </w:r>
      <w:r w:rsidR="008701AF" w:rsidRPr="00CC7C14">
        <w:t>recent legislative measures, and the increased enfranchisement at the municipal level lead to improved local governance and increased citizen engagement.</w:t>
      </w:r>
      <w:r w:rsidR="00BD705A" w:rsidRPr="00CC7C14">
        <w:rPr>
          <w:rStyle w:val="FootnoteReference"/>
          <w:sz w:val="23"/>
          <w:szCs w:val="23"/>
        </w:rPr>
        <w:footnoteReference w:id="7"/>
      </w:r>
      <w:r w:rsidR="00BE5DBC" w:rsidRPr="00CC7C14">
        <w:t xml:space="preserve"> </w:t>
      </w:r>
    </w:p>
    <w:p w14:paraId="35BE35C8" w14:textId="77777777" w:rsidR="003F128D" w:rsidRPr="00CC7C14" w:rsidRDefault="003F128D" w:rsidP="003F128D"/>
    <w:p w14:paraId="66AED223" w14:textId="77777777" w:rsidR="00FB3EED" w:rsidRDefault="00FB3EED" w:rsidP="00F33C57">
      <w:pPr>
        <w:pStyle w:val="Caption"/>
      </w:pPr>
    </w:p>
    <w:p w14:paraId="1429352E" w14:textId="77777777" w:rsidR="00FB3EED" w:rsidRDefault="00FB3EED" w:rsidP="00F33C57">
      <w:pPr>
        <w:pStyle w:val="Caption"/>
      </w:pPr>
    </w:p>
    <w:p w14:paraId="5454677A" w14:textId="77777777" w:rsidR="00FB3EED" w:rsidRDefault="00FB3EED" w:rsidP="00F33C57">
      <w:pPr>
        <w:pStyle w:val="Caption"/>
      </w:pPr>
    </w:p>
    <w:p w14:paraId="5486DFDA" w14:textId="77777777" w:rsidR="00FB3EED" w:rsidRDefault="00FB3EED" w:rsidP="00F33C57">
      <w:pPr>
        <w:pStyle w:val="Caption"/>
      </w:pPr>
    </w:p>
    <w:p w14:paraId="5181DAD6" w14:textId="77777777" w:rsidR="00FB3EED" w:rsidRDefault="00FB3EED" w:rsidP="00F33C57">
      <w:pPr>
        <w:pStyle w:val="Caption"/>
      </w:pPr>
    </w:p>
    <w:p w14:paraId="5A3DABFB" w14:textId="16F9D610" w:rsidR="00F33C57" w:rsidRPr="00CC7C14" w:rsidRDefault="00F33C57" w:rsidP="00F33C57">
      <w:pPr>
        <w:pStyle w:val="Caption"/>
      </w:pPr>
      <w:bookmarkStart w:id="9" w:name="_Toc524532323"/>
      <w:r w:rsidRPr="00CC7C14">
        <w:lastRenderedPageBreak/>
        <w:t xml:space="preserve">Figure </w:t>
      </w:r>
      <w:r w:rsidR="000E4344">
        <w:rPr>
          <w:noProof/>
        </w:rPr>
        <w:fldChar w:fldCharType="begin"/>
      </w:r>
      <w:r w:rsidR="000E4344">
        <w:rPr>
          <w:noProof/>
        </w:rPr>
        <w:instrText xml:space="preserve"> SEQ Figure \* ARABIC </w:instrText>
      </w:r>
      <w:r w:rsidR="000E4344">
        <w:rPr>
          <w:noProof/>
        </w:rPr>
        <w:fldChar w:fldCharType="separate"/>
      </w:r>
      <w:r w:rsidR="001C5224">
        <w:rPr>
          <w:noProof/>
        </w:rPr>
        <w:t>1</w:t>
      </w:r>
      <w:r w:rsidR="000E4344">
        <w:rPr>
          <w:noProof/>
        </w:rPr>
        <w:fldChar w:fldCharType="end"/>
      </w:r>
      <w:r w:rsidRPr="00CC7C14">
        <w:t xml:space="preserve"> Local government structure</w:t>
      </w:r>
      <w:bookmarkEnd w:id="9"/>
    </w:p>
    <w:p w14:paraId="25650391" w14:textId="77777777" w:rsidR="00317D89" w:rsidRPr="00CC7C14" w:rsidRDefault="00317D89" w:rsidP="003F128D">
      <w:pPr>
        <w:jc w:val="center"/>
        <w:rPr>
          <w:sz w:val="23"/>
          <w:szCs w:val="23"/>
        </w:rPr>
      </w:pPr>
      <w:r w:rsidRPr="00CC7C14">
        <w:rPr>
          <w:noProof/>
        </w:rPr>
        <w:drawing>
          <wp:inline distT="0" distB="0" distL="0" distR="0" wp14:anchorId="43610CF0" wp14:editId="6D23D43A">
            <wp:extent cx="5631180" cy="3298802"/>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631180" cy="3298802"/>
                    </a:xfrm>
                    <a:prstGeom prst="rect">
                      <a:avLst/>
                    </a:prstGeom>
                  </pic:spPr>
                </pic:pic>
              </a:graphicData>
            </a:graphic>
          </wp:inline>
        </w:drawing>
      </w:r>
    </w:p>
    <w:p w14:paraId="2F46A692" w14:textId="77777777" w:rsidR="0025636B" w:rsidRPr="00CC7C14" w:rsidRDefault="0025636B" w:rsidP="005246D8"/>
    <w:p w14:paraId="44710129" w14:textId="4E356CEB" w:rsidR="00EC2D5B" w:rsidRPr="00CC7C14" w:rsidRDefault="00EC2D5B" w:rsidP="0099068E">
      <w:pPr>
        <w:pStyle w:val="Heading3"/>
      </w:pPr>
      <w:bookmarkStart w:id="10" w:name="_Toc524597393"/>
      <w:r w:rsidRPr="00CC7C14">
        <w:t>Cities</w:t>
      </w:r>
      <w:r w:rsidR="00A92EE4" w:rsidRPr="00CC7C14">
        <w:t xml:space="preserve"> Implementation</w:t>
      </w:r>
      <w:bookmarkEnd w:id="10"/>
      <w:r w:rsidR="00A92EE4" w:rsidRPr="00CC7C14">
        <w:t xml:space="preserve"> </w:t>
      </w:r>
    </w:p>
    <w:p w14:paraId="3E465EBB" w14:textId="1BE55C80" w:rsidR="001C3449" w:rsidRPr="00CC7C14" w:rsidRDefault="001C3449" w:rsidP="005246D8">
      <w:r w:rsidRPr="00CC7C14">
        <w:t>USAID commission</w:t>
      </w:r>
      <w:r w:rsidR="00560DAB" w:rsidRPr="00CC7C14">
        <w:t xml:space="preserve">ed </w:t>
      </w:r>
      <w:r w:rsidR="00E24C59" w:rsidRPr="00CC7C14">
        <w:t>Cities Implementing Transparent, Innovative, and Effective Solutions (</w:t>
      </w:r>
      <w:r w:rsidR="00560DAB" w:rsidRPr="00CC7C14">
        <w:t>CITIES</w:t>
      </w:r>
      <w:r w:rsidR="00E24C59" w:rsidRPr="00CC7C14">
        <w:t>)</w:t>
      </w:r>
      <w:r w:rsidR="00560DAB" w:rsidRPr="00CC7C14">
        <w:t xml:space="preserve">, a five-year activity </w:t>
      </w:r>
      <w:r w:rsidRPr="00CC7C14">
        <w:t>that Chemonics International</w:t>
      </w:r>
      <w:r w:rsidR="0031592B" w:rsidRPr="00CC7C14">
        <w:rPr>
          <w:rStyle w:val="FootnoteReference"/>
        </w:rPr>
        <w:footnoteReference w:id="8"/>
      </w:r>
      <w:r w:rsidRPr="00CC7C14">
        <w:t xml:space="preserve"> started implementing in October 2016, to further assist the Government of Jordan</w:t>
      </w:r>
      <w:r w:rsidR="00DD2534" w:rsidRPr="00CC7C14">
        <w:t xml:space="preserve"> (GoJ)</w:t>
      </w:r>
      <w:r w:rsidRPr="00CC7C14">
        <w:t xml:space="preserve"> in its efforts to improve local service delivery and governance, citizen engagement, and accountability at the municipality level</w:t>
      </w:r>
      <w:r w:rsidR="00560DAB" w:rsidRPr="00CC7C14">
        <w:t xml:space="preserve">. </w:t>
      </w:r>
      <w:r w:rsidR="00A71068" w:rsidRPr="00CC7C14">
        <w:t>CITIES will be i</w:t>
      </w:r>
      <w:r w:rsidR="00A73DD9" w:rsidRPr="00CC7C14">
        <w:t xml:space="preserve">mplemented in 33 municipalities across all 12 </w:t>
      </w:r>
      <w:r w:rsidR="00A71068" w:rsidRPr="00CC7C14">
        <w:t>governorates in Jordan.</w:t>
      </w:r>
    </w:p>
    <w:p w14:paraId="2CAD07CC" w14:textId="77777777" w:rsidR="00C200BD" w:rsidRPr="00CC7C14" w:rsidRDefault="00C200BD" w:rsidP="005246D8">
      <w:pPr>
        <w:pStyle w:val="bodyStyle1"/>
        <w:spacing w:line="240" w:lineRule="auto"/>
        <w:jc w:val="left"/>
      </w:pPr>
    </w:p>
    <w:p w14:paraId="0510EB1D" w14:textId="77777777" w:rsidR="00C200BD" w:rsidRPr="00CC7C14" w:rsidRDefault="00C200BD" w:rsidP="005246D8">
      <w:pPr>
        <w:pStyle w:val="bodyStyle1"/>
        <w:spacing w:line="240" w:lineRule="auto"/>
        <w:jc w:val="left"/>
      </w:pPr>
      <w:r w:rsidRPr="00CC7C14">
        <w:t>CITIES implementation is based around four components that cut across its overarching decentralization facilitation goal:</w:t>
      </w:r>
    </w:p>
    <w:p w14:paraId="75186E61" w14:textId="3FA0F146" w:rsidR="00C200BD" w:rsidRPr="00CC7C14" w:rsidRDefault="00C200BD" w:rsidP="00BB7F70">
      <w:pPr>
        <w:pStyle w:val="bodyStyle1"/>
        <w:numPr>
          <w:ilvl w:val="0"/>
          <w:numId w:val="4"/>
        </w:numPr>
        <w:spacing w:line="240" w:lineRule="auto"/>
        <w:jc w:val="left"/>
      </w:pPr>
      <w:r w:rsidRPr="00CC7C14">
        <w:rPr>
          <w:b/>
        </w:rPr>
        <w:t>Improved Service Delivery</w:t>
      </w:r>
      <w:r w:rsidRPr="00CC7C14">
        <w:t>: Illustrative activities include the Development of Service Delivery Improvement Plans (SDIP); assistance with solid waste management</w:t>
      </w:r>
      <w:r w:rsidR="008A2702" w:rsidRPr="00CC7C14">
        <w:t xml:space="preserve"> (SWM)</w:t>
      </w:r>
      <w:r w:rsidRPr="00CC7C14">
        <w:t>; conduct</w:t>
      </w:r>
      <w:r w:rsidR="00660234" w:rsidRPr="00CC7C14">
        <w:t>ing</w:t>
      </w:r>
      <w:r w:rsidRPr="00CC7C14">
        <w:t xml:space="preserve"> municipal institutional capacity assessments (MICA); and additional activities that align with MOMA priorities. </w:t>
      </w:r>
    </w:p>
    <w:p w14:paraId="454F7DF1" w14:textId="77777777" w:rsidR="00C200BD" w:rsidRPr="00CC7C14" w:rsidRDefault="00C200BD" w:rsidP="00BB7F70">
      <w:pPr>
        <w:pStyle w:val="bodyStyle1"/>
        <w:numPr>
          <w:ilvl w:val="0"/>
          <w:numId w:val="4"/>
        </w:numPr>
        <w:spacing w:line="240" w:lineRule="auto"/>
        <w:jc w:val="left"/>
      </w:pPr>
      <w:r w:rsidRPr="00CC7C14">
        <w:rPr>
          <w:b/>
        </w:rPr>
        <w:t>Increased Effectiveness of Local Government Operations</w:t>
      </w:r>
      <w:r w:rsidRPr="00CC7C14">
        <w:t>: Illustrative activities include analysis on legal and regulatory frameworks; review of human resource</w:t>
      </w:r>
      <w:r w:rsidR="00C14FD1" w:rsidRPr="00CC7C14">
        <w:t>s</w:t>
      </w:r>
      <w:r w:rsidRPr="00CC7C14">
        <w:t xml:space="preserve">, financial, organizational, and budgetary management in municipalities. </w:t>
      </w:r>
    </w:p>
    <w:p w14:paraId="159F6663" w14:textId="77777777" w:rsidR="00C200BD" w:rsidRPr="00CC7C14" w:rsidRDefault="00C200BD" w:rsidP="00BB7F70">
      <w:pPr>
        <w:pStyle w:val="bodyStyle1"/>
        <w:numPr>
          <w:ilvl w:val="0"/>
          <w:numId w:val="4"/>
        </w:numPr>
        <w:spacing w:line="240" w:lineRule="auto"/>
        <w:jc w:val="left"/>
      </w:pPr>
      <w:r w:rsidRPr="00CC7C14">
        <w:rPr>
          <w:b/>
        </w:rPr>
        <w:t>Increased Responsiveness to Community Priorities</w:t>
      </w:r>
      <w:r w:rsidRPr="00CC7C14">
        <w:t xml:space="preserve">: Illustrative activities include support for the Ministry of Political and Parliamentary Affairs; </w:t>
      </w:r>
      <w:r w:rsidR="00660234" w:rsidRPr="00CC7C14">
        <w:t xml:space="preserve">and </w:t>
      </w:r>
      <w:r w:rsidRPr="00CC7C14">
        <w:t xml:space="preserve">assessment of public outreach tools. </w:t>
      </w:r>
    </w:p>
    <w:p w14:paraId="1F27A3A8" w14:textId="77777777" w:rsidR="00C200BD" w:rsidRPr="00CC7C14" w:rsidRDefault="00C200BD" w:rsidP="00BB7F70">
      <w:pPr>
        <w:pStyle w:val="bodyStyle1"/>
        <w:numPr>
          <w:ilvl w:val="0"/>
          <w:numId w:val="4"/>
        </w:numPr>
        <w:spacing w:line="240" w:lineRule="auto"/>
        <w:jc w:val="left"/>
      </w:pPr>
      <w:r w:rsidRPr="00CC7C14">
        <w:rPr>
          <w:b/>
        </w:rPr>
        <w:t>Enhanced Capacity to Promote Community Cohesion and Resilience</w:t>
      </w:r>
      <w:r w:rsidRPr="00CC7C14">
        <w:t xml:space="preserve">: Illustrative activities include youth engagement, grant support and local development capacity building. </w:t>
      </w:r>
    </w:p>
    <w:p w14:paraId="4EBE26A4" w14:textId="77777777" w:rsidR="008D64EA" w:rsidRPr="00CC7C14" w:rsidRDefault="008D64EA" w:rsidP="005246D8">
      <w:pPr>
        <w:pStyle w:val="bodyStyle1"/>
        <w:spacing w:line="240" w:lineRule="auto"/>
        <w:jc w:val="left"/>
      </w:pPr>
    </w:p>
    <w:p w14:paraId="6FDD4DC6" w14:textId="01A04767" w:rsidR="00511CC2" w:rsidRPr="00CC7C14" w:rsidRDefault="008D64EA" w:rsidP="00A76FDD">
      <w:r w:rsidRPr="00CC7C14">
        <w:t xml:space="preserve">By strengthening municipal institutional capacity, improving public service delivery, and strengthening community resilience and cohesion, it is expected that citizens will ultimately judge their local municipality </w:t>
      </w:r>
      <w:r w:rsidRPr="00CC7C14">
        <w:lastRenderedPageBreak/>
        <w:t xml:space="preserve">to be more responsive to their needs and more effective in executing their core functions. </w:t>
      </w:r>
      <w:r w:rsidR="008A2702" w:rsidRPr="00CC7C14">
        <w:t xml:space="preserve">As shown in the figure below, most of CITIES activities are focused at the municipality level of government, but implementation for component 2 activities does include interventions at higher-levels, as well. </w:t>
      </w:r>
      <w:r w:rsidRPr="00CC7C14">
        <w:t>The results</w:t>
      </w:r>
      <w:r w:rsidR="008A2702" w:rsidRPr="00CC7C14">
        <w:t xml:space="preserve"> of CITIES are expected to</w:t>
      </w:r>
      <w:r w:rsidRPr="00CC7C14">
        <w:t xml:space="preserve"> contribute to USAID’s development objective of stronger democratic accountability and a more stable, prosperous Jordan.</w:t>
      </w:r>
      <w:r w:rsidR="00BE5DBC" w:rsidRPr="00CC7C14">
        <w:t xml:space="preserve"> </w:t>
      </w:r>
    </w:p>
    <w:p w14:paraId="18C10218" w14:textId="77777777" w:rsidR="008A2702" w:rsidRPr="00CC7C14" w:rsidRDefault="008A2702" w:rsidP="00A76FDD"/>
    <w:p w14:paraId="7205A17E" w14:textId="7CFE3025" w:rsidR="008A2702" w:rsidRPr="00CC7C14" w:rsidRDefault="008A2702" w:rsidP="003F128D">
      <w:pPr>
        <w:pStyle w:val="Caption"/>
        <w:keepNext/>
      </w:pPr>
      <w:bookmarkStart w:id="11" w:name="_Toc524532324"/>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1C5224">
        <w:rPr>
          <w:noProof/>
        </w:rPr>
        <w:t>2</w:t>
      </w:r>
      <w:r w:rsidR="000E4344">
        <w:rPr>
          <w:noProof/>
        </w:rPr>
        <w:fldChar w:fldCharType="end"/>
      </w:r>
      <w:r w:rsidRPr="00CC7C14">
        <w:t xml:space="preserve"> Jordan's Governance Structure and CITIES activities</w:t>
      </w:r>
      <w:bookmarkEnd w:id="11"/>
    </w:p>
    <w:p w14:paraId="3F7A1747" w14:textId="77777777" w:rsidR="008A2702" w:rsidRPr="00CC7C14" w:rsidRDefault="008A2702" w:rsidP="00A76FDD">
      <w:r w:rsidRPr="00CC7C14">
        <w:rPr>
          <w:noProof/>
        </w:rPr>
        <w:drawing>
          <wp:inline distT="0" distB="0" distL="0" distR="0" wp14:anchorId="4B93D8CF" wp14:editId="323B6659">
            <wp:extent cx="5943600" cy="29565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cities activities.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956560"/>
                    </a:xfrm>
                    <a:prstGeom prst="rect">
                      <a:avLst/>
                    </a:prstGeom>
                  </pic:spPr>
                </pic:pic>
              </a:graphicData>
            </a:graphic>
          </wp:inline>
        </w:drawing>
      </w:r>
    </w:p>
    <w:p w14:paraId="2F3E666F" w14:textId="77777777" w:rsidR="00984784" w:rsidRPr="00CC7C14" w:rsidRDefault="00984784" w:rsidP="00984784">
      <w:pPr>
        <w:pStyle w:val="Heading3"/>
        <w:jc w:val="left"/>
      </w:pPr>
      <w:bookmarkStart w:id="12" w:name="_Toc524597394"/>
      <w:r w:rsidRPr="00CC7C14">
        <w:t>Evaluation Questions</w:t>
      </w:r>
      <w:bookmarkEnd w:id="12"/>
    </w:p>
    <w:p w14:paraId="07EC79E8" w14:textId="3BE1E6E7" w:rsidR="00984784" w:rsidRPr="00CC7C14" w:rsidRDefault="00984784" w:rsidP="00B437F9">
      <w:r w:rsidRPr="00CC7C14">
        <w:t xml:space="preserve">The evaluation team </w:t>
      </w:r>
      <w:r w:rsidR="00667C03" w:rsidRPr="00CC7C14">
        <w:t>has</w:t>
      </w:r>
      <w:r w:rsidRPr="00CC7C14">
        <w:t xml:space="preserve"> organize</w:t>
      </w:r>
      <w:r w:rsidR="00667C03" w:rsidRPr="00CC7C14">
        <w:t>d</w:t>
      </w:r>
      <w:r w:rsidRPr="00CC7C14">
        <w:t xml:space="preserve"> its work according to broad performance evaluation questions that examine activity effectiveness, sustainability, synergies, and l</w:t>
      </w:r>
      <w:r w:rsidR="00667C03" w:rsidRPr="00CC7C14">
        <w:t>earning. Impact measurement aim to</w:t>
      </w:r>
      <w:r w:rsidRPr="00CC7C14">
        <w:t xml:space="preserve"> test specific hypotheses under activity effectiveness. Qualitative/mixed methods inquiry will address broad themes of sustainability and synergy. Finally, a set of learning agenda questions will formalize what can be learned analytically through triangulation of data sources and secondary data analysis. Additional lines of inquiry may be added as the evaluation team learns more about implementation, and CITIES adapts to local municipality needs. The evaluation questions are summarized below. </w:t>
      </w:r>
    </w:p>
    <w:p w14:paraId="160D7AFF" w14:textId="651BC631" w:rsidR="00984784" w:rsidRPr="00CC7C14" w:rsidRDefault="00984784" w:rsidP="00984784">
      <w:pPr>
        <w:pStyle w:val="Caption"/>
      </w:pPr>
      <w:bookmarkStart w:id="13" w:name="_Toc524532305"/>
      <w:r w:rsidRPr="00CC7C14">
        <w:t xml:space="preserve">Table </w:t>
      </w:r>
      <w:r w:rsidR="00332C7B" w:rsidRPr="00CC7C14">
        <w:rPr>
          <w:noProof/>
        </w:rPr>
        <w:fldChar w:fldCharType="begin"/>
      </w:r>
      <w:r w:rsidR="00332C7B" w:rsidRPr="00CC7C14">
        <w:rPr>
          <w:noProof/>
        </w:rPr>
        <w:instrText xml:space="preserve"> SEQ Table \* ARABIC </w:instrText>
      </w:r>
      <w:r w:rsidR="00332C7B" w:rsidRPr="00CC7C14">
        <w:rPr>
          <w:noProof/>
        </w:rPr>
        <w:fldChar w:fldCharType="separate"/>
      </w:r>
      <w:r w:rsidR="00A93871">
        <w:rPr>
          <w:noProof/>
        </w:rPr>
        <w:t>1</w:t>
      </w:r>
      <w:r w:rsidR="00332C7B" w:rsidRPr="00CC7C14">
        <w:rPr>
          <w:noProof/>
        </w:rPr>
        <w:fldChar w:fldCharType="end"/>
      </w:r>
      <w:r w:rsidRPr="00CC7C14">
        <w:t xml:space="preserve"> CITIES evaluation questions</w:t>
      </w:r>
      <w:bookmarkEnd w:id="13"/>
    </w:p>
    <w:tbl>
      <w:tblPr>
        <w:tblStyle w:val="TableGrid"/>
        <w:tblW w:w="9805" w:type="dxa"/>
        <w:jc w:val="center"/>
        <w:tblLook w:val="04A0" w:firstRow="1" w:lastRow="0" w:firstColumn="1" w:lastColumn="0" w:noHBand="0" w:noVBand="1"/>
      </w:tblPr>
      <w:tblGrid>
        <w:gridCol w:w="1355"/>
        <w:gridCol w:w="5210"/>
        <w:gridCol w:w="3240"/>
      </w:tblGrid>
      <w:tr w:rsidR="00984784" w:rsidRPr="00CC7C14" w14:paraId="1CABFF31" w14:textId="77777777" w:rsidTr="7AA453DA">
        <w:trPr>
          <w:jc w:val="center"/>
        </w:trPr>
        <w:tc>
          <w:tcPr>
            <w:tcW w:w="1355" w:type="dxa"/>
            <w:shd w:val="clear" w:color="auto" w:fill="D9D9D9" w:themeFill="background1" w:themeFillShade="D9"/>
            <w:vAlign w:val="center"/>
          </w:tcPr>
          <w:p w14:paraId="1E344794" w14:textId="77777777" w:rsidR="00984784" w:rsidRPr="00CC7C14" w:rsidRDefault="00984784" w:rsidP="00332E41">
            <w:pPr>
              <w:jc w:val="center"/>
              <w:rPr>
                <w:sz w:val="20"/>
              </w:rPr>
            </w:pPr>
            <w:r w:rsidRPr="00CC7C14">
              <w:rPr>
                <w:sz w:val="20"/>
              </w:rPr>
              <w:t>Theme</w:t>
            </w:r>
          </w:p>
        </w:tc>
        <w:tc>
          <w:tcPr>
            <w:tcW w:w="5210" w:type="dxa"/>
            <w:shd w:val="clear" w:color="auto" w:fill="D9D9D9" w:themeFill="background1" w:themeFillShade="D9"/>
            <w:vAlign w:val="center"/>
          </w:tcPr>
          <w:p w14:paraId="56AAC26B" w14:textId="77777777" w:rsidR="00984784" w:rsidRPr="00CC7C14" w:rsidRDefault="00984784" w:rsidP="00332E41">
            <w:pPr>
              <w:jc w:val="center"/>
              <w:rPr>
                <w:sz w:val="20"/>
              </w:rPr>
            </w:pPr>
            <w:r w:rsidRPr="00CC7C14">
              <w:rPr>
                <w:sz w:val="20"/>
              </w:rPr>
              <w:t>Question(s)</w:t>
            </w:r>
          </w:p>
        </w:tc>
        <w:tc>
          <w:tcPr>
            <w:tcW w:w="3240" w:type="dxa"/>
            <w:shd w:val="clear" w:color="auto" w:fill="D9D9D9" w:themeFill="background1" w:themeFillShade="D9"/>
            <w:vAlign w:val="center"/>
          </w:tcPr>
          <w:p w14:paraId="6FF171EA" w14:textId="77777777" w:rsidR="00984784" w:rsidRPr="00CC7C14" w:rsidRDefault="00984784" w:rsidP="00332E41">
            <w:pPr>
              <w:jc w:val="center"/>
              <w:rPr>
                <w:sz w:val="20"/>
              </w:rPr>
            </w:pPr>
            <w:r w:rsidRPr="00CC7C14">
              <w:rPr>
                <w:sz w:val="20"/>
              </w:rPr>
              <w:t>Approach</w:t>
            </w:r>
          </w:p>
        </w:tc>
      </w:tr>
      <w:tr w:rsidR="00984784" w:rsidRPr="00CC7C14" w14:paraId="1F616102" w14:textId="77777777" w:rsidTr="7AA453DA">
        <w:trPr>
          <w:jc w:val="center"/>
        </w:trPr>
        <w:tc>
          <w:tcPr>
            <w:tcW w:w="1355" w:type="dxa"/>
            <w:vAlign w:val="center"/>
          </w:tcPr>
          <w:p w14:paraId="0D69C4E9" w14:textId="77777777" w:rsidR="00984784" w:rsidRPr="00CC7C14" w:rsidRDefault="00984784" w:rsidP="00332E41">
            <w:pPr>
              <w:rPr>
                <w:sz w:val="20"/>
              </w:rPr>
            </w:pPr>
            <w:r w:rsidRPr="00CC7C14">
              <w:rPr>
                <w:sz w:val="20"/>
              </w:rPr>
              <w:t>Effectiveness</w:t>
            </w:r>
          </w:p>
        </w:tc>
        <w:tc>
          <w:tcPr>
            <w:tcW w:w="5210" w:type="dxa"/>
            <w:vAlign w:val="center"/>
          </w:tcPr>
          <w:p w14:paraId="2DB3C469" w14:textId="77777777" w:rsidR="00984784" w:rsidRPr="00CC7C14" w:rsidRDefault="00984784" w:rsidP="00BB7F70">
            <w:pPr>
              <w:pStyle w:val="ListParagraph"/>
              <w:numPr>
                <w:ilvl w:val="0"/>
                <w:numId w:val="6"/>
              </w:numPr>
              <w:jc w:val="left"/>
              <w:rPr>
                <w:sz w:val="20"/>
              </w:rPr>
            </w:pPr>
            <w:r w:rsidRPr="00CC7C14">
              <w:rPr>
                <w:sz w:val="20"/>
              </w:rPr>
              <w:t>What is the overall effectiveness of CITIES for achieving its goals of enhancing democratic governance, improving trust and confidence in elected officials, and strengthening stability?</w:t>
            </w:r>
          </w:p>
          <w:p w14:paraId="6482B899" w14:textId="4487ECFB" w:rsidR="00984784" w:rsidRPr="00CC7C14" w:rsidRDefault="7AA453DA" w:rsidP="7AA453DA">
            <w:pPr>
              <w:jc w:val="left"/>
              <w:rPr>
                <w:sz w:val="20"/>
                <w:szCs w:val="20"/>
              </w:rPr>
            </w:pPr>
            <w:r w:rsidRPr="7AA453DA">
              <w:rPr>
                <w:sz w:val="20"/>
                <w:szCs w:val="20"/>
              </w:rPr>
              <w:t xml:space="preserve">     1a. Did the activity achieve its intended outcomes? </w:t>
            </w:r>
          </w:p>
          <w:p w14:paraId="05F0B83A" w14:textId="60517DF7" w:rsidR="00984784" w:rsidRPr="00CC7C14" w:rsidRDefault="7AA453DA" w:rsidP="7AA453DA">
            <w:pPr>
              <w:jc w:val="left"/>
              <w:rPr>
                <w:sz w:val="20"/>
                <w:szCs w:val="20"/>
              </w:rPr>
            </w:pPr>
            <w:r w:rsidRPr="7AA453DA">
              <w:rPr>
                <w:sz w:val="20"/>
                <w:szCs w:val="20"/>
              </w:rPr>
              <w:t xml:space="preserve">     1b. Are there certain areas/activities and components</w:t>
            </w:r>
          </w:p>
          <w:p w14:paraId="7ED83919" w14:textId="0E476515" w:rsidR="00984784" w:rsidRPr="00CC7C14" w:rsidRDefault="7AA453DA" w:rsidP="7AA453DA">
            <w:pPr>
              <w:jc w:val="left"/>
              <w:rPr>
                <w:sz w:val="20"/>
                <w:szCs w:val="20"/>
              </w:rPr>
            </w:pPr>
            <w:r w:rsidRPr="7AA453DA">
              <w:rPr>
                <w:sz w:val="20"/>
                <w:szCs w:val="20"/>
              </w:rPr>
              <w:t xml:space="preserve">        that have been more effective than other </w:t>
            </w:r>
          </w:p>
          <w:p w14:paraId="48135E7B" w14:textId="33D4919F" w:rsidR="00984784" w:rsidRPr="00CC7C14" w:rsidRDefault="7AA453DA" w:rsidP="7AA453DA">
            <w:pPr>
              <w:jc w:val="left"/>
              <w:rPr>
                <w:sz w:val="20"/>
                <w:szCs w:val="20"/>
              </w:rPr>
            </w:pPr>
            <w:r w:rsidRPr="7AA453DA">
              <w:rPr>
                <w:sz w:val="20"/>
                <w:szCs w:val="20"/>
              </w:rPr>
              <w:t xml:space="preserve">        areas/activities and components?</w:t>
            </w:r>
          </w:p>
        </w:tc>
        <w:tc>
          <w:tcPr>
            <w:tcW w:w="3240" w:type="dxa"/>
            <w:vAlign w:val="center"/>
          </w:tcPr>
          <w:p w14:paraId="2A1C6BD4" w14:textId="77777777" w:rsidR="00984784" w:rsidRPr="00CC7C14" w:rsidRDefault="00984784" w:rsidP="00332E41">
            <w:pPr>
              <w:jc w:val="left"/>
              <w:rPr>
                <w:sz w:val="20"/>
              </w:rPr>
            </w:pPr>
            <w:r w:rsidRPr="00CC7C14">
              <w:rPr>
                <w:sz w:val="20"/>
              </w:rPr>
              <w:t xml:space="preserve">Effectiveness is measured by </w:t>
            </w:r>
            <w:hyperlink w:anchor="_Evaluation_indicators" w:history="1">
              <w:r w:rsidRPr="00CC7C14">
                <w:rPr>
                  <w:rStyle w:val="Hyperlink"/>
                  <w:sz w:val="20"/>
                </w:rPr>
                <w:t>10 indicators</w:t>
              </w:r>
            </w:hyperlink>
            <w:r w:rsidRPr="00CC7C14">
              <w:rPr>
                <w:sz w:val="20"/>
              </w:rPr>
              <w:t xml:space="preserve"> across six hypotheses. See the indicator list for additional detail. </w:t>
            </w:r>
          </w:p>
        </w:tc>
      </w:tr>
      <w:tr w:rsidR="00984784" w:rsidRPr="00CC7C14" w14:paraId="318B466E" w14:textId="77777777" w:rsidTr="7AA453DA">
        <w:trPr>
          <w:jc w:val="center"/>
        </w:trPr>
        <w:tc>
          <w:tcPr>
            <w:tcW w:w="1355" w:type="dxa"/>
            <w:vAlign w:val="center"/>
          </w:tcPr>
          <w:p w14:paraId="75D35E05" w14:textId="77777777" w:rsidR="00984784" w:rsidRPr="00CC7C14" w:rsidRDefault="00984784" w:rsidP="00332E41">
            <w:pPr>
              <w:rPr>
                <w:sz w:val="20"/>
              </w:rPr>
            </w:pPr>
            <w:r w:rsidRPr="00CC7C14">
              <w:rPr>
                <w:sz w:val="20"/>
              </w:rPr>
              <w:t>Sustainability</w:t>
            </w:r>
          </w:p>
        </w:tc>
        <w:tc>
          <w:tcPr>
            <w:tcW w:w="5210" w:type="dxa"/>
            <w:vAlign w:val="center"/>
          </w:tcPr>
          <w:p w14:paraId="48CACCEB" w14:textId="77777777" w:rsidR="00984784" w:rsidRPr="00CC7C14" w:rsidRDefault="00984784" w:rsidP="00BB7F70">
            <w:pPr>
              <w:pStyle w:val="ListParagraph"/>
              <w:numPr>
                <w:ilvl w:val="0"/>
                <w:numId w:val="6"/>
              </w:numPr>
              <w:jc w:val="left"/>
              <w:rPr>
                <w:sz w:val="20"/>
              </w:rPr>
            </w:pPr>
            <w:r w:rsidRPr="00CC7C14">
              <w:rPr>
                <w:sz w:val="20"/>
              </w:rPr>
              <w:t xml:space="preserve">Which interventions under CITIES are most likely to be sustained over time? Why and how? To what extent are CITIES capacity building efforts being sustained by </w:t>
            </w:r>
            <w:r w:rsidRPr="00CC7C14">
              <w:rPr>
                <w:sz w:val="20"/>
              </w:rPr>
              <w:lastRenderedPageBreak/>
              <w:t>municipalities and other targeted bodies of decentralization?</w:t>
            </w:r>
          </w:p>
        </w:tc>
        <w:tc>
          <w:tcPr>
            <w:tcW w:w="3240" w:type="dxa"/>
            <w:vAlign w:val="center"/>
          </w:tcPr>
          <w:p w14:paraId="27242AD0" w14:textId="77777777" w:rsidR="00984784" w:rsidRPr="00CC7C14" w:rsidRDefault="00984784" w:rsidP="00332E41">
            <w:pPr>
              <w:jc w:val="left"/>
              <w:rPr>
                <w:sz w:val="20"/>
              </w:rPr>
            </w:pPr>
            <w:r w:rsidRPr="00CC7C14">
              <w:rPr>
                <w:sz w:val="20"/>
              </w:rPr>
              <w:lastRenderedPageBreak/>
              <w:t>Qualitative inquiry, triangulation of data sources, expert observation and judgment</w:t>
            </w:r>
          </w:p>
        </w:tc>
      </w:tr>
      <w:tr w:rsidR="00984784" w:rsidRPr="00CC7C14" w14:paraId="0EF91AFE" w14:textId="77777777" w:rsidTr="7AA453DA">
        <w:trPr>
          <w:jc w:val="center"/>
        </w:trPr>
        <w:tc>
          <w:tcPr>
            <w:tcW w:w="1355" w:type="dxa"/>
            <w:vAlign w:val="center"/>
          </w:tcPr>
          <w:p w14:paraId="4719ADC5" w14:textId="77777777" w:rsidR="00984784" w:rsidRPr="00CC7C14" w:rsidRDefault="00984784" w:rsidP="00332E41">
            <w:pPr>
              <w:rPr>
                <w:sz w:val="20"/>
              </w:rPr>
            </w:pPr>
            <w:r w:rsidRPr="00CC7C14">
              <w:rPr>
                <w:sz w:val="20"/>
              </w:rPr>
              <w:t>Synergies</w:t>
            </w:r>
          </w:p>
        </w:tc>
        <w:tc>
          <w:tcPr>
            <w:tcW w:w="5210" w:type="dxa"/>
            <w:vAlign w:val="center"/>
          </w:tcPr>
          <w:p w14:paraId="3F2C472B" w14:textId="77777777" w:rsidR="00984784" w:rsidRPr="00CC7C14" w:rsidRDefault="00984784" w:rsidP="00BB7F70">
            <w:pPr>
              <w:pStyle w:val="ListParagraph"/>
              <w:numPr>
                <w:ilvl w:val="0"/>
                <w:numId w:val="6"/>
              </w:numPr>
              <w:jc w:val="left"/>
              <w:rPr>
                <w:sz w:val="20"/>
              </w:rPr>
            </w:pPr>
            <w:r w:rsidRPr="00CC7C14">
              <w:rPr>
                <w:sz w:val="20"/>
              </w:rPr>
              <w:t xml:space="preserve">How well has CITIES developed synergies (coordination and collaboration) with other USAID activities that focus on similar objectives, for example, decentralization and working with Municipalities? Are donors operating in the decentralization and local governance space achieving synergies through coordination or knowledge sharing? </w:t>
            </w:r>
          </w:p>
        </w:tc>
        <w:tc>
          <w:tcPr>
            <w:tcW w:w="3240" w:type="dxa"/>
            <w:vAlign w:val="center"/>
          </w:tcPr>
          <w:p w14:paraId="20B305FA" w14:textId="77777777" w:rsidR="00984784" w:rsidRPr="00CC7C14" w:rsidRDefault="00984784" w:rsidP="00332E41">
            <w:pPr>
              <w:jc w:val="left"/>
              <w:rPr>
                <w:sz w:val="20"/>
              </w:rPr>
            </w:pPr>
            <w:r w:rsidRPr="00CC7C14">
              <w:rPr>
                <w:sz w:val="20"/>
              </w:rPr>
              <w:t>Qualitative inquiry, triangulation of data sources, expert observation and judgment</w:t>
            </w:r>
          </w:p>
        </w:tc>
      </w:tr>
      <w:tr w:rsidR="00984784" w:rsidRPr="00CC7C14" w14:paraId="29F8E8D5" w14:textId="77777777" w:rsidTr="7AA453DA">
        <w:trPr>
          <w:jc w:val="center"/>
        </w:trPr>
        <w:tc>
          <w:tcPr>
            <w:tcW w:w="1355" w:type="dxa"/>
            <w:vAlign w:val="center"/>
          </w:tcPr>
          <w:p w14:paraId="058D4D95" w14:textId="77777777" w:rsidR="00984784" w:rsidRPr="00CC7C14" w:rsidRDefault="00984784" w:rsidP="00332E41">
            <w:pPr>
              <w:rPr>
                <w:sz w:val="20"/>
              </w:rPr>
            </w:pPr>
            <w:r w:rsidRPr="00CC7C14">
              <w:rPr>
                <w:sz w:val="20"/>
              </w:rPr>
              <w:t>Learning</w:t>
            </w:r>
          </w:p>
        </w:tc>
        <w:tc>
          <w:tcPr>
            <w:tcW w:w="5210" w:type="dxa"/>
            <w:vAlign w:val="center"/>
          </w:tcPr>
          <w:p w14:paraId="18E5EF4D" w14:textId="77777777" w:rsidR="00984784" w:rsidRPr="00CC7C14" w:rsidRDefault="00984784" w:rsidP="00BB7F70">
            <w:pPr>
              <w:pStyle w:val="ListParagraph"/>
              <w:numPr>
                <w:ilvl w:val="0"/>
                <w:numId w:val="6"/>
              </w:numPr>
              <w:jc w:val="left"/>
              <w:rPr>
                <w:sz w:val="20"/>
              </w:rPr>
            </w:pPr>
            <w:r w:rsidRPr="00CC7C14">
              <w:rPr>
                <w:sz w:val="20"/>
              </w:rPr>
              <w:t>Based on the performance of CITIES, both in terms of effectiveness and sustainability, what are some key lessons learned, by component and sub-activity?</w:t>
            </w:r>
          </w:p>
        </w:tc>
        <w:tc>
          <w:tcPr>
            <w:tcW w:w="3240" w:type="dxa"/>
            <w:vAlign w:val="center"/>
          </w:tcPr>
          <w:p w14:paraId="481A09DB" w14:textId="77777777" w:rsidR="00984784" w:rsidRPr="00CC7C14" w:rsidRDefault="00984784" w:rsidP="00332E41">
            <w:pPr>
              <w:jc w:val="left"/>
              <w:rPr>
                <w:sz w:val="20"/>
              </w:rPr>
            </w:pPr>
            <w:r w:rsidRPr="00CC7C14">
              <w:rPr>
                <w:sz w:val="20"/>
              </w:rPr>
              <w:t xml:space="preserve">Summary reflection across all evaluation activities and data. Learning agenda questions for specific inquiries about the mechanics of implementation and outcomes. </w:t>
            </w:r>
          </w:p>
        </w:tc>
      </w:tr>
    </w:tbl>
    <w:p w14:paraId="17FD89DC" w14:textId="4D08F7CA" w:rsidR="004032C0" w:rsidRPr="00CC7C14" w:rsidRDefault="004032C0" w:rsidP="005246D8">
      <w:pPr>
        <w:pStyle w:val="bodyStyle1"/>
        <w:spacing w:line="240" w:lineRule="auto"/>
        <w:jc w:val="left"/>
      </w:pPr>
    </w:p>
    <w:p w14:paraId="6C16D400" w14:textId="19994D72" w:rsidR="00984784" w:rsidRPr="00CC7C14" w:rsidRDefault="7AA453DA" w:rsidP="00B437F9">
      <w:r>
        <w:t xml:space="preserve">The </w:t>
      </w:r>
      <w:r w:rsidR="00B437F9">
        <w:t xml:space="preserve">primary </w:t>
      </w:r>
      <w:r>
        <w:t>goal</w:t>
      </w:r>
      <w:r w:rsidR="00B437F9">
        <w:t>s</w:t>
      </w:r>
      <w:r>
        <w:t xml:space="preserve"> of this baseline report is to explore the internal validity and baseline equivalence of the approximately 10 indicators mapping to seven hypotheses explicating the CITIES theory of change. Given the data that were available, this report is limited to institutional level measures covering Hypotheses 1-3 (see below). As public perception measures are captured through other </w:t>
      </w:r>
      <w:commentRangeStart w:id="14"/>
      <w:r>
        <w:t>USAID survey activities</w:t>
      </w:r>
      <w:commentRangeEnd w:id="14"/>
      <w:r w:rsidR="00E86ACB">
        <w:rPr>
          <w:rStyle w:val="CommentReference"/>
        </w:rPr>
        <w:commentReference w:id="14"/>
      </w:r>
      <w:r>
        <w:t>,</w:t>
      </w:r>
      <w:r w:rsidR="0022776B">
        <w:t xml:space="preserve"> such as the General Population Survey,</w:t>
      </w:r>
      <w:r>
        <w:t xml:space="preserve"> the evaluation team will update its analysis to cover Hypotheses 4-7. The complementary qualitative inquiry that accompanied the institutional level </w:t>
      </w:r>
      <w:r w:rsidR="00B437F9">
        <w:t>data collection</w:t>
      </w:r>
      <w:r>
        <w:t xml:space="preserve"> provide </w:t>
      </w:r>
      <w:r w:rsidR="00B437F9">
        <w:t xml:space="preserve">valuable </w:t>
      </w:r>
      <w:r>
        <w:t xml:space="preserve">context for the broader performance evaluation questions where possible. The role of this baseline report is not to provide answers to the evaluation questions, but </w:t>
      </w:r>
      <w:r w:rsidR="00B437F9">
        <w:t xml:space="preserve">to </w:t>
      </w:r>
      <w:r>
        <w:t xml:space="preserve">generate findings for comparison with later data collection rounds. The broader performance evaluation questions will be addressed in full in the endline evaluation report. </w:t>
      </w:r>
    </w:p>
    <w:p w14:paraId="749E8A2C" w14:textId="1D0605D9" w:rsidR="004032C0" w:rsidRPr="00CC7C14" w:rsidRDefault="004032C0" w:rsidP="0099068E">
      <w:pPr>
        <w:pStyle w:val="Heading3"/>
      </w:pPr>
      <w:bookmarkStart w:id="15" w:name="_Toc524597395"/>
      <w:r w:rsidRPr="00CC7C14">
        <w:t>CITIES</w:t>
      </w:r>
      <w:r w:rsidR="00E43848" w:rsidRPr="00CC7C14">
        <w:t xml:space="preserve"> Development</w:t>
      </w:r>
      <w:r w:rsidRPr="00CC7C14">
        <w:t xml:space="preserve"> </w:t>
      </w:r>
      <w:r w:rsidR="00CE3A95" w:rsidRPr="00CC7C14">
        <w:t>H</w:t>
      </w:r>
      <w:r w:rsidRPr="00CC7C14">
        <w:t>ypotheses</w:t>
      </w:r>
      <w:r w:rsidR="00CB65EE" w:rsidRPr="00CC7C14">
        <w:t xml:space="preserve">, </w:t>
      </w:r>
      <w:r w:rsidR="00E43848" w:rsidRPr="00CC7C14">
        <w:t>Theory of Change</w:t>
      </w:r>
      <w:r w:rsidR="00CB65EE" w:rsidRPr="00CC7C14">
        <w:t xml:space="preserve">, and </w:t>
      </w:r>
      <w:r w:rsidR="00E749E8" w:rsidRPr="00CC7C14">
        <w:t>I</w:t>
      </w:r>
      <w:r w:rsidR="00CB65EE" w:rsidRPr="00CC7C14">
        <w:t>ndicators</w:t>
      </w:r>
      <w:bookmarkEnd w:id="15"/>
    </w:p>
    <w:p w14:paraId="01279E3E" w14:textId="5A41998C" w:rsidR="004032C0" w:rsidRPr="00CC7C14" w:rsidRDefault="00B23750" w:rsidP="006A2905">
      <w:r w:rsidRPr="00CC7C14">
        <w:t xml:space="preserve">According to the CITIES Monitoring, Evaluation, and Learning (MEL) plan, </w:t>
      </w:r>
      <w:r w:rsidR="004032C0" w:rsidRPr="00CC7C14">
        <w:t xml:space="preserve">if municipal government effectiveness and service delivery is increased, and if municipalities are better able to address the priorities of their community members while promoting community resilience, then democratic governance will be enhanced; trust and confidence in elected officials will be improved; and stability will be strengthened. </w:t>
      </w:r>
      <w:r w:rsidR="00A76FDD" w:rsidRPr="00CC7C14">
        <w:t xml:space="preserve">A simplified theory of change </w:t>
      </w:r>
      <w:r w:rsidR="00765A9D" w:rsidRPr="00CC7C14">
        <w:t xml:space="preserve">(with arrows denoting the ‘how’ rather than ‘so what’ </w:t>
      </w:r>
      <w:r w:rsidR="007C18E3" w:rsidRPr="00CC7C14">
        <w:t>question) is</w:t>
      </w:r>
      <w:r w:rsidR="00A76FDD" w:rsidRPr="00CC7C14">
        <w:t xml:space="preserve"> as follows:</w:t>
      </w:r>
    </w:p>
    <w:p w14:paraId="67EE657F" w14:textId="79EFECD4" w:rsidR="00C14FD1" w:rsidRPr="00CC7C14" w:rsidRDefault="00A76FDD" w:rsidP="00C14FD1">
      <w:pPr>
        <w:pStyle w:val="Caption"/>
      </w:pPr>
      <w:bookmarkStart w:id="16" w:name="_Toc524532325"/>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1C5224">
        <w:rPr>
          <w:noProof/>
        </w:rPr>
        <w:t>3</w:t>
      </w:r>
      <w:r w:rsidR="000E4344">
        <w:rPr>
          <w:noProof/>
        </w:rPr>
        <w:fldChar w:fldCharType="end"/>
      </w:r>
      <w:r w:rsidRPr="00CC7C14">
        <w:t>: Simplified CITIES Theory of Change Diagra</w:t>
      </w:r>
      <w:r w:rsidR="00C14FD1" w:rsidRPr="00CC7C14">
        <w:t>m</w:t>
      </w:r>
      <w:bookmarkEnd w:id="16"/>
    </w:p>
    <w:p w14:paraId="3FB8A316" w14:textId="41CA9C27" w:rsidR="00C14FD1" w:rsidRPr="00CC7C14" w:rsidRDefault="00C14FD1" w:rsidP="00C14FD1">
      <w:r w:rsidRPr="00CC7C14">
        <w:rPr>
          <w:noProof/>
        </w:rPr>
        <w:drawing>
          <wp:anchor distT="0" distB="0" distL="114300" distR="114300" simplePos="0" relativeHeight="251658242" behindDoc="1" locked="0" layoutInCell="1" allowOverlap="1" wp14:anchorId="3920D6C5" wp14:editId="3BDC2533">
            <wp:simplePos x="0" y="0"/>
            <wp:positionH relativeFrom="margin">
              <wp:posOffset>-3175</wp:posOffset>
            </wp:positionH>
            <wp:positionV relativeFrom="paragraph">
              <wp:posOffset>200660</wp:posOffset>
            </wp:positionV>
            <wp:extent cx="5943600" cy="1831975"/>
            <wp:effectExtent l="0" t="0" r="0" b="0"/>
            <wp:wrapSquare wrapText="bothSides"/>
            <wp:docPr id="5" name="Picture 5" descr="C:\Users\dan.killian\Dropbox\work\MSI\Jordan\CITIES\logic models\CITIES rf grViz 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killian\Dropbox\work\MSI\Jordan\CITIES\logic models\CITIES rf grViz crop.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831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D60F59" w14:textId="3A759EE2" w:rsidR="008D64EA" w:rsidRPr="00CC7C14" w:rsidRDefault="008D64EA" w:rsidP="005246D8">
      <w:pPr>
        <w:pStyle w:val="bodyStyle1"/>
        <w:spacing w:line="240" w:lineRule="auto"/>
        <w:jc w:val="left"/>
      </w:pPr>
    </w:p>
    <w:p w14:paraId="05729955" w14:textId="2AB702F0" w:rsidR="00A22DA4" w:rsidRPr="00CC7C14" w:rsidRDefault="00A22DA4" w:rsidP="00A22DA4">
      <w:r w:rsidRPr="00CC7C14">
        <w:lastRenderedPageBreak/>
        <w:t xml:space="preserve">In order to more fully delineate the primary pathways by which the CITIES intervention could meet its objectives, the evaluation team expanded the results framework into a more detailed logic model to help guide the evaluation. The figure below follows the various programmatic streams under CITIES and relates these through seven hypotheses to key outcomes and overall goal. </w:t>
      </w:r>
    </w:p>
    <w:p w14:paraId="49F88A47" w14:textId="77777777" w:rsidR="00667C03" w:rsidRPr="00CC7C14" w:rsidRDefault="00667C03" w:rsidP="00A22DA4"/>
    <w:p w14:paraId="50CD091F" w14:textId="744EC369" w:rsidR="00667C03" w:rsidRPr="00CC7C14" w:rsidRDefault="00667C03" w:rsidP="00667C03">
      <w:r w:rsidRPr="00CC7C14">
        <w:t xml:space="preserve">In this extended logic model, boxes in yellow represent programmatic inputs, light green boxes represent intermediate outcomes, light blue boxes represent activity outcomes, and purple boxes represent mission-level outcomes. All boxes feed into the overall USAID mission goal of a stable and prosperous Jordan. Note that the highest-level impact indicator in the CITIES MEL plan is municipal government effectiveness, while the CITIES evaluation includes the </w:t>
      </w:r>
      <w:r w:rsidR="007C18E3" w:rsidRPr="00CC7C14">
        <w:t>higher-level</w:t>
      </w:r>
      <w:r w:rsidRPr="00CC7C14">
        <w:t xml:space="preserve"> impact measures of confidence and stability. For accountability purposes, CITIES performance targeting applies only to its sub-purpose outcomes of service delivery, institutional capacity, responsiveness, and cohesion, and its activity level impact measure of municipal government effectiveness. </w:t>
      </w:r>
    </w:p>
    <w:p w14:paraId="2AD02479" w14:textId="4EA47245" w:rsidR="00667C03" w:rsidRPr="00CC7C14" w:rsidRDefault="00667C03" w:rsidP="00A22DA4"/>
    <w:p w14:paraId="18711817" w14:textId="77CFBF08" w:rsidR="00A22DA4" w:rsidRPr="00CC7C14" w:rsidRDefault="00A22DA4" w:rsidP="00A22DA4">
      <w:pPr>
        <w:pStyle w:val="Caption"/>
      </w:pPr>
      <w:bookmarkStart w:id="17" w:name="_Toc524532326"/>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1C5224">
        <w:rPr>
          <w:noProof/>
        </w:rPr>
        <w:t>4</w:t>
      </w:r>
      <w:r w:rsidR="000E4344">
        <w:rPr>
          <w:noProof/>
        </w:rPr>
        <w:fldChar w:fldCharType="end"/>
      </w:r>
      <w:r w:rsidRPr="00CC7C14">
        <w:t>: Evaluation Theory of Change</w:t>
      </w:r>
      <w:bookmarkEnd w:id="17"/>
    </w:p>
    <w:p w14:paraId="45B5E566" w14:textId="661D4039" w:rsidR="00A22DA4" w:rsidRPr="00CC7C14" w:rsidRDefault="00667C03" w:rsidP="00A22DA4">
      <w:r w:rsidRPr="00CC7C14">
        <w:rPr>
          <w:noProof/>
        </w:rPr>
        <w:lastRenderedPageBreak/>
        <w:drawing>
          <wp:anchor distT="0" distB="0" distL="114300" distR="114300" simplePos="0" relativeHeight="251658247" behindDoc="0" locked="0" layoutInCell="1" allowOverlap="1" wp14:anchorId="0318C113" wp14:editId="724AF469">
            <wp:simplePos x="0" y="0"/>
            <wp:positionH relativeFrom="column">
              <wp:posOffset>325755</wp:posOffset>
            </wp:positionH>
            <wp:positionV relativeFrom="paragraph">
              <wp:posOffset>108585</wp:posOffset>
            </wp:positionV>
            <wp:extent cx="5175250" cy="5650865"/>
            <wp:effectExtent l="0" t="0" r="6350" b="6985"/>
            <wp:wrapSquare wrapText="bothSides"/>
            <wp:docPr id="6" name="Picture 6" descr="C:\Users\dan.killian\Dropbox\work\MSI\Jordan\CITIES\Inception Report\17 Nov edit\CITIES logic model v4 (4 Dec 20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killian\Dropbox\work\MSI\Jordan\CITIES\Inception Report\17 Nov edit\CITIES logic model v4 (4 Dec 2017).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75250" cy="5650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48B0A4" w14:textId="5280DDEE" w:rsidR="00FA06E0" w:rsidRPr="00CC7C14" w:rsidRDefault="00FA06E0" w:rsidP="00190B5E">
      <w:bookmarkStart w:id="18" w:name="_Evaluation_designs_for"/>
      <w:bookmarkEnd w:id="18"/>
    </w:p>
    <w:p w14:paraId="24CA6344" w14:textId="77777777" w:rsidR="00B437F9" w:rsidRDefault="00B437F9" w:rsidP="005246D8"/>
    <w:p w14:paraId="05BC488C" w14:textId="77777777" w:rsidR="00B437F9" w:rsidRDefault="00B437F9" w:rsidP="005246D8"/>
    <w:p w14:paraId="305767B6" w14:textId="77777777" w:rsidR="00B437F9" w:rsidRDefault="00B437F9" w:rsidP="005246D8"/>
    <w:p w14:paraId="3F5379E9" w14:textId="77777777" w:rsidR="00B437F9" w:rsidRDefault="00B437F9" w:rsidP="005246D8"/>
    <w:p w14:paraId="2F2AB162" w14:textId="77777777" w:rsidR="00B437F9" w:rsidRDefault="00B437F9" w:rsidP="005246D8"/>
    <w:p w14:paraId="221D3E79" w14:textId="77777777" w:rsidR="00B437F9" w:rsidRDefault="00B437F9" w:rsidP="005246D8"/>
    <w:p w14:paraId="2F15A01C" w14:textId="77777777" w:rsidR="00B437F9" w:rsidRDefault="00B437F9" w:rsidP="005246D8"/>
    <w:p w14:paraId="42A0949F" w14:textId="77777777" w:rsidR="00B437F9" w:rsidRDefault="00B437F9" w:rsidP="005246D8"/>
    <w:p w14:paraId="32DEAE39" w14:textId="77777777" w:rsidR="00B437F9" w:rsidRDefault="00B437F9" w:rsidP="005246D8"/>
    <w:p w14:paraId="443A6A81" w14:textId="77777777" w:rsidR="00B437F9" w:rsidRDefault="00B437F9" w:rsidP="005246D8"/>
    <w:p w14:paraId="01FD1B66" w14:textId="77777777" w:rsidR="00B437F9" w:rsidRDefault="00B437F9" w:rsidP="005246D8"/>
    <w:p w14:paraId="2C76FC6E" w14:textId="77777777" w:rsidR="00B437F9" w:rsidRDefault="00B437F9" w:rsidP="005246D8"/>
    <w:p w14:paraId="1034DD56" w14:textId="77777777" w:rsidR="00B437F9" w:rsidRDefault="00B437F9" w:rsidP="005246D8"/>
    <w:p w14:paraId="63626784" w14:textId="77777777" w:rsidR="00B437F9" w:rsidRDefault="00B437F9" w:rsidP="005246D8"/>
    <w:p w14:paraId="55285A31" w14:textId="77777777" w:rsidR="00B437F9" w:rsidRDefault="00B437F9" w:rsidP="005246D8"/>
    <w:p w14:paraId="41853259" w14:textId="77777777" w:rsidR="00B437F9" w:rsidRDefault="00B437F9" w:rsidP="005246D8"/>
    <w:p w14:paraId="6D434F7F" w14:textId="77777777" w:rsidR="00B437F9" w:rsidRDefault="00B437F9" w:rsidP="005246D8"/>
    <w:p w14:paraId="2277D199" w14:textId="77777777" w:rsidR="00B437F9" w:rsidRDefault="00B437F9" w:rsidP="005246D8"/>
    <w:p w14:paraId="3657BAD6" w14:textId="77777777" w:rsidR="00B437F9" w:rsidRDefault="00B437F9" w:rsidP="005246D8"/>
    <w:p w14:paraId="594A7D28" w14:textId="77777777" w:rsidR="00B437F9" w:rsidRDefault="00B437F9" w:rsidP="005246D8"/>
    <w:p w14:paraId="19475102" w14:textId="77777777" w:rsidR="00B437F9" w:rsidRDefault="00B437F9" w:rsidP="005246D8"/>
    <w:p w14:paraId="4A93A155" w14:textId="77777777" w:rsidR="00B437F9" w:rsidRDefault="00B437F9" w:rsidP="005246D8"/>
    <w:p w14:paraId="69227B29" w14:textId="77777777" w:rsidR="00B437F9" w:rsidRDefault="00B437F9" w:rsidP="005246D8"/>
    <w:p w14:paraId="0E5075AA" w14:textId="77777777" w:rsidR="00B437F9" w:rsidRDefault="00B437F9" w:rsidP="005246D8"/>
    <w:p w14:paraId="0FB3968B" w14:textId="77777777" w:rsidR="00B437F9" w:rsidRDefault="00B437F9" w:rsidP="005246D8"/>
    <w:p w14:paraId="45202802" w14:textId="77777777" w:rsidR="00B437F9" w:rsidRDefault="00B437F9" w:rsidP="005246D8"/>
    <w:p w14:paraId="3CE4D2E7" w14:textId="77777777" w:rsidR="00B437F9" w:rsidRDefault="00B437F9" w:rsidP="005246D8"/>
    <w:p w14:paraId="72499237" w14:textId="77777777" w:rsidR="00B437F9" w:rsidRDefault="00B437F9" w:rsidP="005246D8"/>
    <w:p w14:paraId="148439B4" w14:textId="77777777" w:rsidR="00B437F9" w:rsidRDefault="00B437F9" w:rsidP="005246D8"/>
    <w:p w14:paraId="1CA0B7D9" w14:textId="77777777" w:rsidR="00B437F9" w:rsidRDefault="00B437F9" w:rsidP="005246D8"/>
    <w:p w14:paraId="0DEF30C9" w14:textId="2FA65F3F" w:rsidR="00C510AF" w:rsidRPr="00CC7C14" w:rsidRDefault="7AA453DA" w:rsidP="005246D8">
      <w:r>
        <w:t xml:space="preserve">For measurement and learning purposes, the overall CITIES development hypothesis and theory of change is broken into seven constituent hypotheses based on how programmatic inputs and activity outcomes may interact to produce desired results. This also enables the evaluation team to better assess the different aspects of activity implementation and their respective contributions to observed outcomes. However, while the validity and directionality of each hypothesis will be explicitly tested, and the evaluation learning agenda will examine how the failure of one hypothesis may affect downstream hypotheses, the figure above cannot pretend to fully capture the realities of activity implementation. Rather, this extended logic model is designed to identify hypotheses that contribute to mission learning about what works and what doesn’t, but also recognizes that actual interactions from implementation will likely remain too complex to be fully diagrammed. These constituent hypotheses referenced in the figure above are presented in the table below. </w:t>
      </w:r>
    </w:p>
    <w:p w14:paraId="2C2F4C2A" w14:textId="6F7E9978" w:rsidR="00C510AF" w:rsidRPr="00CC7C14" w:rsidRDefault="00BF5176" w:rsidP="00BF5176">
      <w:pPr>
        <w:pStyle w:val="Caption"/>
      </w:pPr>
      <w:bookmarkStart w:id="19" w:name="_Toc524532306"/>
      <w:r w:rsidRPr="00CC7C14">
        <w:lastRenderedPageBreak/>
        <w:t xml:space="preserve">Table </w:t>
      </w:r>
      <w:r w:rsidR="00332C7B" w:rsidRPr="00CC7C14">
        <w:rPr>
          <w:noProof/>
        </w:rPr>
        <w:fldChar w:fldCharType="begin"/>
      </w:r>
      <w:r w:rsidR="00332C7B" w:rsidRPr="00CC7C14">
        <w:rPr>
          <w:noProof/>
        </w:rPr>
        <w:instrText xml:space="preserve"> SEQ Table \* ARABIC </w:instrText>
      </w:r>
      <w:r w:rsidR="00332C7B" w:rsidRPr="00CC7C14">
        <w:rPr>
          <w:noProof/>
        </w:rPr>
        <w:fldChar w:fldCharType="separate"/>
      </w:r>
      <w:r w:rsidR="00A93871">
        <w:rPr>
          <w:noProof/>
        </w:rPr>
        <w:t>2</w:t>
      </w:r>
      <w:r w:rsidR="00332C7B" w:rsidRPr="00CC7C14">
        <w:rPr>
          <w:noProof/>
        </w:rPr>
        <w:fldChar w:fldCharType="end"/>
      </w:r>
      <w:r w:rsidR="00A80C75" w:rsidRPr="00CC7C14">
        <w:t xml:space="preserve"> CITIES Evaluation h</w:t>
      </w:r>
      <w:r w:rsidRPr="00CC7C14">
        <w:t>ypotheses</w:t>
      </w:r>
      <w:r w:rsidR="00A80C75" w:rsidRPr="00CC7C14">
        <w:t xml:space="preserve"> for measuring effectiveness</w:t>
      </w:r>
      <w:bookmarkEnd w:id="19"/>
    </w:p>
    <w:tbl>
      <w:tblPr>
        <w:tblStyle w:val="TableGrid"/>
        <w:tblW w:w="9175" w:type="dxa"/>
        <w:jc w:val="center"/>
        <w:tblLook w:val="04A0" w:firstRow="1" w:lastRow="0" w:firstColumn="1" w:lastColumn="0" w:noHBand="0" w:noVBand="1"/>
      </w:tblPr>
      <w:tblGrid>
        <w:gridCol w:w="1525"/>
        <w:gridCol w:w="7650"/>
      </w:tblGrid>
      <w:tr w:rsidR="00CA3DAB" w:rsidRPr="00CA3DAB" w14:paraId="2D323254" w14:textId="77777777" w:rsidTr="00CA3DAB">
        <w:trPr>
          <w:trHeight w:val="395"/>
          <w:jc w:val="center"/>
        </w:trPr>
        <w:tc>
          <w:tcPr>
            <w:tcW w:w="1525" w:type="dxa"/>
            <w:tcBorders>
              <w:right w:val="nil"/>
            </w:tcBorders>
            <w:shd w:val="clear" w:color="auto" w:fill="002060"/>
            <w:vAlign w:val="center"/>
          </w:tcPr>
          <w:p w14:paraId="49A54443" w14:textId="240403B6" w:rsidR="00CA3DAB" w:rsidRPr="00CA3DAB" w:rsidRDefault="00CA3DAB" w:rsidP="00CA3DAB">
            <w:pPr>
              <w:spacing w:line="240" w:lineRule="auto"/>
              <w:jc w:val="center"/>
              <w:rPr>
                <w:color w:val="FFFFFF" w:themeColor="background1"/>
                <w:sz w:val="20"/>
              </w:rPr>
            </w:pPr>
            <w:r w:rsidRPr="00CA3DAB">
              <w:rPr>
                <w:color w:val="FFFFFF" w:themeColor="background1"/>
                <w:sz w:val="20"/>
              </w:rPr>
              <w:t>Evaluation question</w:t>
            </w:r>
          </w:p>
        </w:tc>
        <w:tc>
          <w:tcPr>
            <w:tcW w:w="7650" w:type="dxa"/>
            <w:tcBorders>
              <w:left w:val="nil"/>
            </w:tcBorders>
            <w:shd w:val="clear" w:color="auto" w:fill="002060"/>
            <w:vAlign w:val="center"/>
          </w:tcPr>
          <w:p w14:paraId="7773B6A1" w14:textId="3AE19CED" w:rsidR="00CA3DAB" w:rsidRPr="00CA3DAB" w:rsidRDefault="00CA3DAB" w:rsidP="00CA3DAB">
            <w:pPr>
              <w:spacing w:line="240" w:lineRule="auto"/>
              <w:jc w:val="center"/>
              <w:rPr>
                <w:color w:val="FFFFFF" w:themeColor="background1"/>
                <w:sz w:val="20"/>
              </w:rPr>
            </w:pPr>
            <w:r w:rsidRPr="00CA3DAB">
              <w:rPr>
                <w:color w:val="FFFFFF" w:themeColor="background1"/>
                <w:sz w:val="20"/>
              </w:rPr>
              <w:t>Hypothesis</w:t>
            </w:r>
          </w:p>
        </w:tc>
      </w:tr>
      <w:tr w:rsidR="00CA3DAB" w:rsidRPr="00CA3DAB" w14:paraId="0B2E2A3E" w14:textId="77777777" w:rsidTr="00CA3DAB">
        <w:trPr>
          <w:jc w:val="center"/>
        </w:trPr>
        <w:tc>
          <w:tcPr>
            <w:tcW w:w="1525" w:type="dxa"/>
            <w:vAlign w:val="center"/>
          </w:tcPr>
          <w:p w14:paraId="6D1E4CC1" w14:textId="7FCA0A50" w:rsidR="00CA3DAB" w:rsidRPr="00CA3DAB" w:rsidRDefault="00CA3DAB" w:rsidP="00CA3DAB">
            <w:pPr>
              <w:spacing w:before="60" w:after="60" w:line="240" w:lineRule="auto"/>
              <w:rPr>
                <w:sz w:val="20"/>
              </w:rPr>
            </w:pPr>
            <w:r w:rsidRPr="00CA3DAB">
              <w:rPr>
                <w:sz w:val="20"/>
                <w:szCs w:val="20"/>
              </w:rPr>
              <w:t>1. Effectiveness</w:t>
            </w:r>
          </w:p>
        </w:tc>
        <w:tc>
          <w:tcPr>
            <w:tcW w:w="7650" w:type="dxa"/>
            <w:vAlign w:val="center"/>
          </w:tcPr>
          <w:p w14:paraId="1443E17D" w14:textId="5423C14E" w:rsidR="00CA3DAB" w:rsidRPr="00CA3DAB" w:rsidRDefault="00CA3DAB" w:rsidP="00CA3DAB">
            <w:pPr>
              <w:spacing w:before="60" w:after="60" w:line="240" w:lineRule="auto"/>
              <w:rPr>
                <w:sz w:val="20"/>
              </w:rPr>
            </w:pPr>
            <w:r>
              <w:rPr>
                <w:sz w:val="20"/>
              </w:rPr>
              <w:t xml:space="preserve">Hypothesis 1: </w:t>
            </w:r>
            <w:r w:rsidRPr="00CA3DAB">
              <w:rPr>
                <w:sz w:val="20"/>
              </w:rPr>
              <w:t>If CITIES provides institutional capacity building, then municipal operations will improve.</w:t>
            </w:r>
          </w:p>
        </w:tc>
      </w:tr>
      <w:tr w:rsidR="00CA3DAB" w:rsidRPr="00CA3DAB" w14:paraId="27E78A93" w14:textId="77777777" w:rsidTr="00CA3DAB">
        <w:trPr>
          <w:trHeight w:val="791"/>
          <w:jc w:val="center"/>
        </w:trPr>
        <w:tc>
          <w:tcPr>
            <w:tcW w:w="1525" w:type="dxa"/>
            <w:vAlign w:val="center"/>
          </w:tcPr>
          <w:p w14:paraId="7197994A" w14:textId="04FAA8A3" w:rsidR="00CA3DAB" w:rsidRPr="00CA3DAB" w:rsidRDefault="00CA3DAB" w:rsidP="00CA3DAB">
            <w:pPr>
              <w:spacing w:before="60" w:after="60" w:line="240" w:lineRule="auto"/>
              <w:rPr>
                <w:sz w:val="20"/>
              </w:rPr>
            </w:pPr>
            <w:r w:rsidRPr="00CA3DAB">
              <w:rPr>
                <w:sz w:val="20"/>
                <w:szCs w:val="20"/>
              </w:rPr>
              <w:t>1. Effectiveness</w:t>
            </w:r>
          </w:p>
        </w:tc>
        <w:tc>
          <w:tcPr>
            <w:tcW w:w="7650" w:type="dxa"/>
            <w:vAlign w:val="center"/>
          </w:tcPr>
          <w:p w14:paraId="66CB7F82" w14:textId="7D209358" w:rsidR="00CA3DAB" w:rsidRPr="00CA3DAB" w:rsidRDefault="00CA3DAB" w:rsidP="00CA3DAB">
            <w:pPr>
              <w:spacing w:before="60" w:after="60" w:line="240" w:lineRule="auto"/>
              <w:rPr>
                <w:sz w:val="20"/>
              </w:rPr>
            </w:pPr>
            <w:r>
              <w:rPr>
                <w:sz w:val="20"/>
              </w:rPr>
              <w:t xml:space="preserve">Hypothesis 2: </w:t>
            </w:r>
            <w:r w:rsidRPr="00CA3DAB">
              <w:rPr>
                <w:sz w:val="20"/>
              </w:rPr>
              <w:t>If CITIES provides institutional capacity building, combined with incentive grants and improved public service delivery, then this will lead to an improvement in the quality of public services.</w:t>
            </w:r>
          </w:p>
        </w:tc>
      </w:tr>
      <w:tr w:rsidR="00CA3DAB" w:rsidRPr="00CA3DAB" w14:paraId="64243E03" w14:textId="77777777" w:rsidTr="00CA3DAB">
        <w:trPr>
          <w:trHeight w:val="899"/>
          <w:jc w:val="center"/>
        </w:trPr>
        <w:tc>
          <w:tcPr>
            <w:tcW w:w="1525" w:type="dxa"/>
            <w:vAlign w:val="center"/>
          </w:tcPr>
          <w:p w14:paraId="1F241536" w14:textId="77777777" w:rsidR="00CA3DAB" w:rsidRPr="00CA3DAB" w:rsidRDefault="00CA3DAB" w:rsidP="00CA3DAB">
            <w:pPr>
              <w:spacing w:before="60" w:after="60" w:line="240" w:lineRule="auto"/>
              <w:jc w:val="left"/>
              <w:rPr>
                <w:sz w:val="20"/>
                <w:szCs w:val="20"/>
              </w:rPr>
            </w:pPr>
            <w:r w:rsidRPr="00CA3DAB">
              <w:rPr>
                <w:sz w:val="20"/>
                <w:szCs w:val="20"/>
              </w:rPr>
              <w:t>1. Effectiveness</w:t>
            </w:r>
          </w:p>
          <w:p w14:paraId="48E8FD28" w14:textId="464E8199" w:rsidR="00CA3DAB" w:rsidRPr="00CA3DAB" w:rsidRDefault="00CA3DAB" w:rsidP="00CA3DAB">
            <w:pPr>
              <w:spacing w:before="60" w:after="60" w:line="240" w:lineRule="auto"/>
              <w:rPr>
                <w:sz w:val="20"/>
              </w:rPr>
            </w:pPr>
            <w:r w:rsidRPr="00CA3DAB">
              <w:rPr>
                <w:sz w:val="20"/>
                <w:szCs w:val="20"/>
              </w:rPr>
              <w:t>2. Sustainability</w:t>
            </w:r>
          </w:p>
        </w:tc>
        <w:tc>
          <w:tcPr>
            <w:tcW w:w="7650" w:type="dxa"/>
            <w:vAlign w:val="center"/>
          </w:tcPr>
          <w:p w14:paraId="5DD58A37" w14:textId="64447D84" w:rsidR="00CA3DAB" w:rsidRPr="00CA3DAB" w:rsidRDefault="00CA3DAB" w:rsidP="00CA3DAB">
            <w:pPr>
              <w:spacing w:before="60" w:after="60" w:line="240" w:lineRule="auto"/>
              <w:rPr>
                <w:sz w:val="20"/>
              </w:rPr>
            </w:pPr>
            <w:r>
              <w:rPr>
                <w:sz w:val="20"/>
              </w:rPr>
              <w:t xml:space="preserve">Hypothesis 3: </w:t>
            </w:r>
            <w:r w:rsidRPr="00CA3DAB">
              <w:rPr>
                <w:sz w:val="20"/>
              </w:rPr>
              <w:t>If CITIES provides institutional capacity building, combined with proactive outreach by municipalities, then this will increase public perception that municipalities are responsive to citizen needs.</w:t>
            </w:r>
          </w:p>
        </w:tc>
      </w:tr>
      <w:tr w:rsidR="00CA3DAB" w:rsidRPr="00CA3DAB" w14:paraId="50D5F80E" w14:textId="77777777" w:rsidTr="00CA3DAB">
        <w:trPr>
          <w:jc w:val="center"/>
        </w:trPr>
        <w:tc>
          <w:tcPr>
            <w:tcW w:w="1525" w:type="dxa"/>
            <w:vAlign w:val="center"/>
          </w:tcPr>
          <w:p w14:paraId="4117528E" w14:textId="4CCEA146" w:rsidR="00CA3DAB" w:rsidRPr="00CA3DAB" w:rsidRDefault="00CA3DAB" w:rsidP="00CA3DAB">
            <w:pPr>
              <w:spacing w:before="60" w:after="60" w:line="240" w:lineRule="auto"/>
              <w:rPr>
                <w:sz w:val="20"/>
              </w:rPr>
            </w:pPr>
            <w:r w:rsidRPr="00CA3DAB">
              <w:rPr>
                <w:sz w:val="20"/>
                <w:szCs w:val="20"/>
              </w:rPr>
              <w:t>1. Effectiveness</w:t>
            </w:r>
          </w:p>
        </w:tc>
        <w:tc>
          <w:tcPr>
            <w:tcW w:w="7650" w:type="dxa"/>
            <w:vAlign w:val="center"/>
          </w:tcPr>
          <w:p w14:paraId="120B26A3" w14:textId="38522121" w:rsidR="00CA3DAB" w:rsidRPr="00CA3DAB" w:rsidRDefault="00CA3DAB" w:rsidP="00CA3DAB">
            <w:pPr>
              <w:spacing w:before="60" w:after="60" w:line="240" w:lineRule="auto"/>
              <w:rPr>
                <w:sz w:val="20"/>
              </w:rPr>
            </w:pPr>
            <w:r>
              <w:rPr>
                <w:sz w:val="20"/>
              </w:rPr>
              <w:t xml:space="preserve">Hypothesis 4: </w:t>
            </w:r>
            <w:r w:rsidRPr="00CA3DAB">
              <w:rPr>
                <w:sz w:val="20"/>
              </w:rPr>
              <w:t xml:space="preserve">If CITIES supports increased attention to marginalized groups, such as youth, gender, nationality, and disability, then this will strengthen a sense of community cohesion and resilience. </w:t>
            </w:r>
          </w:p>
        </w:tc>
      </w:tr>
      <w:tr w:rsidR="00CA3DAB" w:rsidRPr="00CA3DAB" w14:paraId="30FB5667" w14:textId="77777777" w:rsidTr="00CA3DAB">
        <w:trPr>
          <w:jc w:val="center"/>
        </w:trPr>
        <w:tc>
          <w:tcPr>
            <w:tcW w:w="1525" w:type="dxa"/>
            <w:vAlign w:val="center"/>
          </w:tcPr>
          <w:p w14:paraId="2E0DDA57" w14:textId="77777777" w:rsidR="00CA3DAB" w:rsidRPr="00CA3DAB" w:rsidRDefault="00CA3DAB" w:rsidP="00CA3DAB">
            <w:pPr>
              <w:spacing w:before="60" w:after="60" w:line="240" w:lineRule="auto"/>
              <w:jc w:val="left"/>
              <w:rPr>
                <w:sz w:val="20"/>
                <w:szCs w:val="20"/>
              </w:rPr>
            </w:pPr>
            <w:r w:rsidRPr="00CA3DAB">
              <w:rPr>
                <w:sz w:val="20"/>
                <w:szCs w:val="20"/>
              </w:rPr>
              <w:t>1. Effectiveness</w:t>
            </w:r>
          </w:p>
          <w:p w14:paraId="08E65EE7" w14:textId="647E0243" w:rsidR="00CA3DAB" w:rsidRPr="00CA3DAB" w:rsidRDefault="00CA3DAB" w:rsidP="00CA3DAB">
            <w:pPr>
              <w:spacing w:before="60" w:after="60" w:line="240" w:lineRule="auto"/>
              <w:rPr>
                <w:sz w:val="20"/>
              </w:rPr>
            </w:pPr>
            <w:r w:rsidRPr="00CA3DAB">
              <w:rPr>
                <w:sz w:val="20"/>
                <w:szCs w:val="20"/>
              </w:rPr>
              <w:t>3. Synergies</w:t>
            </w:r>
          </w:p>
        </w:tc>
        <w:tc>
          <w:tcPr>
            <w:tcW w:w="7650" w:type="dxa"/>
            <w:vAlign w:val="center"/>
          </w:tcPr>
          <w:p w14:paraId="2276572E" w14:textId="048FF965" w:rsidR="00CA3DAB" w:rsidRPr="00CA3DAB" w:rsidRDefault="00CA3DAB" w:rsidP="00CA3DAB">
            <w:pPr>
              <w:spacing w:before="60" w:after="60" w:line="240" w:lineRule="auto"/>
              <w:rPr>
                <w:sz w:val="20"/>
              </w:rPr>
            </w:pPr>
            <w:r>
              <w:rPr>
                <w:sz w:val="20"/>
              </w:rPr>
              <w:t xml:space="preserve">Hypothesis 5: </w:t>
            </w:r>
            <w:r w:rsidRPr="00CA3DAB">
              <w:rPr>
                <w:sz w:val="20"/>
              </w:rPr>
              <w:t>If CITIES provides institutional capacity building, combined with proactive outreach and increased / improved public service delivery, then this will increase public perception that municipalities are effective.</w:t>
            </w:r>
          </w:p>
        </w:tc>
      </w:tr>
      <w:tr w:rsidR="00CA3DAB" w:rsidRPr="00CA3DAB" w14:paraId="09BDFAD7" w14:textId="77777777" w:rsidTr="00CA3DAB">
        <w:trPr>
          <w:jc w:val="center"/>
        </w:trPr>
        <w:tc>
          <w:tcPr>
            <w:tcW w:w="1525" w:type="dxa"/>
            <w:vAlign w:val="center"/>
          </w:tcPr>
          <w:p w14:paraId="5129A931" w14:textId="77777777" w:rsidR="00CA3DAB" w:rsidRPr="00CA3DAB" w:rsidRDefault="00CA3DAB" w:rsidP="00CA3DAB">
            <w:pPr>
              <w:spacing w:before="60" w:after="60" w:line="240" w:lineRule="auto"/>
              <w:jc w:val="left"/>
              <w:rPr>
                <w:sz w:val="20"/>
                <w:szCs w:val="20"/>
              </w:rPr>
            </w:pPr>
            <w:r w:rsidRPr="00CA3DAB">
              <w:rPr>
                <w:sz w:val="20"/>
                <w:szCs w:val="20"/>
              </w:rPr>
              <w:t>1. Effectiveness</w:t>
            </w:r>
          </w:p>
          <w:p w14:paraId="464CA95F" w14:textId="77777777" w:rsidR="00CA3DAB" w:rsidRPr="00CA3DAB" w:rsidRDefault="00CA3DAB" w:rsidP="00CA3DAB">
            <w:pPr>
              <w:spacing w:before="60" w:after="60" w:line="240" w:lineRule="auto"/>
              <w:jc w:val="left"/>
              <w:rPr>
                <w:sz w:val="20"/>
                <w:szCs w:val="20"/>
              </w:rPr>
            </w:pPr>
            <w:r w:rsidRPr="00CA3DAB">
              <w:rPr>
                <w:sz w:val="20"/>
                <w:szCs w:val="20"/>
              </w:rPr>
              <w:t xml:space="preserve">2. Sustainability </w:t>
            </w:r>
          </w:p>
          <w:p w14:paraId="32D1D84A" w14:textId="060A82EC" w:rsidR="00CA3DAB" w:rsidRPr="00CA3DAB" w:rsidRDefault="00CA3DAB" w:rsidP="00CA3DAB">
            <w:pPr>
              <w:spacing w:before="60" w:after="60" w:line="240" w:lineRule="auto"/>
              <w:rPr>
                <w:sz w:val="20"/>
              </w:rPr>
            </w:pPr>
            <w:r w:rsidRPr="00CA3DAB">
              <w:rPr>
                <w:sz w:val="20"/>
                <w:szCs w:val="20"/>
              </w:rPr>
              <w:t>3. Synergies</w:t>
            </w:r>
          </w:p>
        </w:tc>
        <w:tc>
          <w:tcPr>
            <w:tcW w:w="7650" w:type="dxa"/>
            <w:vAlign w:val="center"/>
          </w:tcPr>
          <w:p w14:paraId="55F0962C" w14:textId="47C99538" w:rsidR="00CA3DAB" w:rsidRPr="00CA3DAB" w:rsidRDefault="00CA3DAB" w:rsidP="00CA3DAB">
            <w:pPr>
              <w:spacing w:before="60" w:after="60" w:line="240" w:lineRule="auto"/>
              <w:rPr>
                <w:sz w:val="20"/>
              </w:rPr>
            </w:pPr>
            <w:r>
              <w:rPr>
                <w:sz w:val="20"/>
              </w:rPr>
              <w:t xml:space="preserve">Hypothesis 6: </w:t>
            </w:r>
            <w:r w:rsidRPr="00CA3DAB">
              <w:rPr>
                <w:sz w:val="20"/>
              </w:rPr>
              <w:t xml:space="preserve">More effective public service delivery, responsiveness to citizen needs, and strengthened community cohesion and resilience will increase citizen confidence in their municipality. </w:t>
            </w:r>
          </w:p>
        </w:tc>
      </w:tr>
      <w:tr w:rsidR="00CA3DAB" w:rsidRPr="00CA3DAB" w14:paraId="46FD3A73" w14:textId="77777777" w:rsidTr="00CA3DAB">
        <w:trPr>
          <w:jc w:val="center"/>
        </w:trPr>
        <w:tc>
          <w:tcPr>
            <w:tcW w:w="1525" w:type="dxa"/>
            <w:vAlign w:val="center"/>
          </w:tcPr>
          <w:p w14:paraId="5C4D504E" w14:textId="77777777" w:rsidR="00CA3DAB" w:rsidRPr="00CA3DAB" w:rsidRDefault="00CA3DAB" w:rsidP="00CA3DAB">
            <w:pPr>
              <w:spacing w:before="60" w:after="60" w:line="240" w:lineRule="auto"/>
              <w:jc w:val="left"/>
              <w:rPr>
                <w:sz w:val="20"/>
                <w:szCs w:val="20"/>
              </w:rPr>
            </w:pPr>
            <w:r w:rsidRPr="00CA3DAB">
              <w:rPr>
                <w:sz w:val="20"/>
                <w:szCs w:val="20"/>
              </w:rPr>
              <w:t>1. Effectiveness</w:t>
            </w:r>
          </w:p>
          <w:p w14:paraId="1D0E9F7F" w14:textId="77777777" w:rsidR="00CA3DAB" w:rsidRPr="00CA3DAB" w:rsidRDefault="00CA3DAB" w:rsidP="00CA3DAB">
            <w:pPr>
              <w:spacing w:before="60" w:after="60" w:line="240" w:lineRule="auto"/>
              <w:jc w:val="left"/>
              <w:rPr>
                <w:sz w:val="20"/>
                <w:szCs w:val="20"/>
              </w:rPr>
            </w:pPr>
            <w:r w:rsidRPr="00CA3DAB">
              <w:rPr>
                <w:sz w:val="20"/>
                <w:szCs w:val="20"/>
              </w:rPr>
              <w:t xml:space="preserve">2. Sustainability </w:t>
            </w:r>
          </w:p>
          <w:p w14:paraId="7842DA94" w14:textId="550998D6" w:rsidR="00CA3DAB" w:rsidRPr="00CA3DAB" w:rsidRDefault="00CA3DAB" w:rsidP="00CA3DAB">
            <w:pPr>
              <w:spacing w:before="60" w:after="60" w:line="240" w:lineRule="auto"/>
              <w:rPr>
                <w:sz w:val="20"/>
              </w:rPr>
            </w:pPr>
            <w:r w:rsidRPr="00CA3DAB">
              <w:rPr>
                <w:sz w:val="20"/>
                <w:szCs w:val="20"/>
              </w:rPr>
              <w:t>3. Synergies</w:t>
            </w:r>
          </w:p>
        </w:tc>
        <w:tc>
          <w:tcPr>
            <w:tcW w:w="7650" w:type="dxa"/>
            <w:vAlign w:val="center"/>
          </w:tcPr>
          <w:p w14:paraId="473B3F6E" w14:textId="2B37BC95" w:rsidR="00CA3DAB" w:rsidRPr="00CA3DAB" w:rsidRDefault="00CA3DAB" w:rsidP="00CA3DAB">
            <w:pPr>
              <w:spacing w:before="60" w:after="60" w:line="240" w:lineRule="auto"/>
              <w:rPr>
                <w:sz w:val="20"/>
              </w:rPr>
            </w:pPr>
            <w:r>
              <w:rPr>
                <w:sz w:val="20"/>
              </w:rPr>
              <w:t xml:space="preserve">Hypothesis 7: </w:t>
            </w:r>
            <w:r w:rsidRPr="00CA3DAB">
              <w:rPr>
                <w:sz w:val="20"/>
              </w:rPr>
              <w:t>More effective public service delivery, confidence in local leadership and performance, and strengthened community cohesion and resilience will lead to a more stable and prosperous Jordan.</w:t>
            </w:r>
          </w:p>
        </w:tc>
      </w:tr>
    </w:tbl>
    <w:p w14:paraId="584CD050" w14:textId="77777777" w:rsidR="00C510AF" w:rsidRPr="00CC7C14" w:rsidRDefault="00C510AF" w:rsidP="005246D8"/>
    <w:p w14:paraId="34AF5881" w14:textId="7CCE18D8" w:rsidR="47F50858" w:rsidRDefault="3D989B78" w:rsidP="47F50858">
      <w:pPr>
        <w:pStyle w:val="Heading3"/>
      </w:pPr>
      <w:bookmarkStart w:id="20" w:name="_Toc524597396"/>
      <w:r>
        <w:t xml:space="preserve">General </w:t>
      </w:r>
      <w:r w:rsidR="47F50858">
        <w:t>Population Survey</w:t>
      </w:r>
      <w:bookmarkEnd w:id="20"/>
    </w:p>
    <w:p w14:paraId="0FB99B14" w14:textId="1C2C9909" w:rsidR="00F54FE1" w:rsidRPr="00CC7C14" w:rsidRDefault="7AA453DA" w:rsidP="7AA453DA">
      <w:pPr>
        <w:rPr>
          <w:rFonts w:eastAsia="Gill Sans MT" w:cs="Gill Sans MT"/>
        </w:rPr>
      </w:pPr>
      <w:r>
        <w:t>One of the key data sources for this evaluation is data from a large-scale survey that USAID/Jordan has commissioned to collect mission project and activity performance data. The survey measures cover six mission performance indicators across multiple sectors, including CITIES-related service delivery and citizen engagement measures. The</w:t>
      </w:r>
      <w:r w:rsidRPr="7AA453DA">
        <w:rPr>
          <w:rFonts w:eastAsia="Gill Sans MT" w:cs="Gill Sans MT"/>
        </w:rPr>
        <w:t xml:space="preserve"> </w:t>
      </w:r>
      <w:r>
        <w:t>general population survey data is a separate, but critical piece to the overall CITIES evaluation</w:t>
      </w:r>
      <w:r w:rsidRPr="7AA453DA">
        <w:rPr>
          <w:rFonts w:eastAsia="Gill Sans MT" w:cs="Gill Sans MT"/>
        </w:rPr>
        <w:t xml:space="preserve">. </w:t>
      </w:r>
      <w:r>
        <w:t>USAID has commissioned MESP to conduct the first round of the general population survey from May 27th to September 4</w:t>
      </w:r>
      <w:r w:rsidRPr="7AA453DA">
        <w:rPr>
          <w:vertAlign w:val="superscript"/>
        </w:rPr>
        <w:t>th</w:t>
      </w:r>
      <w:r>
        <w:t>, 2018. The evaluation team will incorporate the general population data into its baseline analysis once a final dataset becomes available to develop a descriptive assessment of differences across assignment groups.</w:t>
      </w:r>
    </w:p>
    <w:p w14:paraId="71031CE0" w14:textId="16F3B668" w:rsidR="00F54FE1" w:rsidRPr="00CC7C14" w:rsidRDefault="00F54FE1" w:rsidP="00F54FE1"/>
    <w:p w14:paraId="28EF36D0" w14:textId="77777777" w:rsidR="00087264" w:rsidRDefault="7AA453DA" w:rsidP="005246D8">
      <w:pPr>
        <w:sectPr w:rsidR="00087264" w:rsidSect="00CA4033">
          <w:footerReference w:type="default" r:id="rId24"/>
          <w:pgSz w:w="12240" w:h="15840"/>
          <w:pgMar w:top="1440" w:right="1440" w:bottom="1440" w:left="1440" w:header="720" w:footer="720" w:gutter="0"/>
          <w:cols w:space="720"/>
          <w:docGrid w:linePitch="360"/>
        </w:sectPr>
      </w:pPr>
      <w:r>
        <w:t xml:space="preserve">The evaluation team will draw from this general population survey to estimate household-level changes in both CITIES and non-CITIES municipalities to test hypotheses on citizen engagement and government responsiveness and effectiveness. At endline, the evaluation will measure these hypotheses through a set of 10 indicators. Each of these have been mapped to the evaluation questions (presented here by their themes for brevity), the data source, disaggregation approach, and analysis method. The indicators are as follows: </w:t>
      </w:r>
    </w:p>
    <w:p w14:paraId="4CBE3928" w14:textId="17083900" w:rsidR="00454B85" w:rsidRPr="00CC7C14" w:rsidRDefault="00F54FE1" w:rsidP="00F54FE1">
      <w:pPr>
        <w:pStyle w:val="Caption"/>
      </w:pPr>
      <w:bookmarkStart w:id="21" w:name="_Toc524532307"/>
      <w:r w:rsidRPr="00CC7C14">
        <w:lastRenderedPageBreak/>
        <w:t xml:space="preserve">Table </w:t>
      </w:r>
      <w:r w:rsidR="00332C7B" w:rsidRPr="00CC7C14">
        <w:rPr>
          <w:noProof/>
        </w:rPr>
        <w:fldChar w:fldCharType="begin"/>
      </w:r>
      <w:r w:rsidR="00332C7B" w:rsidRPr="00CC7C14">
        <w:rPr>
          <w:noProof/>
        </w:rPr>
        <w:instrText xml:space="preserve"> SEQ Table \* ARABIC </w:instrText>
      </w:r>
      <w:r w:rsidR="00332C7B" w:rsidRPr="00CC7C14">
        <w:rPr>
          <w:noProof/>
        </w:rPr>
        <w:fldChar w:fldCharType="separate"/>
      </w:r>
      <w:r w:rsidR="00A93871">
        <w:rPr>
          <w:noProof/>
        </w:rPr>
        <w:t>3</w:t>
      </w:r>
      <w:r w:rsidR="00332C7B" w:rsidRPr="00CC7C14">
        <w:rPr>
          <w:noProof/>
        </w:rPr>
        <w:fldChar w:fldCharType="end"/>
      </w:r>
      <w:r w:rsidRPr="00CC7C14">
        <w:t xml:space="preserve"> Evaluation indicators</w:t>
      </w:r>
      <w:bookmarkEnd w:id="21"/>
    </w:p>
    <w:tbl>
      <w:tblPr>
        <w:tblW w:w="10258" w:type="dxa"/>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830"/>
        <w:gridCol w:w="2347"/>
        <w:gridCol w:w="2146"/>
        <w:gridCol w:w="1935"/>
      </w:tblGrid>
      <w:tr w:rsidR="00CA3DAB" w:rsidRPr="00CC7C14" w14:paraId="4FF7D581" w14:textId="77777777" w:rsidTr="00CA3DAB">
        <w:trPr>
          <w:trHeight w:val="552"/>
          <w:tblHeader/>
          <w:jc w:val="center"/>
        </w:trPr>
        <w:tc>
          <w:tcPr>
            <w:tcW w:w="3830" w:type="dxa"/>
            <w:shd w:val="clear" w:color="auto" w:fill="002A6C"/>
            <w:vAlign w:val="center"/>
            <w:hideMark/>
          </w:tcPr>
          <w:p w14:paraId="67E526B2" w14:textId="77777777" w:rsidR="00CA3DAB" w:rsidRPr="00CC7C14" w:rsidRDefault="00CA3DAB" w:rsidP="00521600">
            <w:pPr>
              <w:spacing w:line="240" w:lineRule="auto"/>
              <w:jc w:val="center"/>
              <w:rPr>
                <w:sz w:val="20"/>
                <w:szCs w:val="20"/>
              </w:rPr>
            </w:pPr>
            <w:r w:rsidRPr="00CC7C14">
              <w:rPr>
                <w:sz w:val="20"/>
                <w:szCs w:val="20"/>
              </w:rPr>
              <w:t>Hypothesis</w:t>
            </w:r>
          </w:p>
        </w:tc>
        <w:tc>
          <w:tcPr>
            <w:tcW w:w="2347" w:type="dxa"/>
            <w:shd w:val="clear" w:color="auto" w:fill="002A6C"/>
            <w:vAlign w:val="center"/>
            <w:hideMark/>
          </w:tcPr>
          <w:p w14:paraId="5D0A6B94" w14:textId="44B9D15E" w:rsidR="00CA3DAB" w:rsidRPr="00CC7C14" w:rsidRDefault="00CA3DAB" w:rsidP="00521600">
            <w:pPr>
              <w:spacing w:line="240" w:lineRule="auto"/>
              <w:jc w:val="center"/>
              <w:rPr>
                <w:sz w:val="20"/>
                <w:szCs w:val="20"/>
              </w:rPr>
            </w:pPr>
            <w:r w:rsidRPr="00CC7C14">
              <w:rPr>
                <w:sz w:val="20"/>
                <w:szCs w:val="20"/>
              </w:rPr>
              <w:t>Indicators</w:t>
            </w:r>
          </w:p>
        </w:tc>
        <w:tc>
          <w:tcPr>
            <w:tcW w:w="2146" w:type="dxa"/>
            <w:shd w:val="clear" w:color="auto" w:fill="002A6C"/>
            <w:vAlign w:val="center"/>
          </w:tcPr>
          <w:p w14:paraId="414A897C" w14:textId="77777777" w:rsidR="00CA3DAB" w:rsidRPr="00CC7C14" w:rsidRDefault="00CA3DAB" w:rsidP="00521600">
            <w:pPr>
              <w:spacing w:line="240" w:lineRule="auto"/>
              <w:jc w:val="center"/>
              <w:rPr>
                <w:sz w:val="20"/>
                <w:szCs w:val="20"/>
              </w:rPr>
            </w:pPr>
            <w:r w:rsidRPr="00CC7C14">
              <w:rPr>
                <w:sz w:val="20"/>
                <w:szCs w:val="20"/>
              </w:rPr>
              <w:t>Data Source</w:t>
            </w:r>
          </w:p>
        </w:tc>
        <w:tc>
          <w:tcPr>
            <w:tcW w:w="1935" w:type="dxa"/>
            <w:shd w:val="clear" w:color="auto" w:fill="002A6C"/>
            <w:vAlign w:val="center"/>
            <w:hideMark/>
          </w:tcPr>
          <w:p w14:paraId="638928A5" w14:textId="77777777" w:rsidR="00CA3DAB" w:rsidRPr="00CC7C14" w:rsidRDefault="00CA3DAB" w:rsidP="00521600">
            <w:pPr>
              <w:spacing w:line="240" w:lineRule="auto"/>
              <w:jc w:val="center"/>
              <w:rPr>
                <w:sz w:val="20"/>
                <w:szCs w:val="20"/>
              </w:rPr>
            </w:pPr>
            <w:r w:rsidRPr="00CC7C14">
              <w:rPr>
                <w:sz w:val="20"/>
                <w:szCs w:val="20"/>
              </w:rPr>
              <w:t>Disaggregation</w:t>
            </w:r>
          </w:p>
        </w:tc>
      </w:tr>
      <w:tr w:rsidR="00CA3DAB" w:rsidRPr="00CC7C14" w14:paraId="0DEE9818" w14:textId="77777777" w:rsidTr="00CA3DAB">
        <w:trPr>
          <w:trHeight w:val="539"/>
          <w:jc w:val="center"/>
        </w:trPr>
        <w:tc>
          <w:tcPr>
            <w:tcW w:w="3830" w:type="dxa"/>
            <w:shd w:val="clear" w:color="auto" w:fill="auto"/>
            <w:vAlign w:val="center"/>
            <w:hideMark/>
          </w:tcPr>
          <w:p w14:paraId="6AD9CEAC" w14:textId="77777777" w:rsidR="00CA3DAB" w:rsidRPr="00CC7C14" w:rsidRDefault="00CA3DAB" w:rsidP="00521600">
            <w:pPr>
              <w:spacing w:line="240" w:lineRule="auto"/>
              <w:jc w:val="left"/>
              <w:rPr>
                <w:sz w:val="20"/>
                <w:szCs w:val="20"/>
              </w:rPr>
            </w:pPr>
            <w:r w:rsidRPr="00CC7C14">
              <w:rPr>
                <w:sz w:val="20"/>
                <w:szCs w:val="20"/>
              </w:rPr>
              <w:t>Hypothesis 1: Institutional capacity building will improve municipal operations.</w:t>
            </w:r>
          </w:p>
        </w:tc>
        <w:tc>
          <w:tcPr>
            <w:tcW w:w="2347" w:type="dxa"/>
            <w:shd w:val="clear" w:color="auto" w:fill="auto"/>
            <w:vAlign w:val="center"/>
            <w:hideMark/>
          </w:tcPr>
          <w:p w14:paraId="40DA7E44"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MICA Services Score</w:t>
            </w:r>
          </w:p>
          <w:p w14:paraId="192AD231"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MICA GESI Score</w:t>
            </w:r>
          </w:p>
          <w:p w14:paraId="1ACE7353"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Municipality Revenue</w:t>
            </w:r>
          </w:p>
          <w:p w14:paraId="7D2B029A"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Budget allocation to salaries</w:t>
            </w:r>
          </w:p>
        </w:tc>
        <w:tc>
          <w:tcPr>
            <w:tcW w:w="2146" w:type="dxa"/>
            <w:vAlign w:val="center"/>
          </w:tcPr>
          <w:p w14:paraId="56E2FF72"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MICA assessment data</w:t>
            </w:r>
          </w:p>
          <w:p w14:paraId="5D6E9972"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Available municipality administrative data</w:t>
            </w:r>
          </w:p>
          <w:p w14:paraId="77018CDE"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 xml:space="preserve">KIIs </w:t>
            </w:r>
          </w:p>
        </w:tc>
        <w:tc>
          <w:tcPr>
            <w:tcW w:w="1935" w:type="dxa"/>
            <w:shd w:val="clear" w:color="auto" w:fill="auto"/>
            <w:vAlign w:val="center"/>
            <w:hideMark/>
          </w:tcPr>
          <w:p w14:paraId="1186146A" w14:textId="77777777" w:rsidR="00CA3DAB" w:rsidRPr="00CC7C14" w:rsidRDefault="00CA3DAB" w:rsidP="00521600">
            <w:pPr>
              <w:spacing w:line="240" w:lineRule="auto"/>
              <w:jc w:val="left"/>
              <w:rPr>
                <w:sz w:val="20"/>
                <w:szCs w:val="20"/>
              </w:rPr>
            </w:pPr>
            <w:r w:rsidRPr="00CC7C14">
              <w:rPr>
                <w:sz w:val="20"/>
                <w:szCs w:val="20"/>
              </w:rPr>
              <w:t>Municipality, district, governorate, region</w:t>
            </w:r>
          </w:p>
        </w:tc>
      </w:tr>
      <w:tr w:rsidR="00CA3DAB" w:rsidRPr="00CC7C14" w14:paraId="41A9DCF7" w14:textId="77777777" w:rsidTr="00CA3DAB">
        <w:trPr>
          <w:trHeight w:val="602"/>
          <w:jc w:val="center"/>
        </w:trPr>
        <w:tc>
          <w:tcPr>
            <w:tcW w:w="3830" w:type="dxa"/>
            <w:shd w:val="clear" w:color="auto" w:fill="auto"/>
            <w:vAlign w:val="center"/>
            <w:hideMark/>
          </w:tcPr>
          <w:p w14:paraId="5925EBB9" w14:textId="77777777" w:rsidR="00CA3DAB" w:rsidRPr="00CC7C14" w:rsidRDefault="00CA3DAB" w:rsidP="00521600">
            <w:pPr>
              <w:spacing w:line="240" w:lineRule="auto"/>
              <w:jc w:val="left"/>
              <w:rPr>
                <w:sz w:val="20"/>
                <w:szCs w:val="20"/>
              </w:rPr>
            </w:pPr>
            <w:r w:rsidRPr="00CC7C14">
              <w:rPr>
                <w:sz w:val="20"/>
                <w:szCs w:val="20"/>
              </w:rPr>
              <w:t>Hypothesis 2: Institutional capacity building, combined with incentive grants, will improve the quality of public services.</w:t>
            </w:r>
          </w:p>
        </w:tc>
        <w:tc>
          <w:tcPr>
            <w:tcW w:w="2347" w:type="dxa"/>
            <w:shd w:val="clear" w:color="auto" w:fill="auto"/>
            <w:vAlign w:val="center"/>
            <w:hideMark/>
          </w:tcPr>
          <w:p w14:paraId="1ED106CE"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Availability of services</w:t>
            </w:r>
          </w:p>
          <w:p w14:paraId="53FEC435"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Perceived quality/availability of services</w:t>
            </w:r>
          </w:p>
        </w:tc>
        <w:tc>
          <w:tcPr>
            <w:tcW w:w="2146" w:type="dxa"/>
            <w:vAlign w:val="center"/>
          </w:tcPr>
          <w:p w14:paraId="6DD5C7C7"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Beneficiary survey</w:t>
            </w:r>
          </w:p>
          <w:p w14:paraId="3D5E1F12"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Population survey</w:t>
            </w:r>
          </w:p>
          <w:p w14:paraId="6978AE8B" w14:textId="1021AF66" w:rsidR="00CA3DAB" w:rsidRPr="00CC7C14" w:rsidRDefault="00CA3DAB" w:rsidP="00BB7F70">
            <w:pPr>
              <w:pStyle w:val="ListParagraph"/>
              <w:numPr>
                <w:ilvl w:val="0"/>
                <w:numId w:val="5"/>
              </w:numPr>
              <w:spacing w:line="240" w:lineRule="auto"/>
              <w:ind w:left="162" w:hanging="162"/>
              <w:jc w:val="left"/>
              <w:rPr>
                <w:rFonts w:eastAsia="Times New Roman"/>
                <w:color w:val="000000"/>
                <w:sz w:val="20"/>
              </w:rPr>
            </w:pPr>
            <w:r w:rsidRPr="00CC7C14">
              <w:rPr>
                <w:color w:val="000000"/>
                <w:sz w:val="20"/>
              </w:rPr>
              <w:t>KIIs</w:t>
            </w:r>
          </w:p>
          <w:p w14:paraId="5EDAC017" w14:textId="55CCFE2F" w:rsidR="00CA3DAB" w:rsidRPr="00CC7C14" w:rsidRDefault="00CA3DAB" w:rsidP="00BB7F70">
            <w:pPr>
              <w:pStyle w:val="ListParagraph"/>
              <w:numPr>
                <w:ilvl w:val="0"/>
                <w:numId w:val="5"/>
              </w:numPr>
              <w:spacing w:line="240" w:lineRule="auto"/>
              <w:ind w:left="162" w:hanging="162"/>
              <w:jc w:val="left"/>
              <w:rPr>
                <w:color w:val="000000"/>
                <w:sz w:val="20"/>
              </w:rPr>
            </w:pPr>
            <w:r w:rsidRPr="00CC7C14">
              <w:rPr>
                <w:rFonts w:eastAsia="Times New Roman"/>
                <w:color w:val="000000"/>
                <w:sz w:val="20"/>
              </w:rPr>
              <w:t>FGDs</w:t>
            </w:r>
          </w:p>
        </w:tc>
        <w:tc>
          <w:tcPr>
            <w:tcW w:w="1935" w:type="dxa"/>
            <w:shd w:val="clear" w:color="auto" w:fill="auto"/>
            <w:vAlign w:val="center"/>
            <w:hideMark/>
          </w:tcPr>
          <w:p w14:paraId="0908284C" w14:textId="77777777" w:rsidR="00CA3DAB" w:rsidRPr="00CC7C14" w:rsidRDefault="00CA3DAB" w:rsidP="00521600">
            <w:pPr>
              <w:spacing w:line="240" w:lineRule="auto"/>
              <w:jc w:val="left"/>
              <w:rPr>
                <w:sz w:val="20"/>
                <w:szCs w:val="20"/>
              </w:rPr>
            </w:pPr>
            <w:r w:rsidRPr="00CC7C14">
              <w:rPr>
                <w:sz w:val="20"/>
                <w:szCs w:val="20"/>
              </w:rPr>
              <w:t>Service, municipality, district, governorate, region, gender, age, education</w:t>
            </w:r>
          </w:p>
        </w:tc>
      </w:tr>
      <w:tr w:rsidR="00CA3DAB" w:rsidRPr="00CC7C14" w14:paraId="5ED8EE69" w14:textId="77777777" w:rsidTr="00CA3DAB">
        <w:trPr>
          <w:trHeight w:val="792"/>
          <w:jc w:val="center"/>
        </w:trPr>
        <w:tc>
          <w:tcPr>
            <w:tcW w:w="3830" w:type="dxa"/>
            <w:shd w:val="clear" w:color="auto" w:fill="auto"/>
            <w:vAlign w:val="center"/>
            <w:hideMark/>
          </w:tcPr>
          <w:p w14:paraId="259F39E0" w14:textId="77777777" w:rsidR="00CA3DAB" w:rsidRPr="00CC7C14" w:rsidRDefault="00CA3DAB" w:rsidP="00521600">
            <w:pPr>
              <w:spacing w:line="240" w:lineRule="auto"/>
              <w:jc w:val="left"/>
              <w:rPr>
                <w:sz w:val="20"/>
                <w:szCs w:val="20"/>
              </w:rPr>
            </w:pPr>
            <w:r w:rsidRPr="00CC7C14">
              <w:rPr>
                <w:sz w:val="20"/>
                <w:szCs w:val="20"/>
              </w:rPr>
              <w:t>Hypothesis 3: Institutional capacity building, combined with proactive outreach by municipalities, will increase public perception that municipalities are responsive to citizen needs.</w:t>
            </w:r>
          </w:p>
        </w:tc>
        <w:tc>
          <w:tcPr>
            <w:tcW w:w="2347" w:type="dxa"/>
            <w:shd w:val="clear" w:color="auto" w:fill="auto"/>
            <w:vAlign w:val="center"/>
            <w:hideMark/>
          </w:tcPr>
          <w:p w14:paraId="687C156C" w14:textId="7E0B8AD7" w:rsidR="00CA3DAB" w:rsidRPr="00CC7C14" w:rsidRDefault="00CA3DAB" w:rsidP="00521600">
            <w:pPr>
              <w:spacing w:line="240" w:lineRule="auto"/>
              <w:jc w:val="left"/>
              <w:rPr>
                <w:sz w:val="20"/>
                <w:szCs w:val="20"/>
              </w:rPr>
            </w:pPr>
            <w:r w:rsidRPr="00CC7C14">
              <w:rPr>
                <w:sz w:val="20"/>
                <w:szCs w:val="20"/>
              </w:rPr>
              <w:t>Perceived municipal responsiveness</w:t>
            </w:r>
            <w:r w:rsidRPr="00CC7C14">
              <w:rPr>
                <w:rStyle w:val="FootnoteReference"/>
                <w:sz w:val="20"/>
                <w:szCs w:val="20"/>
              </w:rPr>
              <w:footnoteReference w:id="9"/>
            </w:r>
          </w:p>
        </w:tc>
        <w:tc>
          <w:tcPr>
            <w:tcW w:w="2146" w:type="dxa"/>
            <w:vAlign w:val="center"/>
          </w:tcPr>
          <w:p w14:paraId="7E9AD19F" w14:textId="599ACB35"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MICA assessment data</w:t>
            </w:r>
          </w:p>
          <w:p w14:paraId="177FE2CE"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Beneficiary survey</w:t>
            </w:r>
          </w:p>
          <w:p w14:paraId="202CB78E"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Population survey</w:t>
            </w:r>
          </w:p>
          <w:p w14:paraId="6E8A7755"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FGDs</w:t>
            </w:r>
          </w:p>
          <w:p w14:paraId="125217A8" w14:textId="11F1C494" w:rsidR="00CA3DAB" w:rsidRPr="00CA3DAB" w:rsidRDefault="00CA3DAB" w:rsidP="0052160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 xml:space="preserve">KIIs </w:t>
            </w:r>
          </w:p>
        </w:tc>
        <w:tc>
          <w:tcPr>
            <w:tcW w:w="1935" w:type="dxa"/>
            <w:shd w:val="clear" w:color="auto" w:fill="auto"/>
            <w:vAlign w:val="center"/>
            <w:hideMark/>
          </w:tcPr>
          <w:p w14:paraId="72623D3A" w14:textId="77777777" w:rsidR="00CA3DAB" w:rsidRPr="00CC7C14" w:rsidRDefault="00CA3DAB" w:rsidP="00521600">
            <w:pPr>
              <w:spacing w:line="240" w:lineRule="auto"/>
              <w:jc w:val="left"/>
              <w:rPr>
                <w:sz w:val="20"/>
                <w:szCs w:val="20"/>
              </w:rPr>
            </w:pPr>
            <w:r w:rsidRPr="00CC7C14">
              <w:rPr>
                <w:sz w:val="20"/>
                <w:szCs w:val="20"/>
              </w:rPr>
              <w:t>Municipality, district, governorate, region, gender, age, education</w:t>
            </w:r>
          </w:p>
        </w:tc>
      </w:tr>
      <w:tr w:rsidR="00CA3DAB" w:rsidRPr="00CC7C14" w14:paraId="5E100933" w14:textId="77777777" w:rsidTr="00CA3DAB">
        <w:trPr>
          <w:trHeight w:val="792"/>
          <w:jc w:val="center"/>
        </w:trPr>
        <w:tc>
          <w:tcPr>
            <w:tcW w:w="3830" w:type="dxa"/>
            <w:shd w:val="clear" w:color="auto" w:fill="auto"/>
            <w:vAlign w:val="center"/>
            <w:hideMark/>
          </w:tcPr>
          <w:p w14:paraId="649ED583" w14:textId="38448474" w:rsidR="00CA3DAB" w:rsidRPr="00CC7C14" w:rsidRDefault="00CA3DAB" w:rsidP="00521600">
            <w:pPr>
              <w:spacing w:line="240" w:lineRule="auto"/>
              <w:jc w:val="left"/>
              <w:rPr>
                <w:sz w:val="20"/>
                <w:szCs w:val="20"/>
              </w:rPr>
            </w:pPr>
            <w:r w:rsidRPr="00CC7C14">
              <w:rPr>
                <w:sz w:val="20"/>
                <w:szCs w:val="20"/>
              </w:rPr>
              <w:t>Hypothesis 4: Increased attention to marginalized groups such as youth, gender, nationality, and disability will strengthen a sense of community cohesion and resilience.</w:t>
            </w:r>
          </w:p>
        </w:tc>
        <w:tc>
          <w:tcPr>
            <w:tcW w:w="2347" w:type="dxa"/>
            <w:shd w:val="clear" w:color="auto" w:fill="auto"/>
            <w:vAlign w:val="center"/>
            <w:hideMark/>
          </w:tcPr>
          <w:p w14:paraId="3C71DED4" w14:textId="68A323C5" w:rsidR="00CA3DAB" w:rsidRPr="00CC7C14" w:rsidRDefault="00CA3DAB" w:rsidP="00521600">
            <w:pPr>
              <w:spacing w:line="240" w:lineRule="auto"/>
              <w:jc w:val="left"/>
              <w:rPr>
                <w:sz w:val="20"/>
                <w:szCs w:val="20"/>
              </w:rPr>
            </w:pPr>
            <w:r w:rsidRPr="00CC7C14">
              <w:rPr>
                <w:sz w:val="20"/>
                <w:szCs w:val="20"/>
              </w:rPr>
              <w:t>Perceived municipal effectiveness</w:t>
            </w:r>
            <w:r w:rsidRPr="00CC7C14">
              <w:rPr>
                <w:rStyle w:val="FootnoteReference"/>
                <w:sz w:val="20"/>
                <w:szCs w:val="20"/>
              </w:rPr>
              <w:footnoteReference w:id="10"/>
            </w:r>
          </w:p>
        </w:tc>
        <w:tc>
          <w:tcPr>
            <w:tcW w:w="2146" w:type="dxa"/>
            <w:vAlign w:val="center"/>
          </w:tcPr>
          <w:p w14:paraId="3FD711BE"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Beneficiary survey</w:t>
            </w:r>
          </w:p>
          <w:p w14:paraId="38D08050"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Population survey</w:t>
            </w:r>
          </w:p>
          <w:p w14:paraId="31D7522F"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 xml:space="preserve">FGDs </w:t>
            </w:r>
          </w:p>
          <w:p w14:paraId="29154423" w14:textId="58E7C015" w:rsidR="00CA3DAB" w:rsidRPr="00CA3DAB" w:rsidRDefault="00CA3DAB" w:rsidP="0052160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 xml:space="preserve">KIIs </w:t>
            </w:r>
          </w:p>
        </w:tc>
        <w:tc>
          <w:tcPr>
            <w:tcW w:w="1935" w:type="dxa"/>
            <w:shd w:val="clear" w:color="auto" w:fill="auto"/>
            <w:vAlign w:val="center"/>
            <w:hideMark/>
          </w:tcPr>
          <w:p w14:paraId="2FE3A957" w14:textId="77777777" w:rsidR="00CA3DAB" w:rsidRPr="00CC7C14" w:rsidRDefault="00CA3DAB" w:rsidP="00521600">
            <w:pPr>
              <w:spacing w:line="240" w:lineRule="auto"/>
              <w:jc w:val="left"/>
              <w:rPr>
                <w:sz w:val="20"/>
                <w:szCs w:val="20"/>
              </w:rPr>
            </w:pPr>
            <w:r w:rsidRPr="00CC7C14">
              <w:rPr>
                <w:sz w:val="20"/>
                <w:szCs w:val="20"/>
              </w:rPr>
              <w:t>Municipality, district, governorate, region, gender, age, education</w:t>
            </w:r>
          </w:p>
        </w:tc>
      </w:tr>
      <w:tr w:rsidR="00CA3DAB" w:rsidRPr="00CC7C14" w14:paraId="7478B559" w14:textId="77777777" w:rsidTr="00CA3DAB">
        <w:trPr>
          <w:trHeight w:val="792"/>
          <w:jc w:val="center"/>
        </w:trPr>
        <w:tc>
          <w:tcPr>
            <w:tcW w:w="3830" w:type="dxa"/>
            <w:shd w:val="clear" w:color="auto" w:fill="auto"/>
            <w:vAlign w:val="center"/>
            <w:hideMark/>
          </w:tcPr>
          <w:p w14:paraId="383EB716" w14:textId="379A3261" w:rsidR="00CA3DAB" w:rsidRPr="00CC7C14" w:rsidRDefault="00CA3DAB" w:rsidP="00521600">
            <w:pPr>
              <w:spacing w:line="240" w:lineRule="auto"/>
              <w:jc w:val="left"/>
              <w:rPr>
                <w:sz w:val="20"/>
                <w:szCs w:val="20"/>
              </w:rPr>
            </w:pPr>
            <w:r w:rsidRPr="00CC7C14">
              <w:rPr>
                <w:sz w:val="20"/>
                <w:szCs w:val="20"/>
              </w:rPr>
              <w:t>Hypothesis 5: Institutional capacity building, combined with proactive outreach and increased / improved public service delivery, will increase public perception that municipalities are effective.</w:t>
            </w:r>
          </w:p>
        </w:tc>
        <w:tc>
          <w:tcPr>
            <w:tcW w:w="2347" w:type="dxa"/>
            <w:shd w:val="clear" w:color="auto" w:fill="auto"/>
            <w:vAlign w:val="center"/>
            <w:hideMark/>
          </w:tcPr>
          <w:p w14:paraId="5902A4F3" w14:textId="0728132D" w:rsidR="00CA3DAB" w:rsidRPr="00CC7C14" w:rsidRDefault="00CA3DAB" w:rsidP="00521600">
            <w:pPr>
              <w:spacing w:line="240" w:lineRule="auto"/>
              <w:jc w:val="left"/>
              <w:rPr>
                <w:sz w:val="20"/>
                <w:szCs w:val="20"/>
              </w:rPr>
            </w:pPr>
            <w:r w:rsidRPr="00CC7C14">
              <w:rPr>
                <w:sz w:val="20"/>
                <w:szCs w:val="20"/>
              </w:rPr>
              <w:t>Perceived ability to address common problems</w:t>
            </w:r>
            <w:r w:rsidRPr="00CC7C14">
              <w:rPr>
                <w:rStyle w:val="FootnoteReference"/>
                <w:sz w:val="20"/>
                <w:szCs w:val="20"/>
              </w:rPr>
              <w:footnoteReference w:id="11"/>
            </w:r>
          </w:p>
        </w:tc>
        <w:tc>
          <w:tcPr>
            <w:tcW w:w="2146" w:type="dxa"/>
            <w:vAlign w:val="center"/>
          </w:tcPr>
          <w:p w14:paraId="02ADD51A"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Beneficiary survey</w:t>
            </w:r>
          </w:p>
          <w:p w14:paraId="61D502E9"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Population survey</w:t>
            </w:r>
          </w:p>
          <w:p w14:paraId="43DD94E4"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FGDs</w:t>
            </w:r>
          </w:p>
          <w:p w14:paraId="26A5BD0E"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KIIs</w:t>
            </w:r>
          </w:p>
          <w:p w14:paraId="5D183D15" w14:textId="1B1749FE"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Activity and municipality documents</w:t>
            </w:r>
          </w:p>
        </w:tc>
        <w:tc>
          <w:tcPr>
            <w:tcW w:w="1935" w:type="dxa"/>
            <w:shd w:val="clear" w:color="auto" w:fill="auto"/>
            <w:vAlign w:val="center"/>
            <w:hideMark/>
          </w:tcPr>
          <w:p w14:paraId="05EC2F84" w14:textId="77777777" w:rsidR="00CA3DAB" w:rsidRPr="00CC7C14" w:rsidRDefault="00CA3DAB" w:rsidP="00521600">
            <w:pPr>
              <w:spacing w:line="240" w:lineRule="auto"/>
              <w:jc w:val="left"/>
              <w:rPr>
                <w:sz w:val="20"/>
                <w:szCs w:val="20"/>
              </w:rPr>
            </w:pPr>
            <w:r w:rsidRPr="00CC7C14">
              <w:rPr>
                <w:sz w:val="20"/>
                <w:szCs w:val="20"/>
              </w:rPr>
              <w:t>Municipality, district, governorate, region, gender, age, education</w:t>
            </w:r>
          </w:p>
        </w:tc>
      </w:tr>
      <w:tr w:rsidR="00CA3DAB" w:rsidRPr="00CC7C14" w14:paraId="4CE66DF9" w14:textId="77777777" w:rsidTr="00CA3DAB">
        <w:trPr>
          <w:trHeight w:val="792"/>
          <w:jc w:val="center"/>
        </w:trPr>
        <w:tc>
          <w:tcPr>
            <w:tcW w:w="3830" w:type="dxa"/>
            <w:shd w:val="clear" w:color="auto" w:fill="auto"/>
            <w:vAlign w:val="center"/>
            <w:hideMark/>
          </w:tcPr>
          <w:p w14:paraId="7589D909" w14:textId="77777777" w:rsidR="00CA3DAB" w:rsidRPr="00CC7C14" w:rsidRDefault="00CA3DAB" w:rsidP="00521600">
            <w:pPr>
              <w:spacing w:line="240" w:lineRule="auto"/>
              <w:jc w:val="left"/>
              <w:rPr>
                <w:sz w:val="20"/>
                <w:szCs w:val="20"/>
              </w:rPr>
            </w:pPr>
            <w:r w:rsidRPr="00CC7C14">
              <w:rPr>
                <w:sz w:val="20"/>
                <w:szCs w:val="20"/>
              </w:rPr>
              <w:t>Hypothesis 6: Improved public service delivery, increased public perception of municipal responsiveness and effectiveness, and a stronger sense of community cohesion and resilience will lead to an increase in public confidence in municipal / local governance.</w:t>
            </w:r>
          </w:p>
        </w:tc>
        <w:tc>
          <w:tcPr>
            <w:tcW w:w="2347" w:type="dxa"/>
            <w:shd w:val="clear" w:color="auto" w:fill="auto"/>
            <w:vAlign w:val="center"/>
            <w:hideMark/>
          </w:tcPr>
          <w:p w14:paraId="44582BB3"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Confidence in local government</w:t>
            </w:r>
          </w:p>
          <w:p w14:paraId="05914E91"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Trust in local government</w:t>
            </w:r>
          </w:p>
        </w:tc>
        <w:tc>
          <w:tcPr>
            <w:tcW w:w="2146" w:type="dxa"/>
            <w:vAlign w:val="center"/>
          </w:tcPr>
          <w:p w14:paraId="6C74E83D"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Beneficiary survey</w:t>
            </w:r>
          </w:p>
          <w:p w14:paraId="5BFE6E3C"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Population survey</w:t>
            </w:r>
          </w:p>
          <w:p w14:paraId="4AD7DA39"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FGDs</w:t>
            </w:r>
          </w:p>
          <w:p w14:paraId="55DBA229"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KIIs</w:t>
            </w:r>
          </w:p>
          <w:p w14:paraId="307939DA" w14:textId="69D107C3" w:rsidR="00CA3DAB" w:rsidRPr="00CA3DAB" w:rsidRDefault="00CA3DAB" w:rsidP="0052160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Other activity documents</w:t>
            </w:r>
          </w:p>
        </w:tc>
        <w:tc>
          <w:tcPr>
            <w:tcW w:w="1935" w:type="dxa"/>
            <w:shd w:val="clear" w:color="auto" w:fill="auto"/>
            <w:vAlign w:val="center"/>
            <w:hideMark/>
          </w:tcPr>
          <w:p w14:paraId="35AD1BC4" w14:textId="77777777" w:rsidR="00CA3DAB" w:rsidRPr="00CC7C14" w:rsidRDefault="00CA3DAB" w:rsidP="00521600">
            <w:pPr>
              <w:spacing w:line="240" w:lineRule="auto"/>
              <w:jc w:val="left"/>
              <w:rPr>
                <w:sz w:val="20"/>
                <w:szCs w:val="20"/>
              </w:rPr>
            </w:pPr>
            <w:r w:rsidRPr="00CC7C14">
              <w:rPr>
                <w:sz w:val="20"/>
                <w:szCs w:val="20"/>
              </w:rPr>
              <w:t>Municipality, district, governorate, region, gender, age, education</w:t>
            </w:r>
          </w:p>
        </w:tc>
      </w:tr>
      <w:tr w:rsidR="00CA3DAB" w:rsidRPr="00CC7C14" w14:paraId="413F8C88" w14:textId="77777777" w:rsidTr="00CA3DAB">
        <w:trPr>
          <w:trHeight w:val="792"/>
          <w:jc w:val="center"/>
        </w:trPr>
        <w:tc>
          <w:tcPr>
            <w:tcW w:w="3830" w:type="dxa"/>
            <w:shd w:val="clear" w:color="auto" w:fill="auto"/>
            <w:vAlign w:val="center"/>
            <w:hideMark/>
          </w:tcPr>
          <w:p w14:paraId="00E16290" w14:textId="35E31FBD" w:rsidR="00CA3DAB" w:rsidRPr="00CC7C14" w:rsidRDefault="00CA3DAB" w:rsidP="00821F33">
            <w:pPr>
              <w:spacing w:line="240" w:lineRule="auto"/>
              <w:jc w:val="left"/>
              <w:rPr>
                <w:sz w:val="20"/>
                <w:szCs w:val="20"/>
              </w:rPr>
            </w:pPr>
            <w:r w:rsidRPr="00CC7C14">
              <w:rPr>
                <w:sz w:val="20"/>
              </w:rPr>
              <w:t>Hypothesis 7: More effective public service delivery, confidence in local leadership and performance, and strengthened community cohesion and resilience will lead to a more stable and prosperous Jordan.</w:t>
            </w:r>
          </w:p>
        </w:tc>
        <w:tc>
          <w:tcPr>
            <w:tcW w:w="2347" w:type="dxa"/>
            <w:shd w:val="clear" w:color="auto" w:fill="auto"/>
            <w:vAlign w:val="center"/>
            <w:hideMark/>
          </w:tcPr>
          <w:p w14:paraId="3C42DEC2"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Quality of life</w:t>
            </w:r>
          </w:p>
          <w:p w14:paraId="42E023E4" w14:textId="01D16391"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Composite measures</w:t>
            </w:r>
          </w:p>
        </w:tc>
        <w:tc>
          <w:tcPr>
            <w:tcW w:w="2146" w:type="dxa"/>
            <w:vAlign w:val="center"/>
          </w:tcPr>
          <w:p w14:paraId="2BCDB646"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Beneficiary survey</w:t>
            </w:r>
          </w:p>
          <w:p w14:paraId="0DD66A1C"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Population survey</w:t>
            </w:r>
          </w:p>
          <w:p w14:paraId="75B15D01"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FGDs</w:t>
            </w:r>
          </w:p>
          <w:p w14:paraId="3049EF58" w14:textId="77777777" w:rsidR="00CA3DAB" w:rsidRPr="00CC7C14" w:rsidRDefault="00CA3DAB" w:rsidP="00BB7F70">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KIIs</w:t>
            </w:r>
          </w:p>
          <w:p w14:paraId="1D1B750D" w14:textId="057B86C6" w:rsidR="00CA3DAB" w:rsidRPr="00CA3DAB" w:rsidRDefault="00CA3DAB" w:rsidP="00821F33">
            <w:pPr>
              <w:pStyle w:val="ListParagraph"/>
              <w:numPr>
                <w:ilvl w:val="0"/>
                <w:numId w:val="5"/>
              </w:numPr>
              <w:tabs>
                <w:tab w:val="clear" w:pos="9360"/>
              </w:tabs>
              <w:spacing w:line="240" w:lineRule="auto"/>
              <w:ind w:left="160" w:hanging="160"/>
              <w:jc w:val="left"/>
              <w:textAlignment w:val="auto"/>
              <w:rPr>
                <w:rFonts w:eastAsia="Times New Roman"/>
                <w:color w:val="000000"/>
                <w:sz w:val="20"/>
              </w:rPr>
            </w:pPr>
            <w:r w:rsidRPr="00CC7C14">
              <w:rPr>
                <w:rFonts w:eastAsia="Times New Roman"/>
                <w:color w:val="000000"/>
                <w:sz w:val="20"/>
              </w:rPr>
              <w:t>Other activity documents</w:t>
            </w:r>
          </w:p>
        </w:tc>
        <w:tc>
          <w:tcPr>
            <w:tcW w:w="1935" w:type="dxa"/>
            <w:shd w:val="clear" w:color="auto" w:fill="auto"/>
            <w:vAlign w:val="center"/>
            <w:hideMark/>
          </w:tcPr>
          <w:p w14:paraId="416640D3" w14:textId="77777777" w:rsidR="00CA3DAB" w:rsidRPr="00CC7C14" w:rsidRDefault="00CA3DAB" w:rsidP="00821F33">
            <w:pPr>
              <w:spacing w:line="240" w:lineRule="auto"/>
              <w:jc w:val="left"/>
              <w:rPr>
                <w:sz w:val="20"/>
                <w:szCs w:val="20"/>
              </w:rPr>
            </w:pPr>
            <w:r w:rsidRPr="00CC7C14">
              <w:rPr>
                <w:sz w:val="20"/>
                <w:szCs w:val="20"/>
              </w:rPr>
              <w:t>Municipality, district, governorate, region, gender, age, education</w:t>
            </w:r>
          </w:p>
        </w:tc>
      </w:tr>
    </w:tbl>
    <w:p w14:paraId="3F15B523" w14:textId="77777777" w:rsidR="00454B85" w:rsidRPr="00CC7C14" w:rsidRDefault="00454B85" w:rsidP="003F128D"/>
    <w:p w14:paraId="7103CA7A" w14:textId="77777777" w:rsidR="00087264" w:rsidRDefault="002B3966" w:rsidP="003F128D">
      <w:pPr>
        <w:sectPr w:rsidR="00087264" w:rsidSect="00CA3DAB">
          <w:pgSz w:w="12240" w:h="15840"/>
          <w:pgMar w:top="1440" w:right="1440" w:bottom="1440" w:left="1440" w:header="720" w:footer="720" w:gutter="0"/>
          <w:cols w:space="720"/>
          <w:docGrid w:linePitch="360"/>
        </w:sectPr>
      </w:pPr>
      <w:r w:rsidRPr="00CC7C14">
        <w:t xml:space="preserve"> </w:t>
      </w:r>
    </w:p>
    <w:p w14:paraId="0D60181D" w14:textId="2CD5241B" w:rsidR="00ED2236" w:rsidRPr="00CC7C14" w:rsidRDefault="00ED2236" w:rsidP="00ED2236">
      <w:pPr>
        <w:pStyle w:val="Heading3"/>
      </w:pPr>
      <w:bookmarkStart w:id="22" w:name="_Data_collection"/>
      <w:bookmarkStart w:id="23" w:name="_Data_collection_1"/>
      <w:bookmarkStart w:id="24" w:name="_Toc524597397"/>
      <w:bookmarkEnd w:id="22"/>
      <w:bookmarkEnd w:id="23"/>
      <w:commentRangeStart w:id="25"/>
      <w:r w:rsidRPr="00CC7C14">
        <w:lastRenderedPageBreak/>
        <w:t>Implementation Fidelity</w:t>
      </w:r>
      <w:bookmarkEnd w:id="24"/>
      <w:commentRangeEnd w:id="25"/>
      <w:r w:rsidR="0055466E">
        <w:rPr>
          <w:rStyle w:val="CommentReference"/>
          <w:rFonts w:eastAsia="Calibri" w:cs="Arial"/>
          <w:b w:val="0"/>
          <w:smallCaps w:val="0"/>
          <w:color w:val="auto"/>
        </w:rPr>
        <w:commentReference w:id="25"/>
      </w:r>
    </w:p>
    <w:p w14:paraId="3A89B76C" w14:textId="5513E9D1" w:rsidR="00ED2236" w:rsidRPr="00CC7C14" w:rsidRDefault="00ED2236" w:rsidP="00ED2236">
      <w:r w:rsidRPr="00CC7C14">
        <w:t xml:space="preserve">Ensuring that the basic assumptions about implementation hold is critical to the internal validity of any evaluation design. The evaluation team </w:t>
      </w:r>
      <w:r w:rsidR="00A428AD" w:rsidRPr="00CC7C14">
        <w:t>has</w:t>
      </w:r>
      <w:r w:rsidRPr="00CC7C14">
        <w:t xml:space="preserve"> undertake</w:t>
      </w:r>
      <w:r w:rsidR="00A428AD" w:rsidRPr="00CC7C14">
        <w:t>n</w:t>
      </w:r>
      <w:r w:rsidRPr="00CC7C14">
        <w:t xml:space="preserve"> regular implementation fidelity checks to ensure that any potential risks to the validity of the design are discovered quickly and any changes in implementation, from actual activities and scope to the general timeline of CITIES, are discussed early enough to address in a methodologically sound manner. </w:t>
      </w:r>
    </w:p>
    <w:p w14:paraId="504E8E7D" w14:textId="77777777" w:rsidR="00ED2236" w:rsidRPr="00CC7C14" w:rsidRDefault="00ED2236" w:rsidP="00ED2236"/>
    <w:p w14:paraId="70BD2C98" w14:textId="4F53A2BB" w:rsidR="00ED2236" w:rsidRDefault="00ED2236" w:rsidP="00ED2236">
      <w:r w:rsidRPr="00CC7C14">
        <w:t xml:space="preserve">The risks of ignoring implementation fidelity range from potentially misunderstanding aspects of activities to increasing error in estimates and reducing the effect size that </w:t>
      </w:r>
      <w:r w:rsidR="00A428AD" w:rsidRPr="00CC7C14">
        <w:t xml:space="preserve">endline </w:t>
      </w:r>
      <w:r w:rsidRPr="00CC7C14">
        <w:t xml:space="preserve">analysis detects. To avoid these issues, the evaluation team </w:t>
      </w:r>
      <w:r w:rsidR="00D1496D">
        <w:t>has requested</w:t>
      </w:r>
      <w:r w:rsidRPr="00CC7C14">
        <w:t xml:space="preserve"> access to the regular reporting of CITIES (e.g. quarterly and annual reports). The evaluation team </w:t>
      </w:r>
      <w:r w:rsidR="00A428AD" w:rsidRPr="00CC7C14">
        <w:t>continues to work with USAID and CITIES for</w:t>
      </w:r>
      <w:r w:rsidRPr="00CC7C14">
        <w:t xml:space="preserve"> check-ins with the CITIES staff to address any potential challenges or changes based on review of the quarterly reports and follow-up on developments in the municipalities. Th</w:t>
      </w:r>
      <w:r w:rsidR="00A428AD" w:rsidRPr="00CC7C14">
        <w:t>roughout baseline data collection and moving forward,</w:t>
      </w:r>
      <w:r w:rsidRPr="00CC7C14">
        <w:t xml:space="preserve"> evaluation team work</w:t>
      </w:r>
      <w:r w:rsidR="00A428AD" w:rsidRPr="00CC7C14">
        <w:t>ed</w:t>
      </w:r>
      <w:r w:rsidRPr="00CC7C14">
        <w:t xml:space="preserve"> with CITIES and USAID to schedule visits to treatment group municipalities to meet with municipal staff, such as the head of finance, executive director, mayor, head of human resources, and other relevant leaders, to see how implementation on the ground compares to planned and reported activities. </w:t>
      </w:r>
    </w:p>
    <w:p w14:paraId="3C2A59FF" w14:textId="3FCB6B78" w:rsidR="00E5492E" w:rsidRDefault="00E5492E" w:rsidP="00ED2236"/>
    <w:p w14:paraId="79E6C0A5" w14:textId="3FA1B13E" w:rsidR="00E5492E" w:rsidRDefault="00E5492E">
      <w:r>
        <w:t xml:space="preserve">As result of this coordination with the CITIES team, there were several updates to implementation that were not planned at the time of the evaluation design proposal. As part of its outreach efforts, CITIES implemented a nationwide public awareness campaign. From March through mid-June 2018, CITIES worked in all 99 municipalities to share information on decentralization with key stakeholders. This included outreach to local community members, local councils, municipal councils, and mayors to address the decentralization and municipalities laws. </w:t>
      </w:r>
      <w:r w:rsidR="00414AC6">
        <w:t xml:space="preserve">These activities may have implications for the evaluation in that they may affect certain MICA items and qualitative responses during future data collection rounds since citizens may be more aware of the role of their local government within the context of decentralization. One concern that was raised was whether this would undermine the validity of comparing treatment and control municipalities. Given that both treatment and comparison groups received the outreach on decentralize, the evaluation team would expect that, on average, equivalency would be maintained since targeting was universal. In its inferential analysis, the evaluation team may need to investigate the relationship between these activities, covariates, and the outcomes of interest. </w:t>
      </w:r>
    </w:p>
    <w:p w14:paraId="3D024FE5" w14:textId="77777777" w:rsidR="00797C59" w:rsidRPr="00CC7C14" w:rsidRDefault="00797C59" w:rsidP="00ED2236"/>
    <w:p w14:paraId="1CBFD019" w14:textId="3BE1C2AF" w:rsidR="00797C59" w:rsidRPr="00CC7C14" w:rsidRDefault="00414AC6" w:rsidP="00ED2236">
      <w:r>
        <w:t xml:space="preserve">The evaluation team will continue to monitor CITIES implementation to determine what, if any, changes may need to occur for future analyses. </w:t>
      </w:r>
      <w:r w:rsidR="00797C59" w:rsidRPr="00CC7C14">
        <w:t xml:space="preserve">The table below shows illustrative activities, the parties involved, and the frequency for implementation fidelity. </w:t>
      </w:r>
    </w:p>
    <w:p w14:paraId="5C35EDA8" w14:textId="1380F4C0" w:rsidR="00FB3EED" w:rsidRDefault="00FB3EED" w:rsidP="00FB3EED">
      <w:pPr>
        <w:pStyle w:val="Caption"/>
        <w:keepNext/>
      </w:pPr>
      <w:bookmarkStart w:id="26" w:name="_Toc524532308"/>
      <w:r>
        <w:t xml:space="preserve">Table </w:t>
      </w:r>
      <w:r w:rsidR="001B50AE">
        <w:rPr>
          <w:noProof/>
        </w:rPr>
        <w:fldChar w:fldCharType="begin"/>
      </w:r>
      <w:r w:rsidR="001B50AE">
        <w:rPr>
          <w:noProof/>
        </w:rPr>
        <w:instrText xml:space="preserve"> SEQ Table \* ARABIC </w:instrText>
      </w:r>
      <w:r w:rsidR="001B50AE">
        <w:rPr>
          <w:noProof/>
        </w:rPr>
        <w:fldChar w:fldCharType="separate"/>
      </w:r>
      <w:r w:rsidR="00A93871">
        <w:rPr>
          <w:noProof/>
        </w:rPr>
        <w:t>4</w:t>
      </w:r>
      <w:r w:rsidR="001B50AE">
        <w:rPr>
          <w:noProof/>
        </w:rPr>
        <w:fldChar w:fldCharType="end"/>
      </w:r>
      <w:r>
        <w:t>: Implementation Fidelity Plan</w:t>
      </w:r>
      <w:bookmarkEnd w:id="26"/>
    </w:p>
    <w:tbl>
      <w:tblPr>
        <w:tblW w:w="5183" w:type="pct"/>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blBorders>
        <w:tblLayout w:type="fixed"/>
        <w:tblLook w:val="04A0" w:firstRow="1" w:lastRow="0" w:firstColumn="1" w:lastColumn="0" w:noHBand="0" w:noVBand="1"/>
      </w:tblPr>
      <w:tblGrid>
        <w:gridCol w:w="1709"/>
        <w:gridCol w:w="5434"/>
        <w:gridCol w:w="2560"/>
      </w:tblGrid>
      <w:tr w:rsidR="0074308F" w:rsidRPr="00CC7C14" w14:paraId="17E74A76" w14:textId="77777777" w:rsidTr="0074308F">
        <w:trPr>
          <w:tblHeader/>
          <w:jc w:val="center"/>
        </w:trPr>
        <w:tc>
          <w:tcPr>
            <w:tcW w:w="881" w:type="pct"/>
            <w:tcBorders>
              <w:top w:val="single" w:sz="18" w:space="0" w:color="BA0C2F"/>
              <w:left w:val="nil"/>
              <w:bottom w:val="single" w:sz="18" w:space="0" w:color="BA0C2F"/>
              <w:right w:val="single" w:sz="4" w:space="0" w:color="BA0C2F"/>
            </w:tcBorders>
            <w:shd w:val="clear" w:color="auto" w:fill="CFCDC9"/>
            <w:vAlign w:val="center"/>
            <w:hideMark/>
          </w:tcPr>
          <w:p w14:paraId="340797E6" w14:textId="77777777" w:rsidR="0074308F" w:rsidRPr="00CC7C14" w:rsidRDefault="0074308F" w:rsidP="009238DE">
            <w:pPr>
              <w:pStyle w:val="NormalWeb"/>
              <w:jc w:val="center"/>
              <w:rPr>
                <w:rFonts w:ascii="Gill Sans MT" w:eastAsiaTheme="minorHAnsi" w:hAnsi="Gill Sans MT"/>
                <w:sz w:val="20"/>
                <w:szCs w:val="22"/>
              </w:rPr>
            </w:pPr>
            <w:r w:rsidRPr="00CC7C14">
              <w:rPr>
                <w:rFonts w:ascii="Gill Sans MT" w:hAnsi="Gill Sans MT"/>
                <w:b/>
                <w:bCs/>
                <w:color w:val="000000" w:themeColor="text1"/>
                <w:sz w:val="20"/>
                <w:szCs w:val="22"/>
              </w:rPr>
              <w:t>Activity</w:t>
            </w:r>
          </w:p>
        </w:tc>
        <w:tc>
          <w:tcPr>
            <w:tcW w:w="2800" w:type="pct"/>
            <w:tcBorders>
              <w:top w:val="single" w:sz="18" w:space="0" w:color="BA0C2F"/>
              <w:left w:val="single" w:sz="4" w:space="0" w:color="BA0C2F"/>
              <w:bottom w:val="single" w:sz="18" w:space="0" w:color="BA0C2F"/>
              <w:right w:val="single" w:sz="4" w:space="0" w:color="BA0C2F"/>
            </w:tcBorders>
            <w:shd w:val="clear" w:color="auto" w:fill="CFCDC9"/>
            <w:vAlign w:val="center"/>
            <w:hideMark/>
          </w:tcPr>
          <w:p w14:paraId="225B23DB" w14:textId="77777777" w:rsidR="0074308F" w:rsidRPr="00CC7C14" w:rsidRDefault="0074308F" w:rsidP="00CF2FE6">
            <w:pPr>
              <w:pStyle w:val="NormalWeb"/>
              <w:jc w:val="center"/>
              <w:rPr>
                <w:rFonts w:ascii="Gill Sans MT" w:hAnsi="Gill Sans MT"/>
                <w:sz w:val="20"/>
                <w:szCs w:val="22"/>
              </w:rPr>
            </w:pPr>
            <w:r w:rsidRPr="00CC7C14">
              <w:rPr>
                <w:rFonts w:ascii="Gill Sans MT" w:hAnsi="Gill Sans MT"/>
                <w:b/>
                <w:bCs/>
                <w:color w:val="000000" w:themeColor="text1"/>
                <w:sz w:val="20"/>
                <w:szCs w:val="22"/>
              </w:rPr>
              <w:t>Description</w:t>
            </w:r>
          </w:p>
        </w:tc>
        <w:tc>
          <w:tcPr>
            <w:tcW w:w="1319" w:type="pct"/>
            <w:tcBorders>
              <w:top w:val="single" w:sz="18" w:space="0" w:color="BA0C2F"/>
              <w:left w:val="single" w:sz="4" w:space="0" w:color="BA0C2F"/>
              <w:bottom w:val="single" w:sz="18" w:space="0" w:color="BA0C2F"/>
              <w:right w:val="nil"/>
            </w:tcBorders>
            <w:shd w:val="clear" w:color="auto" w:fill="CFCDC9"/>
            <w:vAlign w:val="center"/>
            <w:hideMark/>
          </w:tcPr>
          <w:p w14:paraId="1D7B3F1C" w14:textId="51834098" w:rsidR="0074308F" w:rsidRPr="00CC7C14" w:rsidRDefault="0074308F" w:rsidP="00CF2FE6">
            <w:pPr>
              <w:pStyle w:val="NormalWeb"/>
              <w:jc w:val="center"/>
              <w:rPr>
                <w:rFonts w:ascii="Gill Sans MT" w:hAnsi="Gill Sans MT"/>
                <w:sz w:val="20"/>
                <w:szCs w:val="22"/>
              </w:rPr>
            </w:pPr>
            <w:r>
              <w:rPr>
                <w:rFonts w:ascii="Gill Sans MT" w:hAnsi="Gill Sans MT"/>
                <w:b/>
                <w:bCs/>
                <w:color w:val="000000" w:themeColor="text1"/>
                <w:sz w:val="20"/>
                <w:szCs w:val="22"/>
              </w:rPr>
              <w:t>Status</w:t>
            </w:r>
          </w:p>
        </w:tc>
      </w:tr>
      <w:tr w:rsidR="0074308F" w:rsidRPr="00CC7C14" w14:paraId="479592FE" w14:textId="77777777" w:rsidTr="0074308F">
        <w:trPr>
          <w:jc w:val="center"/>
        </w:trPr>
        <w:tc>
          <w:tcPr>
            <w:tcW w:w="881" w:type="pct"/>
            <w:tcBorders>
              <w:top w:val="single" w:sz="18" w:space="0" w:color="BA0C2F"/>
              <w:left w:val="nil"/>
              <w:bottom w:val="single" w:sz="4" w:space="0" w:color="BA0C2F"/>
              <w:right w:val="single" w:sz="4" w:space="0" w:color="BA0C2F"/>
            </w:tcBorders>
            <w:vAlign w:val="center"/>
            <w:hideMark/>
          </w:tcPr>
          <w:p w14:paraId="1F204817" w14:textId="77777777" w:rsidR="0074308F" w:rsidRPr="00CC7C14" w:rsidRDefault="0074308F" w:rsidP="009238DE">
            <w:pPr>
              <w:pStyle w:val="NormalWeb"/>
              <w:ind w:left="-108"/>
              <w:jc w:val="center"/>
              <w:rPr>
                <w:rFonts w:ascii="Gill Sans MT" w:hAnsi="Gill Sans MT"/>
                <w:sz w:val="20"/>
                <w:szCs w:val="22"/>
              </w:rPr>
            </w:pPr>
            <w:r w:rsidRPr="00CC7C14">
              <w:rPr>
                <w:rFonts w:ascii="Gill Sans MT" w:hAnsi="Gill Sans MT"/>
                <w:bCs/>
                <w:sz w:val="20"/>
                <w:szCs w:val="22"/>
              </w:rPr>
              <w:t>Status Updates</w:t>
            </w:r>
          </w:p>
        </w:tc>
        <w:tc>
          <w:tcPr>
            <w:tcW w:w="2800" w:type="pct"/>
            <w:tcBorders>
              <w:top w:val="single" w:sz="18" w:space="0" w:color="BA0C2F"/>
              <w:left w:val="single" w:sz="4" w:space="0" w:color="BA0C2F"/>
              <w:bottom w:val="single" w:sz="4" w:space="0" w:color="BA0C2F"/>
              <w:right w:val="single" w:sz="4" w:space="0" w:color="BA0C2F"/>
            </w:tcBorders>
            <w:vAlign w:val="center"/>
            <w:hideMark/>
          </w:tcPr>
          <w:p w14:paraId="347A6F2D" w14:textId="77777777" w:rsidR="0074308F" w:rsidRPr="00CC7C14" w:rsidRDefault="0074308F" w:rsidP="003F128D">
            <w:pPr>
              <w:pStyle w:val="NormalWeb"/>
              <w:ind w:left="65"/>
              <w:rPr>
                <w:rFonts w:ascii="Gill Sans MT" w:hAnsi="Gill Sans MT"/>
                <w:sz w:val="20"/>
                <w:szCs w:val="22"/>
              </w:rPr>
            </w:pPr>
            <w:r w:rsidRPr="00CC7C14">
              <w:rPr>
                <w:rFonts w:ascii="Gill Sans MT" w:hAnsi="Gill Sans MT"/>
                <w:sz w:val="20"/>
                <w:szCs w:val="22"/>
              </w:rPr>
              <w:t>Formal discussion of implementation and evaluation progress, highlight changes, discuss potential next steps or updates.</w:t>
            </w:r>
          </w:p>
        </w:tc>
        <w:tc>
          <w:tcPr>
            <w:tcW w:w="1319" w:type="pct"/>
            <w:tcBorders>
              <w:top w:val="single" w:sz="18" w:space="0" w:color="BA0C2F"/>
              <w:left w:val="single" w:sz="4" w:space="0" w:color="BA0C2F"/>
              <w:bottom w:val="single" w:sz="4" w:space="0" w:color="BA0C2F"/>
              <w:right w:val="nil"/>
            </w:tcBorders>
            <w:vAlign w:val="center"/>
            <w:hideMark/>
          </w:tcPr>
          <w:p w14:paraId="5807DC80" w14:textId="5AEEB440" w:rsidR="0074308F" w:rsidRPr="00CC7C14" w:rsidRDefault="0074308F" w:rsidP="003F128D">
            <w:pPr>
              <w:pStyle w:val="NormalWeb"/>
              <w:rPr>
                <w:rFonts w:ascii="Gill Sans MT" w:hAnsi="Gill Sans MT"/>
                <w:sz w:val="20"/>
                <w:szCs w:val="22"/>
              </w:rPr>
            </w:pPr>
            <w:r>
              <w:rPr>
                <w:rFonts w:ascii="Gill Sans MT" w:hAnsi="Gill Sans MT"/>
                <w:sz w:val="20"/>
                <w:szCs w:val="22"/>
              </w:rPr>
              <w:t>Sessions conducted in Feb and Aug 2018</w:t>
            </w:r>
          </w:p>
        </w:tc>
      </w:tr>
      <w:tr w:rsidR="0074308F" w:rsidRPr="00CC7C14" w14:paraId="5429E36A" w14:textId="77777777" w:rsidTr="0074308F">
        <w:trPr>
          <w:jc w:val="center"/>
        </w:trPr>
        <w:tc>
          <w:tcPr>
            <w:tcW w:w="881" w:type="pct"/>
            <w:tcBorders>
              <w:top w:val="single" w:sz="4" w:space="0" w:color="BA0C2F"/>
              <w:left w:val="nil"/>
              <w:bottom w:val="single" w:sz="4" w:space="0" w:color="BA0C2F"/>
              <w:right w:val="single" w:sz="4" w:space="0" w:color="BA0C2F"/>
            </w:tcBorders>
            <w:shd w:val="clear" w:color="auto" w:fill="F2F2F2" w:themeFill="background1" w:themeFillShade="F2"/>
            <w:vAlign w:val="center"/>
            <w:hideMark/>
          </w:tcPr>
          <w:p w14:paraId="5034EBCB" w14:textId="77777777" w:rsidR="0074308F" w:rsidRPr="00CC7C14" w:rsidRDefault="0074308F" w:rsidP="009238DE">
            <w:pPr>
              <w:pStyle w:val="NormalWeb"/>
              <w:ind w:left="-108"/>
              <w:jc w:val="center"/>
              <w:rPr>
                <w:rFonts w:ascii="Gill Sans MT" w:hAnsi="Gill Sans MT"/>
                <w:sz w:val="20"/>
                <w:szCs w:val="22"/>
              </w:rPr>
            </w:pPr>
            <w:r w:rsidRPr="00CC7C14">
              <w:rPr>
                <w:rFonts w:ascii="Gill Sans MT" w:hAnsi="Gill Sans MT"/>
                <w:bCs/>
                <w:sz w:val="20"/>
                <w:szCs w:val="22"/>
              </w:rPr>
              <w:t>Implementation Tracking</w:t>
            </w:r>
          </w:p>
        </w:tc>
        <w:tc>
          <w:tcPr>
            <w:tcW w:w="2800" w:type="pct"/>
            <w:tcBorders>
              <w:top w:val="single" w:sz="4" w:space="0" w:color="BA0C2F"/>
              <w:left w:val="single" w:sz="4" w:space="0" w:color="BA0C2F"/>
              <w:bottom w:val="single" w:sz="4" w:space="0" w:color="BA0C2F"/>
              <w:right w:val="single" w:sz="4" w:space="0" w:color="BA0C2F"/>
            </w:tcBorders>
            <w:shd w:val="clear" w:color="auto" w:fill="F2F2F2" w:themeFill="background1" w:themeFillShade="F2"/>
            <w:vAlign w:val="center"/>
            <w:hideMark/>
          </w:tcPr>
          <w:p w14:paraId="1946BC91" w14:textId="77777777" w:rsidR="0074308F" w:rsidRPr="00CC7C14" w:rsidRDefault="0074308F" w:rsidP="003F128D">
            <w:pPr>
              <w:pStyle w:val="NormalWeb"/>
              <w:ind w:left="65"/>
              <w:rPr>
                <w:rFonts w:ascii="Gill Sans MT" w:hAnsi="Gill Sans MT"/>
                <w:sz w:val="20"/>
                <w:szCs w:val="22"/>
              </w:rPr>
            </w:pPr>
            <w:r w:rsidRPr="00CC7C14">
              <w:rPr>
                <w:rFonts w:ascii="Gill Sans MT" w:hAnsi="Gill Sans MT"/>
                <w:sz w:val="20"/>
                <w:szCs w:val="22"/>
              </w:rPr>
              <w:t xml:space="preserve">Work with MEL team to develop tracking inputs. This will be a one-off meeting initially and then incorporated into the quarterly status updates. </w:t>
            </w:r>
          </w:p>
        </w:tc>
        <w:tc>
          <w:tcPr>
            <w:tcW w:w="1319" w:type="pct"/>
            <w:tcBorders>
              <w:top w:val="single" w:sz="4" w:space="0" w:color="BA0C2F"/>
              <w:left w:val="single" w:sz="4" w:space="0" w:color="BA0C2F"/>
              <w:bottom w:val="single" w:sz="4" w:space="0" w:color="BA0C2F"/>
              <w:right w:val="nil"/>
            </w:tcBorders>
            <w:shd w:val="clear" w:color="auto" w:fill="F2F2F2" w:themeFill="background1" w:themeFillShade="F2"/>
            <w:vAlign w:val="center"/>
            <w:hideMark/>
          </w:tcPr>
          <w:p w14:paraId="49BCB6C8" w14:textId="2EBC2A24" w:rsidR="0074308F" w:rsidRPr="00CC7C14" w:rsidRDefault="0074308F" w:rsidP="003F128D">
            <w:pPr>
              <w:pStyle w:val="NormalWeb"/>
              <w:rPr>
                <w:rFonts w:ascii="Gill Sans MT" w:hAnsi="Gill Sans MT"/>
                <w:sz w:val="20"/>
                <w:szCs w:val="22"/>
              </w:rPr>
            </w:pPr>
            <w:r>
              <w:rPr>
                <w:rFonts w:ascii="Gill Sans MT" w:hAnsi="Gill Sans MT"/>
                <w:sz w:val="20"/>
                <w:szCs w:val="22"/>
              </w:rPr>
              <w:t>In progress</w:t>
            </w:r>
          </w:p>
        </w:tc>
      </w:tr>
      <w:tr w:rsidR="0074308F" w:rsidRPr="00CC7C14" w14:paraId="449C1611" w14:textId="77777777" w:rsidTr="0074308F">
        <w:trPr>
          <w:jc w:val="center"/>
        </w:trPr>
        <w:tc>
          <w:tcPr>
            <w:tcW w:w="881" w:type="pct"/>
            <w:tcBorders>
              <w:top w:val="single" w:sz="4" w:space="0" w:color="BA0C2F"/>
              <w:left w:val="nil"/>
              <w:bottom w:val="single" w:sz="4" w:space="0" w:color="BA0C2F"/>
              <w:right w:val="single" w:sz="4" w:space="0" w:color="BA0C2F"/>
            </w:tcBorders>
            <w:vAlign w:val="center"/>
            <w:hideMark/>
          </w:tcPr>
          <w:p w14:paraId="66063D3C" w14:textId="77777777" w:rsidR="0074308F" w:rsidRPr="00CC7C14" w:rsidRDefault="0074308F" w:rsidP="009238DE">
            <w:pPr>
              <w:pStyle w:val="NormalWeb"/>
              <w:ind w:left="-108"/>
              <w:jc w:val="center"/>
              <w:rPr>
                <w:rFonts w:ascii="Gill Sans MT" w:hAnsi="Gill Sans MT"/>
                <w:sz w:val="20"/>
                <w:szCs w:val="22"/>
              </w:rPr>
            </w:pPr>
            <w:r w:rsidRPr="00CC7C14">
              <w:rPr>
                <w:rFonts w:ascii="Gill Sans MT" w:hAnsi="Gill Sans MT"/>
                <w:bCs/>
                <w:sz w:val="20"/>
                <w:szCs w:val="22"/>
              </w:rPr>
              <w:t>Document Distribution</w:t>
            </w:r>
          </w:p>
        </w:tc>
        <w:tc>
          <w:tcPr>
            <w:tcW w:w="2800" w:type="pct"/>
            <w:tcBorders>
              <w:top w:val="single" w:sz="4" w:space="0" w:color="BA0C2F"/>
              <w:left w:val="single" w:sz="4" w:space="0" w:color="BA0C2F"/>
              <w:bottom w:val="single" w:sz="4" w:space="0" w:color="BA0C2F"/>
              <w:right w:val="single" w:sz="4" w:space="0" w:color="BA0C2F"/>
            </w:tcBorders>
            <w:vAlign w:val="center"/>
            <w:hideMark/>
          </w:tcPr>
          <w:p w14:paraId="18681DF0" w14:textId="77777777" w:rsidR="0074308F" w:rsidRPr="00CC7C14" w:rsidRDefault="0074308F" w:rsidP="003F128D">
            <w:pPr>
              <w:pStyle w:val="NormalWeb"/>
              <w:ind w:left="65"/>
              <w:rPr>
                <w:rFonts w:ascii="Gill Sans MT" w:hAnsi="Gill Sans MT"/>
                <w:sz w:val="20"/>
                <w:szCs w:val="22"/>
              </w:rPr>
            </w:pPr>
            <w:r w:rsidRPr="00CC7C14">
              <w:rPr>
                <w:rFonts w:ascii="Gill Sans MT" w:hAnsi="Gill Sans MT"/>
                <w:sz w:val="20"/>
                <w:szCs w:val="22"/>
              </w:rPr>
              <w:t xml:space="preserve">Sharing of implementation documentation, such as municipality reports and work plans. </w:t>
            </w:r>
          </w:p>
        </w:tc>
        <w:tc>
          <w:tcPr>
            <w:tcW w:w="1319" w:type="pct"/>
            <w:tcBorders>
              <w:top w:val="single" w:sz="4" w:space="0" w:color="BA0C2F"/>
              <w:left w:val="single" w:sz="4" w:space="0" w:color="BA0C2F"/>
              <w:bottom w:val="single" w:sz="4" w:space="0" w:color="BA0C2F"/>
              <w:right w:val="nil"/>
            </w:tcBorders>
            <w:vAlign w:val="center"/>
            <w:hideMark/>
          </w:tcPr>
          <w:p w14:paraId="6D512C51" w14:textId="520C398E" w:rsidR="0074308F" w:rsidRPr="00CC7C14" w:rsidRDefault="0074308F" w:rsidP="003F128D">
            <w:pPr>
              <w:pStyle w:val="NormalWeb"/>
              <w:rPr>
                <w:rFonts w:ascii="Gill Sans MT" w:hAnsi="Gill Sans MT"/>
                <w:sz w:val="20"/>
                <w:szCs w:val="22"/>
              </w:rPr>
            </w:pPr>
            <w:r>
              <w:rPr>
                <w:rFonts w:ascii="Gill Sans MT" w:hAnsi="Gill Sans MT"/>
                <w:sz w:val="20"/>
                <w:szCs w:val="22"/>
              </w:rPr>
              <w:t>In progress</w:t>
            </w:r>
          </w:p>
        </w:tc>
      </w:tr>
      <w:tr w:rsidR="0074308F" w:rsidRPr="00CC7C14" w14:paraId="338AADE3" w14:textId="77777777" w:rsidTr="0074308F">
        <w:trPr>
          <w:jc w:val="center"/>
        </w:trPr>
        <w:tc>
          <w:tcPr>
            <w:tcW w:w="881" w:type="pct"/>
            <w:tcBorders>
              <w:top w:val="single" w:sz="4" w:space="0" w:color="BA0C2F"/>
              <w:left w:val="nil"/>
              <w:bottom w:val="single" w:sz="4" w:space="0" w:color="BA0C2F"/>
              <w:right w:val="single" w:sz="4" w:space="0" w:color="BA0C2F"/>
            </w:tcBorders>
            <w:shd w:val="clear" w:color="auto" w:fill="F2F2F2" w:themeFill="background1" w:themeFillShade="F2"/>
            <w:vAlign w:val="center"/>
            <w:hideMark/>
          </w:tcPr>
          <w:p w14:paraId="33075A0D" w14:textId="77777777" w:rsidR="0074308F" w:rsidRPr="00CC7C14" w:rsidRDefault="0074308F" w:rsidP="009238DE">
            <w:pPr>
              <w:pStyle w:val="NormalWeb"/>
              <w:ind w:left="-108"/>
              <w:jc w:val="center"/>
              <w:rPr>
                <w:rFonts w:ascii="Gill Sans MT" w:hAnsi="Gill Sans MT"/>
                <w:sz w:val="20"/>
                <w:szCs w:val="22"/>
              </w:rPr>
            </w:pPr>
            <w:r w:rsidRPr="00CC7C14">
              <w:rPr>
                <w:rFonts w:ascii="Gill Sans MT" w:hAnsi="Gill Sans MT"/>
                <w:bCs/>
                <w:sz w:val="20"/>
                <w:szCs w:val="22"/>
              </w:rPr>
              <w:lastRenderedPageBreak/>
              <w:t>MICA synthesis</w:t>
            </w:r>
          </w:p>
        </w:tc>
        <w:tc>
          <w:tcPr>
            <w:tcW w:w="2800" w:type="pct"/>
            <w:tcBorders>
              <w:top w:val="single" w:sz="4" w:space="0" w:color="BA0C2F"/>
              <w:left w:val="single" w:sz="4" w:space="0" w:color="BA0C2F"/>
              <w:bottom w:val="single" w:sz="4" w:space="0" w:color="BA0C2F"/>
              <w:right w:val="single" w:sz="4" w:space="0" w:color="BA0C2F"/>
            </w:tcBorders>
            <w:shd w:val="clear" w:color="auto" w:fill="F2F2F2" w:themeFill="background1" w:themeFillShade="F2"/>
            <w:vAlign w:val="center"/>
            <w:hideMark/>
          </w:tcPr>
          <w:p w14:paraId="3C167053" w14:textId="77777777" w:rsidR="0074308F" w:rsidRPr="00CC7C14" w:rsidRDefault="0074308F" w:rsidP="003F128D">
            <w:pPr>
              <w:pStyle w:val="NormalWeb"/>
              <w:ind w:left="65"/>
              <w:rPr>
                <w:rFonts w:ascii="Gill Sans MT" w:hAnsi="Gill Sans MT"/>
                <w:sz w:val="20"/>
                <w:szCs w:val="22"/>
              </w:rPr>
            </w:pPr>
            <w:r w:rsidRPr="00CC7C14">
              <w:rPr>
                <w:rFonts w:ascii="Gill Sans MT" w:hAnsi="Gill Sans MT"/>
                <w:sz w:val="20"/>
                <w:szCs w:val="22"/>
              </w:rPr>
              <w:t>Shared review of MICA scores between implementation and comparison areas to ensure consistent implementation of the tool and to walk-through updates or changes enacted by CITIES</w:t>
            </w:r>
          </w:p>
        </w:tc>
        <w:tc>
          <w:tcPr>
            <w:tcW w:w="1319" w:type="pct"/>
            <w:tcBorders>
              <w:top w:val="single" w:sz="4" w:space="0" w:color="BA0C2F"/>
              <w:left w:val="single" w:sz="4" w:space="0" w:color="BA0C2F"/>
              <w:bottom w:val="single" w:sz="4" w:space="0" w:color="BA0C2F"/>
              <w:right w:val="nil"/>
            </w:tcBorders>
            <w:shd w:val="clear" w:color="auto" w:fill="F2F2F2" w:themeFill="background1" w:themeFillShade="F2"/>
            <w:vAlign w:val="center"/>
            <w:hideMark/>
          </w:tcPr>
          <w:p w14:paraId="43E0048E" w14:textId="601FC03C" w:rsidR="0074308F" w:rsidRPr="00CC7C14" w:rsidRDefault="0074308F" w:rsidP="003F128D">
            <w:pPr>
              <w:pStyle w:val="NormalWeb"/>
              <w:rPr>
                <w:rFonts w:ascii="Gill Sans MT" w:hAnsi="Gill Sans MT"/>
                <w:sz w:val="20"/>
                <w:szCs w:val="22"/>
              </w:rPr>
            </w:pPr>
            <w:r>
              <w:rPr>
                <w:rFonts w:ascii="Gill Sans MT" w:hAnsi="Gill Sans MT"/>
                <w:sz w:val="20"/>
                <w:szCs w:val="22"/>
              </w:rPr>
              <w:t>Conducted Aug 2018</w:t>
            </w:r>
          </w:p>
        </w:tc>
      </w:tr>
      <w:tr w:rsidR="0074308F" w:rsidRPr="00CC7C14" w14:paraId="0E174F8D" w14:textId="77777777" w:rsidTr="0074308F">
        <w:trPr>
          <w:trHeight w:val="917"/>
          <w:jc w:val="center"/>
        </w:trPr>
        <w:tc>
          <w:tcPr>
            <w:tcW w:w="881" w:type="pct"/>
            <w:tcBorders>
              <w:top w:val="single" w:sz="4" w:space="0" w:color="BA0C2F"/>
              <w:left w:val="nil"/>
              <w:bottom w:val="single" w:sz="4" w:space="0" w:color="BA0C2F"/>
              <w:right w:val="single" w:sz="4" w:space="0" w:color="BA0C2F"/>
            </w:tcBorders>
            <w:vAlign w:val="center"/>
            <w:hideMark/>
          </w:tcPr>
          <w:p w14:paraId="6A3DBA26" w14:textId="77777777" w:rsidR="0074308F" w:rsidRPr="00CC7C14" w:rsidRDefault="0074308F" w:rsidP="009238DE">
            <w:pPr>
              <w:pStyle w:val="NormalWeb"/>
              <w:ind w:left="-108"/>
              <w:jc w:val="center"/>
              <w:rPr>
                <w:rFonts w:ascii="Gill Sans MT" w:hAnsi="Gill Sans MT"/>
                <w:sz w:val="20"/>
                <w:szCs w:val="22"/>
              </w:rPr>
            </w:pPr>
            <w:r w:rsidRPr="00CC7C14">
              <w:rPr>
                <w:rFonts w:ascii="Gill Sans MT" w:hAnsi="Gill Sans MT"/>
                <w:bCs/>
                <w:sz w:val="20"/>
                <w:szCs w:val="22"/>
              </w:rPr>
              <w:t>MEL Data check</w:t>
            </w:r>
          </w:p>
        </w:tc>
        <w:tc>
          <w:tcPr>
            <w:tcW w:w="2800" w:type="pct"/>
            <w:tcBorders>
              <w:top w:val="single" w:sz="4" w:space="0" w:color="BA0C2F"/>
              <w:left w:val="single" w:sz="4" w:space="0" w:color="BA0C2F"/>
              <w:bottom w:val="single" w:sz="4" w:space="0" w:color="BA0C2F"/>
              <w:right w:val="single" w:sz="4" w:space="0" w:color="BA0C2F"/>
            </w:tcBorders>
            <w:vAlign w:val="center"/>
            <w:hideMark/>
          </w:tcPr>
          <w:p w14:paraId="5D1B3818" w14:textId="77777777" w:rsidR="0074308F" w:rsidRPr="00CC7C14" w:rsidRDefault="0074308F" w:rsidP="003F128D">
            <w:pPr>
              <w:pStyle w:val="NormalWeb"/>
              <w:ind w:left="65"/>
              <w:rPr>
                <w:rFonts w:ascii="Gill Sans MT" w:hAnsi="Gill Sans MT"/>
                <w:sz w:val="20"/>
                <w:szCs w:val="22"/>
              </w:rPr>
            </w:pPr>
            <w:r w:rsidRPr="00CC7C14">
              <w:rPr>
                <w:rFonts w:ascii="Gill Sans MT" w:hAnsi="Gill Sans MT"/>
                <w:sz w:val="20"/>
                <w:szCs w:val="22"/>
              </w:rPr>
              <w:t>Review of municipal rosters, Component 2 HR audits, Component 1 MICA data, other MEL data. Share data from surveys, activity monitoring, municipality tracking, and other activities; the evaluation team will then input this data as part of their regular tracking for analysis</w:t>
            </w:r>
          </w:p>
        </w:tc>
        <w:tc>
          <w:tcPr>
            <w:tcW w:w="1319" w:type="pct"/>
            <w:tcBorders>
              <w:top w:val="single" w:sz="4" w:space="0" w:color="BA0C2F"/>
              <w:left w:val="single" w:sz="4" w:space="0" w:color="BA0C2F"/>
              <w:bottom w:val="single" w:sz="4" w:space="0" w:color="BA0C2F"/>
              <w:right w:val="nil"/>
            </w:tcBorders>
            <w:vAlign w:val="center"/>
            <w:hideMark/>
          </w:tcPr>
          <w:p w14:paraId="7843C6F5" w14:textId="0F575F76" w:rsidR="0074308F" w:rsidRPr="00CC7C14" w:rsidRDefault="0074308F" w:rsidP="003F128D">
            <w:pPr>
              <w:pStyle w:val="NormalWeb"/>
              <w:rPr>
                <w:rFonts w:ascii="Gill Sans MT" w:hAnsi="Gill Sans MT"/>
                <w:sz w:val="20"/>
                <w:szCs w:val="22"/>
              </w:rPr>
            </w:pPr>
            <w:r>
              <w:rPr>
                <w:rFonts w:ascii="Gill Sans MT" w:hAnsi="Gill Sans MT"/>
                <w:sz w:val="20"/>
                <w:szCs w:val="22"/>
              </w:rPr>
              <w:t>In progress. CITIES baseline data shared in Feb 2018, municipal roster data shared in Aug 2018</w:t>
            </w:r>
          </w:p>
        </w:tc>
      </w:tr>
      <w:tr w:rsidR="0074308F" w:rsidRPr="00CC7C14" w14:paraId="4F5E05B7" w14:textId="77777777" w:rsidTr="0074308F">
        <w:trPr>
          <w:trHeight w:val="917"/>
          <w:jc w:val="center"/>
        </w:trPr>
        <w:tc>
          <w:tcPr>
            <w:tcW w:w="881" w:type="pct"/>
            <w:tcBorders>
              <w:top w:val="single" w:sz="4" w:space="0" w:color="BA0C2F"/>
              <w:left w:val="nil"/>
              <w:bottom w:val="single" w:sz="18" w:space="0" w:color="BA0C2F"/>
              <w:right w:val="single" w:sz="4" w:space="0" w:color="BA0C2F"/>
            </w:tcBorders>
            <w:shd w:val="clear" w:color="auto" w:fill="F2F2F2" w:themeFill="background1" w:themeFillShade="F2"/>
            <w:vAlign w:val="center"/>
            <w:hideMark/>
          </w:tcPr>
          <w:p w14:paraId="2F539E67" w14:textId="77777777" w:rsidR="0074308F" w:rsidRPr="00CC7C14" w:rsidRDefault="0074308F" w:rsidP="009238DE">
            <w:pPr>
              <w:pStyle w:val="NormalWeb"/>
              <w:ind w:left="-108"/>
              <w:jc w:val="center"/>
              <w:rPr>
                <w:rFonts w:ascii="Gill Sans MT" w:hAnsi="Gill Sans MT"/>
                <w:sz w:val="20"/>
                <w:szCs w:val="22"/>
              </w:rPr>
            </w:pPr>
            <w:r w:rsidRPr="00CC7C14">
              <w:rPr>
                <w:rFonts w:ascii="Gill Sans MT" w:hAnsi="Gill Sans MT"/>
                <w:bCs/>
                <w:sz w:val="20"/>
                <w:szCs w:val="22"/>
              </w:rPr>
              <w:t>Fidelity Interviews</w:t>
            </w:r>
          </w:p>
        </w:tc>
        <w:tc>
          <w:tcPr>
            <w:tcW w:w="2800" w:type="pct"/>
            <w:tcBorders>
              <w:top w:val="single" w:sz="4" w:space="0" w:color="BA0C2F"/>
              <w:left w:val="single" w:sz="4" w:space="0" w:color="BA0C2F"/>
              <w:bottom w:val="single" w:sz="18" w:space="0" w:color="BA0C2F"/>
              <w:right w:val="single" w:sz="4" w:space="0" w:color="BA0C2F"/>
            </w:tcBorders>
            <w:shd w:val="clear" w:color="auto" w:fill="F2F2F2" w:themeFill="background1" w:themeFillShade="F2"/>
            <w:vAlign w:val="center"/>
            <w:hideMark/>
          </w:tcPr>
          <w:p w14:paraId="35F0A884" w14:textId="77777777" w:rsidR="0074308F" w:rsidRPr="00CC7C14" w:rsidRDefault="0074308F" w:rsidP="003F128D">
            <w:pPr>
              <w:pStyle w:val="NormalWeb"/>
              <w:ind w:left="65"/>
              <w:rPr>
                <w:rFonts w:ascii="Gill Sans MT" w:hAnsi="Gill Sans MT"/>
                <w:sz w:val="20"/>
                <w:szCs w:val="22"/>
              </w:rPr>
            </w:pPr>
            <w:r w:rsidRPr="00CC7C14">
              <w:rPr>
                <w:rFonts w:ascii="Gill Sans MT" w:hAnsi="Gill Sans MT"/>
                <w:sz w:val="20"/>
                <w:szCs w:val="22"/>
              </w:rPr>
              <w:t xml:space="preserve">Brief KIIs with municipality administration and leaders to understand implementation adherence, delivery, and differentiation. </w:t>
            </w:r>
          </w:p>
        </w:tc>
        <w:tc>
          <w:tcPr>
            <w:tcW w:w="1319" w:type="pct"/>
            <w:tcBorders>
              <w:top w:val="single" w:sz="4" w:space="0" w:color="BA0C2F"/>
              <w:left w:val="single" w:sz="4" w:space="0" w:color="BA0C2F"/>
              <w:bottom w:val="single" w:sz="18" w:space="0" w:color="BA0C2F"/>
              <w:right w:val="nil"/>
            </w:tcBorders>
            <w:shd w:val="clear" w:color="auto" w:fill="F2F2F2" w:themeFill="background1" w:themeFillShade="F2"/>
            <w:vAlign w:val="center"/>
            <w:hideMark/>
          </w:tcPr>
          <w:p w14:paraId="6C7D9449" w14:textId="6B4D0D90" w:rsidR="0074308F" w:rsidRPr="00CC7C14" w:rsidRDefault="0074308F" w:rsidP="003F128D">
            <w:pPr>
              <w:pStyle w:val="NormalWeb"/>
              <w:rPr>
                <w:rFonts w:ascii="Gill Sans MT" w:hAnsi="Gill Sans MT"/>
                <w:sz w:val="20"/>
                <w:szCs w:val="22"/>
              </w:rPr>
            </w:pPr>
            <w:r>
              <w:rPr>
                <w:rFonts w:ascii="Gill Sans MT" w:hAnsi="Gill Sans MT"/>
                <w:sz w:val="20"/>
                <w:szCs w:val="22"/>
              </w:rPr>
              <w:t>To be completed as part of midline evaluation (~ Oct 2019)</w:t>
            </w:r>
          </w:p>
        </w:tc>
      </w:tr>
    </w:tbl>
    <w:p w14:paraId="392DC5D0" w14:textId="77777777" w:rsidR="00797C59" w:rsidRPr="00CC7C14" w:rsidRDefault="00797C59" w:rsidP="00ED2236"/>
    <w:p w14:paraId="48FD3428" w14:textId="70D51937" w:rsidR="00ED2236" w:rsidRDefault="00ED2236" w:rsidP="00ED2236">
      <w:r w:rsidRPr="00CC7C14">
        <w:t xml:space="preserve">The goal of implementation fidelity is not to evaluate CITIES implementation through some additional approach or make planned versus actual </w:t>
      </w:r>
      <w:r w:rsidR="0070496B" w:rsidRPr="00CC7C14">
        <w:t>judgments</w:t>
      </w:r>
      <w:r w:rsidRPr="00CC7C14">
        <w:t xml:space="preserve">, but rather to ensure that if and when changes to implementation occur, the evaluation team can adequately and accurately account for them in their analysis and design. </w:t>
      </w:r>
      <w:r w:rsidR="00F57C68" w:rsidRPr="00CC7C14">
        <w:t>Any q</w:t>
      </w:r>
      <w:r w:rsidRPr="00CC7C14">
        <w:t xml:space="preserve">ualitative fidelity interviews with municipality staff will follow a semi-structured format based on a general interview template to be developed based on review of the CITIES work plans. The quarterly check-in calls with CITIES will be unstructured and allow both the evaluation team and CITIES staff to openly discuss potential challenges and progress on both sides. </w:t>
      </w:r>
    </w:p>
    <w:p w14:paraId="3A3539B5" w14:textId="26F3AFCB" w:rsidR="0074308F" w:rsidRDefault="0074308F" w:rsidP="00ED2236"/>
    <w:p w14:paraId="6DABCCD2" w14:textId="7F2517FC" w:rsidR="0074308F" w:rsidRDefault="000E4344" w:rsidP="00ED2236">
      <w:hyperlink w:anchor="_Annex_1:_Notes" w:history="1">
        <w:r w:rsidR="0074308F" w:rsidRPr="00884473">
          <w:rPr>
            <w:rStyle w:val="Hyperlink"/>
          </w:rPr>
          <w:t xml:space="preserve">Annex </w:t>
        </w:r>
        <w:r w:rsidR="00884473" w:rsidRPr="00884473">
          <w:rPr>
            <w:rStyle w:val="Hyperlink"/>
          </w:rPr>
          <w:t>1</w:t>
        </w:r>
      </w:hyperlink>
      <w:r w:rsidR="00884473">
        <w:t xml:space="preserve"> contains summary meeting notes from the two rounds of implementation fidelity conducted to date, covering FY18-Q2 and FY18-Q3. </w:t>
      </w:r>
    </w:p>
    <w:p w14:paraId="61A9DFE5" w14:textId="17D98400" w:rsidR="00DD47B4" w:rsidRPr="00CC7C14" w:rsidRDefault="00DD47B4" w:rsidP="00DD47B4">
      <w:pPr>
        <w:pStyle w:val="Heading2"/>
      </w:pPr>
      <w:r>
        <w:t>Evaluation Design</w:t>
      </w:r>
    </w:p>
    <w:p w14:paraId="6FBD6B14" w14:textId="0057F523" w:rsidR="00DD47B4" w:rsidRDefault="00C53EA0" w:rsidP="00DD47B4">
      <w:r>
        <w:t>As described in the evaluation design proposal, there are two key design features of this evaluation:</w:t>
      </w:r>
    </w:p>
    <w:p w14:paraId="05569FA0" w14:textId="2A8B27B9" w:rsidR="00C53EA0" w:rsidRDefault="00C53EA0" w:rsidP="00D61E5E">
      <w:pPr>
        <w:pStyle w:val="ListParagraph"/>
        <w:numPr>
          <w:ilvl w:val="0"/>
          <w:numId w:val="31"/>
        </w:numPr>
      </w:pPr>
      <w:r>
        <w:t>Matching process for the construction of a comparison group</w:t>
      </w:r>
    </w:p>
    <w:p w14:paraId="31A93A9F" w14:textId="5560AC05" w:rsidR="00C53EA0" w:rsidRDefault="00C53EA0" w:rsidP="00D61E5E">
      <w:pPr>
        <w:pStyle w:val="ListParagraph"/>
        <w:numPr>
          <w:ilvl w:val="0"/>
          <w:numId w:val="31"/>
        </w:numPr>
      </w:pPr>
      <w:r>
        <w:t>Qualitative data collection and analysis</w:t>
      </w:r>
    </w:p>
    <w:p w14:paraId="78B41188" w14:textId="7C753486" w:rsidR="00C53EA0" w:rsidRDefault="00C53EA0" w:rsidP="0022776B"/>
    <w:p w14:paraId="376CE853" w14:textId="3FE3A88D" w:rsidR="00C53EA0" w:rsidRDefault="00C53EA0" w:rsidP="0022776B">
      <w:r>
        <w:t xml:space="preserve">This section provides a brief overview of these three design features. </w:t>
      </w:r>
    </w:p>
    <w:p w14:paraId="5492A462" w14:textId="7140DA59" w:rsidR="00C53EA0" w:rsidRDefault="00C53EA0" w:rsidP="00C53EA0">
      <w:pPr>
        <w:pStyle w:val="Heading4"/>
        <w:jc w:val="left"/>
      </w:pPr>
      <w:r>
        <w:t>Matching</w:t>
      </w:r>
      <w:r w:rsidR="00971B25">
        <w:t xml:space="preserve"> for Comparison Group Construction</w:t>
      </w:r>
    </w:p>
    <w:p w14:paraId="7EB2ADB6" w14:textId="77777777" w:rsidR="00C53EA0" w:rsidRDefault="00C53EA0" w:rsidP="00C53EA0">
      <w:r>
        <w:t xml:space="preserve">In the absence of randomizing the assignment to treatment, grouped data by beneficiaries and non-beneficiaries is not directly comparable due to observable or unobservable differences between groups in addition to treatment status. One wishes to know how the treatment effects beneficiaries, but cannot be sure if any observed group differences are driven by treatment or some other observable or unobservable difference between groups. </w:t>
      </w:r>
    </w:p>
    <w:p w14:paraId="27BF19A0" w14:textId="77777777" w:rsidR="00C53EA0" w:rsidRDefault="00C53EA0" w:rsidP="00C53EA0"/>
    <w:p w14:paraId="6946E85D" w14:textId="77777777" w:rsidR="00C53EA0" w:rsidRDefault="00C53EA0" w:rsidP="00C53EA0">
      <w:r>
        <w:t xml:space="preserve">A common tactic is to use observable characteristics to attempt to adjust for these differences and thereby generate “as-if” random assignment allowing a direct comparison of the outcomes between the two groups as the estimate for activity impact. Under this approach, researchers create pairs between each implementation unit and a comparison unit on the exact same observed characteristics; however, this can quickly become onerous and difficult if the number of observable characteristics required to find one-to-one matches is large. One alternative method of applying this tactic is to select a sub-sample of your data beforehand using Propensity Score Matching (PSM). Under propensity score matching, a select number of </w:t>
      </w:r>
      <w:r>
        <w:lastRenderedPageBreak/>
        <w:t>observable characteristics are used to generate a predicted probability of belonging to the treatment group. This predicted probability (the propensity score) is then used to match treated and comparison units based on the theorem that if they match on the score generated from observable characteristics, they essentially match on the specific values of the observable characteristics as well.</w:t>
      </w:r>
    </w:p>
    <w:p w14:paraId="79DF4A74" w14:textId="27F58868" w:rsidR="00C53EA0" w:rsidRDefault="00C53EA0" w:rsidP="0022776B"/>
    <w:p w14:paraId="709BB660" w14:textId="77777777" w:rsidR="001C5224" w:rsidRDefault="008E1A46" w:rsidP="0022776B">
      <w:r>
        <w:t xml:space="preserve">CITIES is being implemented in 33 municipalities, including all 10 of Jordan’s Class A municipalities. This leaves 23 municipalities </w:t>
      </w:r>
      <w:r w:rsidR="001C5224">
        <w:t xml:space="preserve">available </w:t>
      </w:r>
      <w:r>
        <w:t>to match. Time and cost constraints limited the potential pool</w:t>
      </w:r>
      <w:r w:rsidR="001C5224">
        <w:t xml:space="preserve"> of comparison municipalities to 15, and matching was done on the following observable characteristics:</w:t>
      </w:r>
    </w:p>
    <w:p w14:paraId="0C4EC73E" w14:textId="77777777" w:rsidR="001C5224" w:rsidRDefault="001C5224" w:rsidP="001C5224">
      <w:pPr>
        <w:pStyle w:val="ListParagraph"/>
        <w:numPr>
          <w:ilvl w:val="0"/>
          <w:numId w:val="32"/>
        </w:numPr>
        <w:sectPr w:rsidR="001C5224" w:rsidSect="00A52CD0">
          <w:pgSz w:w="12240" w:h="15840"/>
          <w:pgMar w:top="1440" w:right="1440" w:bottom="1440" w:left="1440" w:header="720" w:footer="720" w:gutter="0"/>
          <w:cols w:space="720"/>
          <w:docGrid w:linePitch="360"/>
        </w:sectPr>
      </w:pPr>
    </w:p>
    <w:p w14:paraId="00B29BA9" w14:textId="5AEE8AC6" w:rsidR="001C5224" w:rsidRDefault="001C5224" w:rsidP="00D61E5E">
      <w:pPr>
        <w:pStyle w:val="ListParagraph"/>
        <w:numPr>
          <w:ilvl w:val="0"/>
          <w:numId w:val="32"/>
        </w:numPr>
      </w:pPr>
      <w:r>
        <w:t>Poverty rate</w:t>
      </w:r>
    </w:p>
    <w:p w14:paraId="5F0A496E" w14:textId="77777777" w:rsidR="001C5224" w:rsidRDefault="001C5224" w:rsidP="00D61E5E">
      <w:pPr>
        <w:pStyle w:val="ListParagraph"/>
        <w:numPr>
          <w:ilvl w:val="0"/>
          <w:numId w:val="32"/>
        </w:numPr>
      </w:pPr>
      <w:r>
        <w:t>WB municipal grants (ESSRP)</w:t>
      </w:r>
    </w:p>
    <w:p w14:paraId="28AFF328" w14:textId="77777777" w:rsidR="001C5224" w:rsidRDefault="001C5224" w:rsidP="00D61E5E">
      <w:pPr>
        <w:pStyle w:val="ListParagraph"/>
        <w:numPr>
          <w:ilvl w:val="0"/>
          <w:numId w:val="32"/>
        </w:numPr>
      </w:pPr>
      <w:r>
        <w:t>Refugee population</w:t>
      </w:r>
    </w:p>
    <w:p w14:paraId="010FFD95" w14:textId="77777777" w:rsidR="001C5224" w:rsidRDefault="001C5224" w:rsidP="00D61E5E">
      <w:pPr>
        <w:pStyle w:val="ListParagraph"/>
        <w:numPr>
          <w:ilvl w:val="0"/>
          <w:numId w:val="32"/>
        </w:numPr>
      </w:pPr>
      <w:r>
        <w:t>North region</w:t>
      </w:r>
    </w:p>
    <w:p w14:paraId="5D7FEB82" w14:textId="77777777" w:rsidR="001C5224" w:rsidRDefault="001C5224" w:rsidP="00D61E5E">
      <w:pPr>
        <w:pStyle w:val="ListParagraph"/>
        <w:numPr>
          <w:ilvl w:val="0"/>
          <w:numId w:val="32"/>
        </w:numPr>
      </w:pPr>
      <w:r>
        <w:t>Community Engagement Project</w:t>
      </w:r>
    </w:p>
    <w:p w14:paraId="0F7AC4C7" w14:textId="77777777" w:rsidR="001C5224" w:rsidRDefault="001C5224" w:rsidP="00D61E5E">
      <w:pPr>
        <w:pStyle w:val="ListParagraph"/>
        <w:numPr>
          <w:ilvl w:val="0"/>
          <w:numId w:val="32"/>
        </w:numPr>
      </w:pPr>
      <w:r>
        <w:t>Class C</w:t>
      </w:r>
    </w:p>
    <w:p w14:paraId="73DBD078" w14:textId="77777777" w:rsidR="001C5224" w:rsidRDefault="001C5224" w:rsidP="00D61E5E">
      <w:pPr>
        <w:pStyle w:val="ListParagraph"/>
        <w:numPr>
          <w:ilvl w:val="0"/>
          <w:numId w:val="32"/>
        </w:numPr>
      </w:pPr>
      <w:r>
        <w:t>Log population</w:t>
      </w:r>
    </w:p>
    <w:p w14:paraId="52D9850D" w14:textId="77777777" w:rsidR="001C5224" w:rsidRDefault="001C5224" w:rsidP="00D61E5E">
      <w:pPr>
        <w:pStyle w:val="ListParagraph"/>
        <w:numPr>
          <w:ilvl w:val="0"/>
          <w:numId w:val="32"/>
        </w:numPr>
      </w:pPr>
      <w:r>
        <w:t>Class B</w:t>
      </w:r>
    </w:p>
    <w:p w14:paraId="7DD22E7E" w14:textId="77777777" w:rsidR="001C5224" w:rsidRDefault="001C5224" w:rsidP="00D61E5E">
      <w:pPr>
        <w:pStyle w:val="ListParagraph"/>
        <w:numPr>
          <w:ilvl w:val="0"/>
          <w:numId w:val="32"/>
        </w:numPr>
      </w:pPr>
      <w:r>
        <w:t>South region</w:t>
      </w:r>
    </w:p>
    <w:p w14:paraId="117ED527" w14:textId="5099A61F" w:rsidR="008E1A46" w:rsidRDefault="001C5224" w:rsidP="00D61E5E">
      <w:pPr>
        <w:pStyle w:val="ListParagraph"/>
        <w:numPr>
          <w:ilvl w:val="0"/>
          <w:numId w:val="32"/>
        </w:numPr>
      </w:pPr>
      <w:r>
        <w:t>Central region</w:t>
      </w:r>
    </w:p>
    <w:p w14:paraId="01F371A2" w14:textId="77777777" w:rsidR="001C5224" w:rsidRDefault="001C5224" w:rsidP="001C5224">
      <w:pPr>
        <w:sectPr w:rsidR="001C5224" w:rsidSect="00D61E5E">
          <w:type w:val="continuous"/>
          <w:pgSz w:w="12240" w:h="15840"/>
          <w:pgMar w:top="1440" w:right="1440" w:bottom="1440" w:left="1440" w:header="720" w:footer="720" w:gutter="0"/>
          <w:cols w:num="2" w:space="720"/>
          <w:docGrid w:linePitch="360"/>
        </w:sectPr>
      </w:pPr>
    </w:p>
    <w:p w14:paraId="3186CD1A" w14:textId="75D26BB3" w:rsidR="001C5224" w:rsidRDefault="001C5224" w:rsidP="0022776B"/>
    <w:p w14:paraId="247AB0A8" w14:textId="4FECD97B" w:rsidR="001C5224" w:rsidRDefault="001C5224" w:rsidP="0022776B">
      <w:r>
        <w:t>The matching analysis described in the design proposal suggests that on these observable metrics, there is statistical equivalence between 15 CITIES municipalities and 15 comparison municipalities. As discussed later in this report, it is important to re-visit the assumption of equivalence on the outcome of interest at baseline to ensure this similarity holds and to determine what adjustments may be needed at endline.</w:t>
      </w:r>
      <w:ins w:id="27" w:author="Patterson-Stein, Jacob" w:date="2018-10-03T10:07:00Z">
        <w:r w:rsidR="007F7320">
          <w:t xml:space="preserve"> </w:t>
        </w:r>
      </w:ins>
      <w:ins w:id="28" w:author="Patterson-Stein, Jacob" w:date="2018-10-03T10:08:00Z">
        <w:r w:rsidR="007F7320">
          <w:t>The design report provides a</w:t>
        </w:r>
      </w:ins>
      <w:ins w:id="29" w:author="Patterson-Stein, Jacob" w:date="2018-10-03T10:07:00Z">
        <w:r w:rsidR="007F7320">
          <w:t xml:space="preserve"> more detailed summary of the matching process.</w:t>
        </w:r>
      </w:ins>
      <w:del w:id="30" w:author="Patterson-Stein, Jacob" w:date="2018-10-03T10:08:00Z">
        <w:r w:rsidDel="007F7320">
          <w:delText xml:space="preserve"> </w:delText>
        </w:r>
      </w:del>
    </w:p>
    <w:p w14:paraId="3A4FC648" w14:textId="77777777" w:rsidR="001C5224" w:rsidRDefault="001C5224" w:rsidP="0022776B"/>
    <w:p w14:paraId="37A5FD2C" w14:textId="60B64240" w:rsidR="00DD47B4" w:rsidRDefault="00971B25" w:rsidP="00DD47B4">
      <w:r>
        <w:t xml:space="preserve">As detailed in the design </w:t>
      </w:r>
      <w:del w:id="31" w:author="Patterson-Stein, Jacob" w:date="2018-10-03T10:08:00Z">
        <w:r w:rsidDel="007F7320">
          <w:delText>proposal</w:delText>
        </w:r>
      </w:del>
      <w:ins w:id="32" w:author="Patterson-Stein, Jacob" w:date="2018-10-03T10:08:00Z">
        <w:r w:rsidR="007F7320">
          <w:t>report</w:t>
        </w:r>
      </w:ins>
      <w:r>
        <w:t>, t</w:t>
      </w:r>
      <w:r w:rsidR="00DD47B4">
        <w:t xml:space="preserve">he basic measurement to estimate outcomes </w:t>
      </w:r>
      <w:r>
        <w:t xml:space="preserve">between the two assignment groups </w:t>
      </w:r>
      <w:r w:rsidR="00DD47B4">
        <w:t xml:space="preserve">will follow a difference-in-differences (d-i-d) approach, in which a sample of both treated and untreated units (in this case, municipalities) are examined before (baseline) and after (endline) treatment. Examining the first differences in outcomes across both groups (trends) rather than at single points in time (levels) has the important effect of removing any unobserved sources of bias in the data that are common to both groups and remain constant over time. The difference between the trend lines of each group (the second difference) then generates an estimate of the overall treatment effect. </w:t>
      </w:r>
    </w:p>
    <w:p w14:paraId="33FEC466" w14:textId="3027B96E" w:rsidR="00971B25" w:rsidRDefault="00971B25" w:rsidP="00971B25">
      <w:pPr>
        <w:pStyle w:val="Heading4"/>
        <w:jc w:val="left"/>
      </w:pPr>
      <w:r>
        <w:t>Qualitative Performance Evaluation Analysis</w:t>
      </w:r>
    </w:p>
    <w:p w14:paraId="6447DD39" w14:textId="42725166" w:rsidR="00971B25" w:rsidRDefault="00971B25" w:rsidP="00DD47B4">
      <w:r>
        <w:t xml:space="preserve">To better understand the implementation context beyond quantitative metrics, this evaluation also features a significant qualitative portion. </w:t>
      </w:r>
      <w:r w:rsidRPr="00971B25">
        <w:t>The evaluation team will analyze transcribed data from the FGDs and KIIs using content analysis techniques, in which text will be coded according to key themes of interest across the interviewees and discussion participants. The team will summarize responses related to each theme and include quotations from respondents to illustrate key findings. This will include highlighting “outlier” responses and experiences, such that the range of responses will be captured in the summary write-up. The team will also make planned/actual comparisons in answering evaluation question</w:t>
      </w:r>
      <w:r>
        <w:t xml:space="preserve"> </w:t>
      </w:r>
      <w:r w:rsidRPr="00971B25">
        <w:t>1</w:t>
      </w:r>
      <w:r>
        <w:t>.</w:t>
      </w:r>
      <w:r w:rsidRPr="00971B25">
        <w:t xml:space="preserve"> The evaluation team will make comparisons between activity descriptions, work plans, targets, and periodic performance data to inform the examination of CITIES’s performance relative to overall perception of the activities. Throughout the analysis phase, the team will identify where male/female and youth/adult responses and experiences appear to be parallel and where they differ, for example with respect to civic engagement, outreach efforts, understanding of municipality’s roles in services.</w:t>
      </w:r>
    </w:p>
    <w:p w14:paraId="4D160AD1" w14:textId="77777777" w:rsidR="00DD47B4" w:rsidRPr="00CC7C14" w:rsidRDefault="00DD47B4" w:rsidP="00ED2236"/>
    <w:p w14:paraId="232468CE" w14:textId="77777777" w:rsidR="00971B25" w:rsidRDefault="00971B25">
      <w:pPr>
        <w:spacing w:after="160" w:line="259" w:lineRule="auto"/>
        <w:jc w:val="left"/>
        <w:rPr>
          <w:b/>
          <w:bCs/>
          <w:caps/>
          <w:color w:val="003478"/>
          <w:sz w:val="28"/>
          <w:szCs w:val="28"/>
        </w:rPr>
      </w:pPr>
      <w:bookmarkStart w:id="33" w:name="_Toc524597398"/>
      <w:r>
        <w:br w:type="page"/>
      </w:r>
    </w:p>
    <w:p w14:paraId="71492009" w14:textId="5407D180" w:rsidR="00D03F2F" w:rsidRPr="00CC7C14" w:rsidRDefault="00B31C06" w:rsidP="00323A18">
      <w:pPr>
        <w:pStyle w:val="Heading2"/>
      </w:pPr>
      <w:commentRangeStart w:id="34"/>
      <w:commentRangeStart w:id="35"/>
      <w:r>
        <w:lastRenderedPageBreak/>
        <w:t>B</w:t>
      </w:r>
      <w:r w:rsidR="006104D8">
        <w:t>aseline</w:t>
      </w:r>
      <w:r>
        <w:t xml:space="preserve"> Data Collection</w:t>
      </w:r>
      <w:bookmarkEnd w:id="33"/>
      <w:commentRangeEnd w:id="34"/>
      <w:r w:rsidR="00F25D25">
        <w:rPr>
          <w:rStyle w:val="CommentReference"/>
          <w:b w:val="0"/>
          <w:bCs w:val="0"/>
          <w:caps w:val="0"/>
          <w:color w:val="auto"/>
        </w:rPr>
        <w:commentReference w:id="34"/>
      </w:r>
      <w:commentRangeEnd w:id="35"/>
      <w:r w:rsidR="0022776B">
        <w:rPr>
          <w:rStyle w:val="CommentReference"/>
          <w:b w:val="0"/>
          <w:bCs w:val="0"/>
          <w:caps w:val="0"/>
          <w:color w:val="auto"/>
        </w:rPr>
        <w:commentReference w:id="35"/>
      </w:r>
    </w:p>
    <w:p w14:paraId="5F5549ED" w14:textId="7F928EEC" w:rsidR="000A0584" w:rsidRPr="00CC7C14" w:rsidRDefault="000A0584" w:rsidP="00FD5D18">
      <w:pPr>
        <w:pStyle w:val="Heading3"/>
      </w:pPr>
      <w:bookmarkStart w:id="36" w:name="_Sample_sizes_and"/>
      <w:bookmarkStart w:id="37" w:name="_Qualitative_Data_Analysis"/>
      <w:bookmarkStart w:id="38" w:name="_Toc524597399"/>
      <w:bookmarkEnd w:id="36"/>
      <w:bookmarkEnd w:id="37"/>
      <w:r w:rsidRPr="7AA453DA">
        <w:t>Qualitative Data Collection</w:t>
      </w:r>
      <w:bookmarkEnd w:id="38"/>
      <w:r w:rsidRPr="7AA453DA">
        <w:t xml:space="preserve"> </w:t>
      </w:r>
    </w:p>
    <w:p w14:paraId="0271D5FC" w14:textId="77777777" w:rsidR="00084340" w:rsidRDefault="00323A18" w:rsidP="00323A18">
      <w:pPr>
        <w:rPr>
          <w:szCs w:val="22"/>
        </w:rPr>
      </w:pPr>
      <w:r w:rsidRPr="00CC7C14">
        <w:rPr>
          <w:szCs w:val="22"/>
        </w:rPr>
        <w:t xml:space="preserve">As part of the CITIES IE, qualitative data was collected in both treatment and comparison municipalities. In addition to supplementing quantitative data and addressing evaluation questions, qualitative tracking was needed to analyze the technical, regulatory, and relational dimensions of the various municipal functions mandated in the Municipalities Law. Tracking decentralization reforms and collecting contextual data was also important to understand the municipalities and CITIES’ ability to improve these functions. </w:t>
      </w:r>
    </w:p>
    <w:p w14:paraId="59F91800" w14:textId="77777777" w:rsidR="00084340" w:rsidRDefault="00084340" w:rsidP="00323A18">
      <w:pPr>
        <w:rPr>
          <w:szCs w:val="22"/>
        </w:rPr>
      </w:pPr>
    </w:p>
    <w:p w14:paraId="1B11669E" w14:textId="5CF98493" w:rsidR="00323A18" w:rsidRPr="00CC7C14" w:rsidRDefault="7AA453DA" w:rsidP="00323A18">
      <w:pPr>
        <w:rPr>
          <w:szCs w:val="22"/>
        </w:rPr>
      </w:pPr>
      <w:r>
        <w:t xml:space="preserve">The evaluation team conducted 20 individual KIIs drawn from: GoJ line ministries; local government (heads of governorate councils and executive council members); municipal councils and staff; local councils, and donors who are implementing projects in the same programmatic space as CITIES. Interviewees were selected based on their affiliation and familiarity with the CITIES’ focus areas and ability to address questions related to the project’s interventions and inform learning. </w:t>
      </w:r>
    </w:p>
    <w:p w14:paraId="059A788B" w14:textId="77777777" w:rsidR="00323A18" w:rsidRPr="00CC7C14" w:rsidRDefault="00323A18" w:rsidP="00323A18">
      <w:pPr>
        <w:rPr>
          <w:szCs w:val="22"/>
        </w:rPr>
      </w:pPr>
    </w:p>
    <w:p w14:paraId="120F285E" w14:textId="77777777" w:rsidR="00323A18" w:rsidRPr="00CC7C14" w:rsidRDefault="00323A18" w:rsidP="00323A18">
      <w:pPr>
        <w:rPr>
          <w:szCs w:val="22"/>
        </w:rPr>
      </w:pPr>
      <w:r w:rsidRPr="00CC7C14">
        <w:rPr>
          <w:szCs w:val="22"/>
        </w:rPr>
        <w:t>Respondents included a cross-section of officials at the national, municipal, and local levels. KIIs with central and local government representatives, municipal officials and donors included the following:</w:t>
      </w:r>
    </w:p>
    <w:p w14:paraId="6A8C56A4" w14:textId="77777777" w:rsidR="00323A18" w:rsidRPr="00CC7C14" w:rsidRDefault="00323A18" w:rsidP="00323A18">
      <w:pPr>
        <w:rPr>
          <w:szCs w:val="22"/>
        </w:rPr>
      </w:pPr>
    </w:p>
    <w:p w14:paraId="24E4D022" w14:textId="77777777" w:rsidR="00323A18" w:rsidRPr="00CC7C14" w:rsidRDefault="00323A18" w:rsidP="00BB7F70">
      <w:pPr>
        <w:numPr>
          <w:ilvl w:val="0"/>
          <w:numId w:val="7"/>
        </w:numPr>
        <w:spacing w:line="240" w:lineRule="auto"/>
        <w:rPr>
          <w:szCs w:val="22"/>
        </w:rPr>
      </w:pPr>
      <w:r w:rsidRPr="00CC7C14">
        <w:rPr>
          <w:szCs w:val="22"/>
        </w:rPr>
        <w:t xml:space="preserve">Mayors of Zarqa, Manshiyyet Bani Hassan, Mazar Al-Shamali and Al-Khaldiyyah municipalities; </w:t>
      </w:r>
    </w:p>
    <w:p w14:paraId="79117A2C" w14:textId="77777777" w:rsidR="00323A18" w:rsidRPr="00CC7C14" w:rsidRDefault="00323A18" w:rsidP="00BB7F70">
      <w:pPr>
        <w:numPr>
          <w:ilvl w:val="0"/>
          <w:numId w:val="7"/>
        </w:numPr>
        <w:spacing w:line="240" w:lineRule="auto"/>
        <w:rPr>
          <w:szCs w:val="22"/>
        </w:rPr>
      </w:pPr>
      <w:r w:rsidRPr="00CC7C14">
        <w:rPr>
          <w:szCs w:val="22"/>
        </w:rPr>
        <w:t>Municipal council members from Zarqa and Al-Jeeza municipalities;</w:t>
      </w:r>
    </w:p>
    <w:p w14:paraId="2E88D150" w14:textId="77777777" w:rsidR="00323A18" w:rsidRPr="00CC7C14" w:rsidRDefault="00323A18" w:rsidP="00BB7F70">
      <w:pPr>
        <w:numPr>
          <w:ilvl w:val="0"/>
          <w:numId w:val="7"/>
        </w:numPr>
        <w:spacing w:line="240" w:lineRule="auto"/>
        <w:rPr>
          <w:szCs w:val="22"/>
        </w:rPr>
      </w:pPr>
      <w:r w:rsidRPr="00CC7C14">
        <w:rPr>
          <w:szCs w:val="22"/>
        </w:rPr>
        <w:t xml:space="preserve">Local council members from Deir Alla and Al-Jeeza municipalities; </w:t>
      </w:r>
    </w:p>
    <w:p w14:paraId="51D2B01F" w14:textId="77777777" w:rsidR="00323A18" w:rsidRPr="00CC7C14" w:rsidRDefault="00323A18" w:rsidP="00BB7F70">
      <w:pPr>
        <w:numPr>
          <w:ilvl w:val="0"/>
          <w:numId w:val="7"/>
        </w:numPr>
        <w:spacing w:line="240" w:lineRule="auto"/>
        <w:rPr>
          <w:szCs w:val="22"/>
        </w:rPr>
      </w:pPr>
      <w:r w:rsidRPr="00CC7C14">
        <w:rPr>
          <w:szCs w:val="22"/>
        </w:rPr>
        <w:t>Heads of the governorate councils of Zarqa and Al-Tafileh governorates;</w:t>
      </w:r>
    </w:p>
    <w:p w14:paraId="1ABB68BC" w14:textId="77777777" w:rsidR="00323A18" w:rsidRPr="00CC7C14" w:rsidRDefault="00323A18" w:rsidP="00BB7F70">
      <w:pPr>
        <w:numPr>
          <w:ilvl w:val="0"/>
          <w:numId w:val="7"/>
        </w:numPr>
        <w:spacing w:line="240" w:lineRule="auto"/>
        <w:rPr>
          <w:szCs w:val="22"/>
        </w:rPr>
      </w:pPr>
      <w:r w:rsidRPr="00CC7C14">
        <w:rPr>
          <w:szCs w:val="22"/>
        </w:rPr>
        <w:t>Members of the executive councils of Irbid and Madaba;</w:t>
      </w:r>
    </w:p>
    <w:p w14:paraId="22ADB51D" w14:textId="61899129" w:rsidR="00323A18" w:rsidRPr="00CC7C14" w:rsidRDefault="00323A18" w:rsidP="00BB7F70">
      <w:pPr>
        <w:numPr>
          <w:ilvl w:val="0"/>
          <w:numId w:val="7"/>
        </w:numPr>
        <w:spacing w:line="240" w:lineRule="auto"/>
        <w:rPr>
          <w:szCs w:val="22"/>
        </w:rPr>
      </w:pPr>
      <w:commentRangeStart w:id="39"/>
      <w:r w:rsidRPr="00CC7C14">
        <w:rPr>
          <w:szCs w:val="22"/>
        </w:rPr>
        <w:t>Six government officials from</w:t>
      </w:r>
      <w:r w:rsidR="0022776B">
        <w:rPr>
          <w:szCs w:val="22"/>
        </w:rPr>
        <w:t xml:space="preserve"> from national ministries</w:t>
      </w:r>
      <w:r w:rsidRPr="00CC7C14">
        <w:rPr>
          <w:szCs w:val="22"/>
        </w:rPr>
        <w:t xml:space="preserve">; </w:t>
      </w:r>
      <w:commentRangeEnd w:id="39"/>
      <w:r w:rsidR="00E86ACB">
        <w:rPr>
          <w:rStyle w:val="CommentReference"/>
        </w:rPr>
        <w:commentReference w:id="39"/>
      </w:r>
    </w:p>
    <w:p w14:paraId="7D09D194" w14:textId="77777777" w:rsidR="00323A18" w:rsidRPr="00CC7C14" w:rsidRDefault="00323A18" w:rsidP="00BB7F70">
      <w:pPr>
        <w:numPr>
          <w:ilvl w:val="0"/>
          <w:numId w:val="7"/>
        </w:numPr>
        <w:spacing w:line="240" w:lineRule="auto"/>
        <w:rPr>
          <w:szCs w:val="22"/>
        </w:rPr>
      </w:pPr>
      <w:r w:rsidRPr="00CC7C14">
        <w:rPr>
          <w:szCs w:val="22"/>
        </w:rPr>
        <w:t>Local CBOs in Al-Jeeza and Al-Tafileh municipalities;</w:t>
      </w:r>
    </w:p>
    <w:p w14:paraId="7CBA15DF" w14:textId="422161B7" w:rsidR="00323A18" w:rsidRDefault="00323A18" w:rsidP="00BB7F70">
      <w:pPr>
        <w:numPr>
          <w:ilvl w:val="0"/>
          <w:numId w:val="7"/>
        </w:numPr>
        <w:spacing w:line="240" w:lineRule="auto"/>
        <w:rPr>
          <w:szCs w:val="22"/>
        </w:rPr>
      </w:pPr>
      <w:r w:rsidRPr="00CC7C14">
        <w:rPr>
          <w:szCs w:val="22"/>
        </w:rPr>
        <w:t>Donors including the Federation of Canadian Municipalities (FCM), the Organization of Economic Cooperation and Development (OECD), World Bank, the Spanish Agency for International Development Cooperation (AECID) and the French Development Agency (AFD).</w:t>
      </w:r>
    </w:p>
    <w:p w14:paraId="15AE73D0" w14:textId="6B5FE7E5" w:rsidR="002B5D39" w:rsidRDefault="002B5D39" w:rsidP="00FD5D18">
      <w:pPr>
        <w:spacing w:line="240" w:lineRule="auto"/>
        <w:rPr>
          <w:szCs w:val="22"/>
        </w:rPr>
      </w:pPr>
    </w:p>
    <w:p w14:paraId="7640BF67" w14:textId="54972344" w:rsidR="00F2233E" w:rsidRPr="00CC7C14" w:rsidRDefault="00F2233E" w:rsidP="00F2233E">
      <w:pPr>
        <w:rPr>
          <w:szCs w:val="22"/>
        </w:rPr>
      </w:pPr>
      <w:r>
        <w:t xml:space="preserve">The instruments for qualitative data collection are presented in </w:t>
      </w:r>
      <w:hyperlink w:anchor="_Annex_8:_Qualitative" w:history="1">
        <w:r w:rsidRPr="00F2233E">
          <w:rPr>
            <w:rStyle w:val="Hyperlink"/>
          </w:rPr>
          <w:t>Annex 8</w:t>
        </w:r>
      </w:hyperlink>
      <w:r>
        <w:t xml:space="preserve">. The guides were designed to preserve the potential for a relatively free-flowing conversation, while creating a standardized format to facilitate a reliable and comparative analysis of data pertaining to the evaluation questions for triangulation of information. While the questions in the guides were based on the study’s overarching objectives, they were tailored depending on the identity of the informants. </w:t>
      </w:r>
    </w:p>
    <w:p w14:paraId="59503CFE" w14:textId="77777777" w:rsidR="00F2233E" w:rsidRDefault="00F2233E" w:rsidP="00FD5D18">
      <w:pPr>
        <w:spacing w:line="240" w:lineRule="auto"/>
        <w:rPr>
          <w:szCs w:val="22"/>
        </w:rPr>
      </w:pPr>
    </w:p>
    <w:p w14:paraId="030F023C" w14:textId="057C4DA6" w:rsidR="002B5D39" w:rsidRPr="00CC7C14" w:rsidRDefault="002B5D39" w:rsidP="002B5D39">
      <w:pPr>
        <w:pStyle w:val="Heading3"/>
      </w:pPr>
      <w:bookmarkStart w:id="40" w:name="_Toc524597400"/>
      <w:commentRangeStart w:id="41"/>
      <w:r>
        <w:t>Quantitative</w:t>
      </w:r>
      <w:r w:rsidRPr="7AA453DA">
        <w:t xml:space="preserve"> Data Collection</w:t>
      </w:r>
      <w:bookmarkEnd w:id="40"/>
      <w:commentRangeEnd w:id="41"/>
      <w:r w:rsidR="009154B0">
        <w:rPr>
          <w:rStyle w:val="CommentReference"/>
          <w:rFonts w:eastAsia="Calibri" w:cs="Arial"/>
          <w:b w:val="0"/>
          <w:smallCaps w:val="0"/>
          <w:color w:val="auto"/>
        </w:rPr>
        <w:commentReference w:id="41"/>
      </w:r>
    </w:p>
    <w:p w14:paraId="46069649" w14:textId="6F76C7C5" w:rsidR="00306789" w:rsidRDefault="002B5D39" w:rsidP="002B5D39">
      <w:r w:rsidRPr="00CC7C14">
        <w:t>The Municipal Institutional Capacity Assessment (MICA) is CITIES’s primary tool for determining a municipality’s service delivery capacity</w:t>
      </w:r>
      <w:r>
        <w:t xml:space="preserve"> and a key quantitative input for the evaluation</w:t>
      </w:r>
      <w:r w:rsidRPr="00CC7C14">
        <w:t xml:space="preserve">. </w:t>
      </w:r>
      <w:commentRangeStart w:id="42"/>
      <w:r w:rsidR="00306789">
        <w:t>The</w:t>
      </w:r>
      <w:commentRangeEnd w:id="42"/>
      <w:r w:rsidR="00E86ACB">
        <w:rPr>
          <w:rStyle w:val="CommentReference"/>
        </w:rPr>
        <w:commentReference w:id="42"/>
      </w:r>
      <w:r w:rsidR="00306789">
        <w:t xml:space="preserve"> evaluation team used CITIES MICA tool with the aim of collecting equivalent quantitative data in each of the 15 comparison municipalities (</w:t>
      </w:r>
      <w:r w:rsidR="0022776B">
        <w:fldChar w:fldCharType="begin"/>
      </w:r>
      <w:r w:rsidR="0022776B">
        <w:instrText xml:space="preserve"> REF _Ref526248933 \h </w:instrText>
      </w:r>
      <w:r w:rsidR="0022776B">
        <w:fldChar w:fldCharType="separate"/>
      </w:r>
      <w:r w:rsidR="0022776B">
        <w:t>Annex 2</w:t>
      </w:r>
      <w:r w:rsidR="0022776B">
        <w:fldChar w:fldCharType="end"/>
      </w:r>
      <w:r w:rsidR="0022776B">
        <w:t xml:space="preserve"> </w:t>
      </w:r>
      <w:r w:rsidR="00306789">
        <w:t xml:space="preserve">provides more information on this process). </w:t>
      </w:r>
      <w:r w:rsidR="0022776B">
        <w:t>CITIES provided MICA scores for each of their municipalities to serve as the treatment group.</w:t>
      </w:r>
    </w:p>
    <w:p w14:paraId="7A3AF030" w14:textId="6CF2722E" w:rsidR="00507026" w:rsidRDefault="00507026" w:rsidP="00507026"/>
    <w:p w14:paraId="5B1F5B2A" w14:textId="00ABF314" w:rsidR="00507026" w:rsidRDefault="00507026" w:rsidP="002B5D39">
      <w:r w:rsidRPr="00CC7C14">
        <w:t xml:space="preserve">The evaluation team used the CITIES MICA tool to score each comparison municipality using an ODK form. The evaluation team used the same form to re-enter MICA scores from CITIES’s municipalities, as </w:t>
      </w:r>
      <w:r w:rsidRPr="00CC7C14">
        <w:lastRenderedPageBreak/>
        <w:t>well, to create a data set that contains the full universe of all MICA scores, including those municipalities that were not strong matches.</w:t>
      </w:r>
      <w:r w:rsidR="0022776B">
        <w:t xml:space="preserve"> </w:t>
      </w:r>
    </w:p>
    <w:p w14:paraId="3DB01711" w14:textId="77777777" w:rsidR="00306789" w:rsidRDefault="00306789" w:rsidP="002B5D39"/>
    <w:p w14:paraId="26EA41F0" w14:textId="3ADAB7F8" w:rsidR="002B5D39" w:rsidRPr="00CC7C14" w:rsidRDefault="0022776B" w:rsidP="002B5D39">
      <w:r>
        <w:t xml:space="preserve">Chemonics, the CITIES implementing partner, developed the MICA as part of an activity in Afghanistan. </w:t>
      </w:r>
      <w:commentRangeStart w:id="43"/>
      <w:commentRangeStart w:id="44"/>
      <w:r w:rsidR="002B5D39" w:rsidRPr="00CC7C14">
        <w:t>CITIES has</w:t>
      </w:r>
      <w:r>
        <w:t xml:space="preserve"> adapted the tool for the Jordanian context and</w:t>
      </w:r>
      <w:r w:rsidR="002B5D39" w:rsidRPr="00CC7C14">
        <w:t xml:space="preserve"> described</w:t>
      </w:r>
      <w:r>
        <w:t xml:space="preserve"> it</w:t>
      </w:r>
      <w:r w:rsidR="002B5D39" w:rsidRPr="00CC7C14">
        <w:t xml:space="preserve"> </w:t>
      </w:r>
      <w:r>
        <w:t>a</w:t>
      </w:r>
      <w:r w:rsidR="002B5D39" w:rsidRPr="00CC7C14">
        <w:t xml:space="preserve">s a way to “start a conversation” around its implementation approach in each of its municipalities. </w:t>
      </w:r>
      <w:r w:rsidR="002B5D39" w:rsidRPr="7AA453DA">
        <w:rPr>
          <w:rFonts w:eastAsia="Gill Sans MT" w:cs="Gill Sans MT"/>
          <w:szCs w:val="22"/>
        </w:rPr>
        <w:t xml:space="preserve">The Assessment, according to CITIES staff, is only a first step to build a picture of where services can be improved. After scoring the municipality, CITIES staff facilitates the development of the Service Delivery Improvement Plan (SDIP), which is a demand-sided process that helps community members identify priority interventions for CITIES to support. These may or may not correspond with the needs identified through MICA. </w:t>
      </w:r>
      <w:commentRangeEnd w:id="43"/>
      <w:r w:rsidR="00E86ACB">
        <w:rPr>
          <w:rStyle w:val="CommentReference"/>
        </w:rPr>
        <w:commentReference w:id="43"/>
      </w:r>
      <w:commentRangeEnd w:id="44"/>
      <w:r>
        <w:rPr>
          <w:rStyle w:val="CommentReference"/>
        </w:rPr>
        <w:commentReference w:id="44"/>
      </w:r>
    </w:p>
    <w:p w14:paraId="03F056A7" w14:textId="77777777" w:rsidR="002B5D39" w:rsidRPr="00CC7C14" w:rsidRDefault="002B5D39" w:rsidP="002B5D39"/>
    <w:p w14:paraId="3638FC91" w14:textId="5A859225" w:rsidR="002B5D39" w:rsidRDefault="002B5D39" w:rsidP="002B5D39">
      <w:r w:rsidRPr="00CC7C14">
        <w:t xml:space="preserve">Change in the MICA scores is </w:t>
      </w:r>
      <w:r w:rsidR="00F2233E">
        <w:t>the empirical measure used to document changes at the municipal institutional level.</w:t>
      </w:r>
      <w:r w:rsidR="00F2233E" w:rsidRPr="00F2233E">
        <w:rPr>
          <w:rStyle w:val="FootnoteReference"/>
        </w:rPr>
        <w:t xml:space="preserve"> </w:t>
      </w:r>
      <w:r w:rsidR="00F2233E" w:rsidRPr="00CC7C14">
        <w:rPr>
          <w:rStyle w:val="FootnoteReference"/>
        </w:rPr>
        <w:footnoteReference w:id="12"/>
      </w:r>
      <w:r w:rsidR="00F2233E">
        <w:t xml:space="preserve"> MICA scoring items will also guide some of the qualitative inquiry to understand how specifically CITIES achieved a given outcome. </w:t>
      </w:r>
      <w:r w:rsidRPr="00CC7C14">
        <w:t>Given the importance of MICA scoring for both implementation and estimation of CITIES’s impact, assessment of the MICA scores themselves is warranted to ensure reliable, minimally biased estimates.</w:t>
      </w:r>
    </w:p>
    <w:p w14:paraId="38FB4A1A" w14:textId="77777777" w:rsidR="004F11A2" w:rsidRDefault="004F11A2" w:rsidP="004F11A2"/>
    <w:p w14:paraId="09636CF9" w14:textId="1EB3FEBE" w:rsidR="004F11A2" w:rsidRDefault="004F11A2" w:rsidP="004F11A2">
      <w:r>
        <w:t xml:space="preserve">The final set of scores produced internally within the evaluation team scoring of the 15 comparison municipalities was subjected to review by the CITIES Component 1 lead to ensure reliable and consistent scoring. </w:t>
      </w:r>
      <w:r w:rsidR="001D50C6">
        <w:t xml:space="preserve">As discussed in </w:t>
      </w:r>
      <w:r w:rsidR="001D50C6">
        <w:fldChar w:fldCharType="begin"/>
      </w:r>
      <w:r w:rsidR="001D50C6">
        <w:instrText xml:space="preserve"> REF _Ref525819197 \h </w:instrText>
      </w:r>
      <w:r w:rsidR="001D50C6">
        <w:fldChar w:fldCharType="separate"/>
      </w:r>
      <w:r w:rsidR="001D50C6" w:rsidRPr="00CC7C14">
        <w:t>Internal Validity of MICA Scores</w:t>
      </w:r>
      <w:r w:rsidR="001D50C6">
        <w:fldChar w:fldCharType="end"/>
      </w:r>
      <w:r w:rsidR="001D50C6">
        <w:t xml:space="preserve"> section, the evaluation team conducted an analysis of its own scoring across multiple MICA raters to develop a final set of comparison municipality scores. </w:t>
      </w:r>
      <w:r>
        <w:t xml:space="preserve">Upon arriving at final scores in comparison municipalities, the evaluation team conducted a final review of scores and their justification with the CITIES Component 1 lead. This led to a few modifications of comparison scores in order to harmonize the interpretation of scoring criteria across the CITIES and evaluation teams. This scoring was labeled as ‘Alternate’ and maintained as a separate set of outcome values for the purposes of conducting sensitivity analysis. While the alternate scoring would be the preferred choice among either, ideally any CITIES treatment effect should persist across both. The values and figures in this document report the “alternate” scoring that was determined in coordination with CITIES. </w:t>
      </w:r>
    </w:p>
    <w:p w14:paraId="1C0B92E4" w14:textId="201CCA85" w:rsidR="002B5D39" w:rsidRDefault="002B5D39" w:rsidP="00FD5D18">
      <w:pPr>
        <w:spacing w:line="240" w:lineRule="auto"/>
        <w:rPr>
          <w:szCs w:val="22"/>
        </w:rPr>
      </w:pPr>
    </w:p>
    <w:p w14:paraId="0B921EB3" w14:textId="66F69FCA" w:rsidR="00FB5BC0" w:rsidRDefault="00FB5BC0" w:rsidP="00FD5D18">
      <w:pPr>
        <w:pStyle w:val="Heading2"/>
      </w:pPr>
      <w:bookmarkStart w:id="45" w:name="_Toc524597401"/>
      <w:commentRangeStart w:id="46"/>
      <w:r>
        <w:t>Evaluation Limitations</w:t>
      </w:r>
      <w:bookmarkEnd w:id="45"/>
      <w:commentRangeEnd w:id="46"/>
      <w:r w:rsidR="00F2517D">
        <w:rPr>
          <w:rStyle w:val="CommentReference"/>
          <w:b w:val="0"/>
          <w:bCs w:val="0"/>
          <w:caps w:val="0"/>
          <w:color w:val="auto"/>
        </w:rPr>
        <w:commentReference w:id="46"/>
      </w:r>
    </w:p>
    <w:p w14:paraId="5D7B9E4D" w14:textId="2E5DABC0" w:rsidR="00FB5BC0" w:rsidRDefault="00FB5BC0" w:rsidP="00FD5D18">
      <w:r>
        <w:t xml:space="preserve">As outlined in the evaluation design proposal, there are several key limitations to the approach of this evaluation. </w:t>
      </w:r>
    </w:p>
    <w:p w14:paraId="5A92B0CD" w14:textId="005A058B" w:rsidR="0028319F" w:rsidRDefault="0028319F" w:rsidP="00C335FE">
      <w:pPr>
        <w:pStyle w:val="ListParagraph"/>
        <w:numPr>
          <w:ilvl w:val="0"/>
          <w:numId w:val="20"/>
        </w:numPr>
      </w:pPr>
      <w:r w:rsidRPr="00FD5D18">
        <w:rPr>
          <w:b/>
        </w:rPr>
        <w:t>Unobservable factors and data scope</w:t>
      </w:r>
      <w:r>
        <w:t>: the quantitative portion of this evaluation relies on the MICA tool to determine changes in municipality management and service provision. This tool was designed to help C</w:t>
      </w:r>
      <w:r w:rsidR="003546FF">
        <w:t>ITIES target its implementation</w:t>
      </w:r>
      <w:r>
        <w:t xml:space="preserve"> not to fully capture municipality performance. </w:t>
      </w:r>
      <w:commentRangeStart w:id="47"/>
      <w:commentRangeEnd w:id="47"/>
      <w:r w:rsidR="00BA29FF">
        <w:rPr>
          <w:rStyle w:val="CommentReference"/>
          <w:rFonts w:eastAsia="Calibri"/>
        </w:rPr>
        <w:commentReference w:id="47"/>
      </w:r>
      <w:r w:rsidR="009154B0">
        <w:t xml:space="preserve">There may </w:t>
      </w:r>
      <w:r w:rsidR="00817964">
        <w:t xml:space="preserve">also </w:t>
      </w:r>
      <w:r w:rsidR="009154B0">
        <w:t>be factors that affect MICA scores that are not part of CITIES’s implementation</w:t>
      </w:r>
      <w:r>
        <w:t xml:space="preserve">. For example, social connections may affect item-level changes on the MICA, but would not be captured. The evaluation team’s qualitative data collection aims to fill </w:t>
      </w:r>
      <w:r w:rsidR="003546FF">
        <w:t>the</w:t>
      </w:r>
      <w:r>
        <w:t xml:space="preserve"> gap, but </w:t>
      </w:r>
      <w:r>
        <w:lastRenderedPageBreak/>
        <w:t xml:space="preserve">still relies on respondents being aware of or forthcoming about otherwise unobservable </w:t>
      </w:r>
      <w:r w:rsidR="003546FF">
        <w:t xml:space="preserve">or indirect </w:t>
      </w:r>
      <w:r>
        <w:t xml:space="preserve">factors. </w:t>
      </w:r>
      <w:r w:rsidR="00AF7E39">
        <w:t xml:space="preserve">In addition, the effect of any given MICA item on citizen perception is unclear. Aggregate scores are the main outcome of this evaluation, but it remains to be seen through qualitative data how item-level and aggregate MICA scores relate to perceptions and experiences. </w:t>
      </w:r>
    </w:p>
    <w:p w14:paraId="738BD6A0" w14:textId="5822EEA4" w:rsidR="0033437F" w:rsidRDefault="0033437F">
      <w:pPr>
        <w:pStyle w:val="ListParagraph"/>
        <w:numPr>
          <w:ilvl w:val="0"/>
          <w:numId w:val="20"/>
        </w:numPr>
      </w:pPr>
      <w:r>
        <w:rPr>
          <w:b/>
        </w:rPr>
        <w:t xml:space="preserve">MICA Scoring: </w:t>
      </w:r>
      <w:r>
        <w:t>The MICA tool was designed as a rapid assessment tool not a data collection instrument. In its deployment of the tool, CITIES staff were not collecting “baseline” data, but informing an implementation approach. The MICA items were not rigorously pre-tested in the field prior to launching as would be expected for standard data</w:t>
      </w:r>
      <w:r w:rsidR="004F11A2">
        <w:t xml:space="preserve"> collection. From a survey methods perspective, the MICA presents many limitations. For one, there is quite a bit of subjectivity in how items are scored. Although scores should, in theory, be verifiable, the experience of both CITIES and the evaluation team suggests that there may be variation based on when and with whom the MICA is conducted. This kind of sensitivity in measurement can present uncertainty around any analysis. To mitigate this challenge, the evaluation team will aim to be transparent in its approach and to present results based on various configurations to assess reliability. </w:t>
      </w:r>
    </w:p>
    <w:p w14:paraId="5BCD5CEB" w14:textId="000907B1" w:rsidR="00AA28EE" w:rsidRDefault="00AA28EE" w:rsidP="00C335FE">
      <w:pPr>
        <w:pStyle w:val="ListParagraph"/>
        <w:numPr>
          <w:ilvl w:val="0"/>
          <w:numId w:val="20"/>
        </w:numPr>
      </w:pPr>
      <w:r>
        <w:rPr>
          <w:b/>
        </w:rPr>
        <w:t>Internal validity</w:t>
      </w:r>
      <w:r w:rsidRPr="00FD5D18">
        <w:t>:</w:t>
      </w:r>
      <w:r>
        <w:t xml:space="preserve"> one challenge of using the MICA tool across both the implementation and evaluation teams is that each team may interpret the MICA items differently. If these differences are significant it could threaten the internal validity of the evaluation. To mitigate this risk, the evaluation team has held multiple trainings with CITIES and reviewed its scores with the CITIES MICA team. However, given that there is some room for subjectivity within the MICA tool itself, the evaluation team has also undertaken its own reliability tests to ensure that the evaluation team is consistent in how it has applied the tool.</w:t>
      </w:r>
      <w:r w:rsidR="003546FF">
        <w:t xml:space="preserve"> The internal validity of the data will be critical to monitor through the evaluation’s data collection rounds.</w:t>
      </w:r>
    </w:p>
    <w:p w14:paraId="4CF9DAC9" w14:textId="61E5045A" w:rsidR="0023411D" w:rsidRPr="00557B9F" w:rsidRDefault="0023411D" w:rsidP="00557B9F">
      <w:pPr>
        <w:pStyle w:val="ListParagraph"/>
        <w:numPr>
          <w:ilvl w:val="0"/>
          <w:numId w:val="20"/>
        </w:numPr>
        <w:tabs>
          <w:tab w:val="clear" w:pos="9360"/>
        </w:tabs>
        <w:autoSpaceDE w:val="0"/>
        <w:autoSpaceDN w:val="0"/>
        <w:textAlignment w:val="auto"/>
        <w:rPr>
          <w:color w:val="000000"/>
        </w:rPr>
      </w:pPr>
      <w:r>
        <w:rPr>
          <w:b/>
          <w:color w:val="000000"/>
        </w:rPr>
        <w:t xml:space="preserve">Recency and recall biases. </w:t>
      </w:r>
      <w:r>
        <w:rPr>
          <w:color w:val="000000"/>
        </w:rPr>
        <w:t xml:space="preserve">The evaluation team will utilize administrative and implementation data, such as MICA scores, for its estimation of CITIES impact. However, a large portion of understanding how decentralization is progressing involves asking people about their perceptions of how decentralization is progressing. This creates several challenges. Notably recency bias, where in people remember whatever has happened most recently, whether good or bad, rather than what has occurred over a certain period of time. Recency bias can be an issue even when questions are asked about, “the past 12 months.” Similarly, recall bias relates to the fact that people do not always remember what activities have taken place or the details of their involvement. For example, people may not recall that municipal leaders held outreach events or introduced new street cleaning activities if they did not occur in the proximate past. The use of multiple data sources, as well as multiple data collection periods, will help mitigate some of the effects of these biases. The use of well tested survey instruments can also help improve responses and diminish the potential risk these biases pose. </w:t>
      </w:r>
    </w:p>
    <w:p w14:paraId="7578C2C0" w14:textId="4D2B1ED6" w:rsidR="0023411D" w:rsidRPr="00557B9F" w:rsidRDefault="0023411D" w:rsidP="00557B9F">
      <w:pPr>
        <w:pStyle w:val="ListParagraph"/>
        <w:numPr>
          <w:ilvl w:val="0"/>
          <w:numId w:val="20"/>
        </w:numPr>
        <w:tabs>
          <w:tab w:val="clear" w:pos="9360"/>
        </w:tabs>
        <w:autoSpaceDE w:val="0"/>
        <w:autoSpaceDN w:val="0"/>
        <w:textAlignment w:val="auto"/>
        <w:rPr>
          <w:color w:val="000000"/>
        </w:rPr>
      </w:pPr>
      <w:r w:rsidRPr="007E4A74">
        <w:rPr>
          <w:b/>
          <w:color w:val="000000"/>
        </w:rPr>
        <w:t>External validity.</w:t>
      </w:r>
      <w:r w:rsidRPr="007E4A74">
        <w:rPr>
          <w:color w:val="000000"/>
        </w:rPr>
        <w:t xml:space="preserve"> The nature of the </w:t>
      </w:r>
      <w:r>
        <w:rPr>
          <w:color w:val="000000"/>
        </w:rPr>
        <w:t>CITIES activity</w:t>
      </w:r>
      <w:r w:rsidRPr="007E4A74">
        <w:rPr>
          <w:color w:val="000000"/>
        </w:rPr>
        <w:t xml:space="preserve"> imposes limitations on the external validity of the evaluation</w:t>
      </w:r>
      <w:r>
        <w:rPr>
          <w:color w:val="000000"/>
        </w:rPr>
        <w:t xml:space="preserve"> (i.e., </w:t>
      </w:r>
      <w:r w:rsidRPr="007E4A74">
        <w:rPr>
          <w:color w:val="000000"/>
        </w:rPr>
        <w:t xml:space="preserve">the extent to which the </w:t>
      </w:r>
      <w:r>
        <w:rPr>
          <w:color w:val="000000"/>
        </w:rPr>
        <w:t xml:space="preserve">evaluation </w:t>
      </w:r>
      <w:r w:rsidRPr="007E4A74">
        <w:rPr>
          <w:color w:val="000000"/>
        </w:rPr>
        <w:t xml:space="preserve">findings can be expected to predict the impacts of a program like </w:t>
      </w:r>
      <w:r>
        <w:rPr>
          <w:color w:val="000000"/>
        </w:rPr>
        <w:t>CITIES undertaken in a different country or in Jordan at some point in the future)</w:t>
      </w:r>
      <w:r w:rsidRPr="007E4A74">
        <w:rPr>
          <w:color w:val="000000"/>
        </w:rPr>
        <w:t xml:space="preserve">. First, </w:t>
      </w:r>
      <w:r>
        <w:rPr>
          <w:color w:val="000000"/>
        </w:rPr>
        <w:t xml:space="preserve">as noted in the background section, Jordan has undergone multiple institutional reform efforts and it is likely that changes to the local governance context will continue to evolve. </w:t>
      </w:r>
      <w:commentRangeStart w:id="48"/>
      <w:r>
        <w:rPr>
          <w:color w:val="000000"/>
        </w:rPr>
        <w:t xml:space="preserve">The results from this IE may not hold in a future context or even at a different governing-level. Secondly, any results from an IE come with critical caveats that often get forgotten in the shadow of key findings. The evaluation team will strive to make the limits and exceptions of their analysis clear. Causal attribution can be highly sensitive to underlying assumptions and analytical </w:t>
      </w:r>
      <w:r>
        <w:rPr>
          <w:color w:val="000000"/>
        </w:rPr>
        <w:lastRenderedPageBreak/>
        <w:t xml:space="preserve">specification. The extrapolation of the IE results to a broader understanding of decentralization efforts may not be valid and should be informed by detailed understanding of this report.   </w:t>
      </w:r>
      <w:commentRangeEnd w:id="48"/>
      <w:r w:rsidR="00A81CBC">
        <w:rPr>
          <w:rStyle w:val="CommentReference"/>
          <w:rFonts w:eastAsia="Calibri"/>
        </w:rPr>
        <w:commentReference w:id="48"/>
      </w:r>
    </w:p>
    <w:p w14:paraId="5A8451AF" w14:textId="5CBF09D7" w:rsidR="0023411D" w:rsidRDefault="004A7341" w:rsidP="00557B9F">
      <w:pPr>
        <w:pStyle w:val="ListParagraph"/>
        <w:numPr>
          <w:ilvl w:val="0"/>
          <w:numId w:val="20"/>
        </w:numPr>
      </w:pPr>
      <w:commentRangeStart w:id="49"/>
      <w:commentRangeStart w:id="50"/>
      <w:r>
        <w:rPr>
          <w:b/>
        </w:rPr>
        <w:t>Changing implementation context</w:t>
      </w:r>
      <w:commentRangeEnd w:id="49"/>
      <w:r w:rsidR="00A81CBC">
        <w:rPr>
          <w:rStyle w:val="CommentReference"/>
          <w:rFonts w:eastAsia="Calibri"/>
        </w:rPr>
        <w:commentReference w:id="49"/>
      </w:r>
      <w:commentRangeEnd w:id="50"/>
      <w:r w:rsidR="00AF7E39">
        <w:rPr>
          <w:rStyle w:val="CommentReference"/>
          <w:rFonts w:eastAsia="Calibri"/>
        </w:rPr>
        <w:commentReference w:id="50"/>
      </w:r>
      <w:r w:rsidRPr="00FD5D18">
        <w:t>:</w:t>
      </w:r>
      <w:r>
        <w:t xml:space="preserve"> The evaluation team has worked closely with CITIES to track implementation and understand the implications for this evaluation. In some cases, this has meant noting when activities are applied across both assignment groups; in others, it will mean additional qualitative inquiry during future data collection rounds to see how perceptions of need have changed over time and if this has led or lagged implementation activities or broader changes in Jordan. CITIES implementation approach is responsive to local needs, which is valuable for beneficiaries as it likely increases the relevance of activities</w:t>
      </w:r>
      <w:r w:rsidR="007F2FBA">
        <w:t>. If interventions are provided that, for example, do not affect directly affect MICA scores it may be the case that no impact is found when positive changes did in fact occur</w:t>
      </w:r>
      <w:r w:rsidR="00AF7E39">
        <w:t>; as noted above, the MICA may not measure all of CITIES activities</w:t>
      </w:r>
      <w:r w:rsidR="007F2FBA">
        <w:t xml:space="preserve">. Strong communication between implementation and evaluation teams and implementation fidelity tracking will help mitigate this limitation, but it still may be the case that changes in CITIES approach occur that are not controlled or accounted for through the evaluation team’s analysis. </w:t>
      </w:r>
    </w:p>
    <w:p w14:paraId="55ACA009" w14:textId="13878144" w:rsidR="0023411D" w:rsidRPr="00557B9F" w:rsidRDefault="0023411D" w:rsidP="00557B9F">
      <w:pPr>
        <w:pStyle w:val="ListParagraph"/>
        <w:numPr>
          <w:ilvl w:val="0"/>
          <w:numId w:val="20"/>
        </w:numPr>
        <w:tabs>
          <w:tab w:val="clear" w:pos="9360"/>
        </w:tabs>
        <w:autoSpaceDE w:val="0"/>
        <w:autoSpaceDN w:val="0"/>
        <w:textAlignment w:val="auto"/>
        <w:rPr>
          <w:color w:val="000000"/>
        </w:rPr>
      </w:pPr>
      <w:r w:rsidRPr="00465AFC">
        <w:rPr>
          <w:b/>
          <w:color w:val="000000"/>
        </w:rPr>
        <w:t>Failure to capture a true baseline</w:t>
      </w:r>
      <w:r>
        <w:rPr>
          <w:color w:val="000000"/>
        </w:rPr>
        <w:t xml:space="preserve">. </w:t>
      </w:r>
      <w:commentRangeStart w:id="51"/>
      <w:r>
        <w:rPr>
          <w:color w:val="000000"/>
        </w:rPr>
        <w:t>In</w:t>
      </w:r>
      <w:r w:rsidR="00D564E9">
        <w:rPr>
          <w:color w:val="000000"/>
        </w:rPr>
        <w:t xml:space="preserve"> a few </w:t>
      </w:r>
      <w:r>
        <w:rPr>
          <w:color w:val="000000"/>
        </w:rPr>
        <w:t>municipalities</w:t>
      </w:r>
      <w:commentRangeEnd w:id="51"/>
      <w:r w:rsidR="003E6493">
        <w:rPr>
          <w:rStyle w:val="CommentReference"/>
          <w:rFonts w:eastAsia="Calibri"/>
        </w:rPr>
        <w:commentReference w:id="51"/>
      </w:r>
      <w:r>
        <w:rPr>
          <w:color w:val="000000"/>
        </w:rPr>
        <w:t>, CITIES initiated activities</w:t>
      </w:r>
      <w:r w:rsidR="00D564E9">
        <w:rPr>
          <w:color w:val="000000"/>
        </w:rPr>
        <w:t xml:space="preserve"> prior to the MICA measurements in comparison municipalities. For all CITIES municipalities, the public perception survey was conducted after CITIES initiated its work but prior to execution of grants that would be most likely to affect public perception. The evaluation team must be alert to the possibility of </w:t>
      </w:r>
      <w:r w:rsidRPr="00D564E9">
        <w:rPr>
          <w:color w:val="000000"/>
        </w:rPr>
        <w:t>substantive difference</w:t>
      </w:r>
      <w:r w:rsidR="00D564E9">
        <w:rPr>
          <w:color w:val="000000"/>
        </w:rPr>
        <w:t xml:space="preserve">s </w:t>
      </w:r>
      <w:r w:rsidRPr="00D564E9">
        <w:rPr>
          <w:color w:val="000000"/>
        </w:rPr>
        <w:t>between treatment and comparison municipalities</w:t>
      </w:r>
      <w:r w:rsidR="00D564E9">
        <w:rPr>
          <w:color w:val="000000"/>
        </w:rPr>
        <w:t xml:space="preserve"> being caused by the onset of CITIES activities. This most typically will have the effect of underestimating any treatment effects as there will be some effect of programming that is captured as a baseline difference rather than a treatment effect. </w:t>
      </w:r>
      <w:r w:rsidRPr="00D564E9">
        <w:rPr>
          <w:color w:val="000000"/>
        </w:rPr>
        <w:t xml:space="preserve">  </w:t>
      </w:r>
    </w:p>
    <w:p w14:paraId="05D06783" w14:textId="665C0A8D" w:rsidR="009E1BA0" w:rsidRDefault="001F0854" w:rsidP="00C335FE">
      <w:pPr>
        <w:pStyle w:val="ListParagraph"/>
        <w:numPr>
          <w:ilvl w:val="0"/>
          <w:numId w:val="20"/>
        </w:numPr>
      </w:pPr>
      <w:r>
        <w:rPr>
          <w:b/>
        </w:rPr>
        <w:t>Other donor activity</w:t>
      </w:r>
      <w:r w:rsidRPr="001F0854">
        <w:t>.</w:t>
      </w:r>
      <w:r>
        <w:t xml:space="preserve"> The evaluation team estimates that there are currently 28 implementing partners operating across 48 activities in the democracy and governance space. The evaluation </w:t>
      </w:r>
      <w:r w:rsidR="00102F79">
        <w:t xml:space="preserve">will be able to control for </w:t>
      </w:r>
      <w:r>
        <w:t>the biggest actors</w:t>
      </w:r>
      <w:r w:rsidR="006C0B2D">
        <w:t xml:space="preserve"> such as </w:t>
      </w:r>
      <w:r>
        <w:t>CEP, ESSRP/</w:t>
      </w:r>
      <w:r w:rsidR="003E6493">
        <w:t>M</w:t>
      </w:r>
      <w:r>
        <w:t xml:space="preserve">SSRP, </w:t>
      </w:r>
      <w:r w:rsidR="006C0B2D">
        <w:t xml:space="preserve">but will not be able to track all donor activity that may also effect CITIES outcomes. </w:t>
      </w:r>
      <w:r w:rsidR="00102F79">
        <w:t>If</w:t>
      </w:r>
      <w:r w:rsidR="00377FB9">
        <w:t xml:space="preserve"> untracked donor activity realizes substantive outcomes, it will distort the CITIES impact estimates in ways that depend on the distribution of that donor activity. For example, if there are untracked outcomes realized in comparison municipalities (the most likely scenario), it will have the effect of a) underestimating the CITIES treatment effect under the assumption of comparing CITIES to no intervention, or b) will shift the impact estimate to be how much CITIES is to the alternative of other donor programming. The safest interpretation under this threat is to assume that the comparison municipalities have some level of other donor programming relevant to CITIES outcomes. </w:t>
      </w:r>
    </w:p>
    <w:p w14:paraId="0FC6EF11" w14:textId="586AC126" w:rsidR="00175972" w:rsidRDefault="00175972">
      <w:pPr>
        <w:spacing w:after="160" w:line="259" w:lineRule="auto"/>
        <w:jc w:val="left"/>
        <w:rPr>
          <w:b/>
          <w:bCs/>
          <w:caps/>
          <w:color w:val="003478"/>
          <w:sz w:val="28"/>
          <w:szCs w:val="28"/>
        </w:rPr>
      </w:pPr>
      <w:bookmarkStart w:id="52" w:name="_Toc524597402"/>
      <w:r>
        <w:br w:type="page"/>
      </w:r>
    </w:p>
    <w:p w14:paraId="023EE632" w14:textId="187AF72E" w:rsidR="00175972" w:rsidRDefault="00175972">
      <w:pPr>
        <w:spacing w:after="160" w:line="259" w:lineRule="auto"/>
        <w:jc w:val="left"/>
        <w:rPr>
          <w:b/>
          <w:bCs/>
          <w:caps/>
          <w:color w:val="003478"/>
          <w:sz w:val="28"/>
          <w:szCs w:val="28"/>
        </w:rPr>
      </w:pPr>
      <w:r>
        <w:rPr>
          <w:noProof/>
        </w:rPr>
        <w:lastRenderedPageBreak/>
        <mc:AlternateContent>
          <mc:Choice Requires="wpg">
            <w:drawing>
              <wp:anchor distT="45720" distB="45720" distL="182880" distR="182880" simplePos="0" relativeHeight="251676683" behindDoc="0" locked="0" layoutInCell="1" allowOverlap="1" wp14:anchorId="60248FB8" wp14:editId="641C5D3E">
                <wp:simplePos x="0" y="0"/>
                <wp:positionH relativeFrom="margin">
                  <wp:posOffset>112395</wp:posOffset>
                </wp:positionH>
                <wp:positionV relativeFrom="margin">
                  <wp:posOffset>-21590</wp:posOffset>
                </wp:positionV>
                <wp:extent cx="6301740" cy="8785225"/>
                <wp:effectExtent l="0" t="0" r="22860" b="15875"/>
                <wp:wrapSquare wrapText="bothSides"/>
                <wp:docPr id="198" name="Group 198"/>
                <wp:cNvGraphicFramePr/>
                <a:graphic xmlns:a="http://schemas.openxmlformats.org/drawingml/2006/main">
                  <a:graphicData uri="http://schemas.microsoft.com/office/word/2010/wordprocessingGroup">
                    <wpg:wgp>
                      <wpg:cNvGrpSpPr/>
                      <wpg:grpSpPr>
                        <a:xfrm>
                          <a:off x="0" y="0"/>
                          <a:ext cx="6301740" cy="8785225"/>
                          <a:chOff x="0" y="0"/>
                          <a:chExt cx="3567448" cy="1451323"/>
                        </a:xfrm>
                      </wpg:grpSpPr>
                      <wps:wsp>
                        <wps:cNvPr id="199" name="Rectangle 199"/>
                        <wps:cNvSpPr/>
                        <wps:spPr>
                          <a:xfrm>
                            <a:off x="0" y="0"/>
                            <a:ext cx="3567448" cy="97608"/>
                          </a:xfrm>
                          <a:prstGeom prst="rect">
                            <a:avLst/>
                          </a:prstGeom>
                          <a:solidFill>
                            <a:schemeClr val="accent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85CE7E" w14:textId="05895EE5" w:rsidR="00DD1610" w:rsidRPr="00D61E5E" w:rsidRDefault="00DD1610">
                              <w:pPr>
                                <w:jc w:val="center"/>
                                <w:rPr>
                                  <w:rFonts w:asciiTheme="majorHAnsi" w:eastAsiaTheme="majorEastAsia" w:hAnsiTheme="majorHAnsi" w:cstheme="majorBidi"/>
                                  <w:caps/>
                                  <w:color w:val="FFFFFF" w:themeColor="background1"/>
                                  <w:sz w:val="24"/>
                                  <w:szCs w:val="28"/>
                                </w:rPr>
                              </w:pPr>
                              <w:r w:rsidRPr="00D61E5E">
                                <w:rPr>
                                  <w:caps/>
                                </w:rPr>
                                <w:t xml:space="preserve">MICA scoring process and </w:t>
                              </w:r>
                              <w:r>
                                <w:rPr>
                                  <w:caps/>
                                </w:rPr>
                                <w:t>SCORE unification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110390"/>
                            <a:ext cx="3567448" cy="1340933"/>
                          </a:xfrm>
                          <a:prstGeom prst="rect">
                            <a:avLst/>
                          </a:prstGeom>
                          <a:solidFill>
                            <a:schemeClr val="bg1">
                              <a:lumMod val="95000"/>
                            </a:schemeClr>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063BCDD3" w14:textId="72656E28" w:rsidR="00DD1610" w:rsidRDefault="00DD1610">
                              <w:pPr>
                                <w:rPr>
                                  <w:color w:val="5B9BD5" w:themeColor="accent1"/>
                                  <w:sz w:val="26"/>
                                  <w:szCs w:val="26"/>
                                </w:rPr>
                              </w:pPr>
                              <w:r w:rsidRPr="00D61E5E">
                                <w:rPr>
                                  <w:color w:val="5B9BD5" w:themeColor="accent1"/>
                                  <w:sz w:val="26"/>
                                  <w:szCs w:val="26"/>
                                </w:rPr>
                                <w:t xml:space="preserve">The main </w:t>
                              </w:r>
                              <w:r w:rsidRPr="0022776B">
                                <w:rPr>
                                  <w:color w:val="5B9BD5" w:themeColor="accent1"/>
                                  <w:sz w:val="26"/>
                                  <w:szCs w:val="26"/>
                                </w:rPr>
                                <w:t>quantitative</w:t>
                              </w:r>
                              <w:r w:rsidRPr="00D61E5E">
                                <w:rPr>
                                  <w:color w:val="5B9BD5" w:themeColor="accent1"/>
                                  <w:sz w:val="26"/>
                                  <w:szCs w:val="26"/>
                                </w:rPr>
                                <w:t xml:space="preserve"> portion of </w:t>
                              </w:r>
                              <w:r w:rsidRPr="0022776B">
                                <w:rPr>
                                  <w:color w:val="5B9BD5" w:themeColor="accent1"/>
                                  <w:sz w:val="26"/>
                                  <w:szCs w:val="26"/>
                                </w:rPr>
                                <w:t>this</w:t>
                              </w:r>
                              <w:r w:rsidRPr="00D61E5E">
                                <w:rPr>
                                  <w:color w:val="5B9BD5" w:themeColor="accent1"/>
                                  <w:sz w:val="26"/>
                                  <w:szCs w:val="26"/>
                                </w:rPr>
                                <w:t xml:space="preserve"> evaluation </w:t>
                              </w:r>
                              <w:r>
                                <w:rPr>
                                  <w:color w:val="5B9BD5" w:themeColor="accent1"/>
                                  <w:sz w:val="26"/>
                                  <w:szCs w:val="26"/>
                                </w:rPr>
                                <w:t xml:space="preserve">relies on the use of the Municipal Institutional Capacity Assessment (MICA) tool. The tool, which scores municipalities from 0 to 5 across 23 items related to municipal services and 0 to 1 on 17 items related to Gender and Social Inclusion (GESI), was designed to guide implementation decisions. The evaluation team is using the MICA as a data collection tool to measure changes between treatment and comparison groups in overall MICA scores. </w:t>
                              </w:r>
                            </w:p>
                            <w:p w14:paraId="0D4E2688" w14:textId="77777777" w:rsidR="00DD1610" w:rsidRDefault="00DD1610">
                              <w:pPr>
                                <w:rPr>
                                  <w:color w:val="5B9BD5" w:themeColor="accent1"/>
                                  <w:sz w:val="26"/>
                                  <w:szCs w:val="26"/>
                                </w:rPr>
                              </w:pPr>
                            </w:p>
                            <w:p w14:paraId="4BE672B0" w14:textId="2BC28F69" w:rsidR="00DD1610" w:rsidRDefault="00DD1610">
                              <w:pPr>
                                <w:rPr>
                                  <w:color w:val="5B9BD5" w:themeColor="accent1"/>
                                  <w:sz w:val="26"/>
                                  <w:szCs w:val="26"/>
                                </w:rPr>
                              </w:pPr>
                              <w:r>
                                <w:rPr>
                                  <w:color w:val="5B9BD5" w:themeColor="accent1"/>
                                  <w:sz w:val="26"/>
                                  <w:szCs w:val="26"/>
                                </w:rPr>
                                <w:t>The evaluation team worked with CITIES to mimic their overall MICA implementation approach. The general MICA scoring process works as follows:</w:t>
                              </w:r>
                            </w:p>
                            <w:p w14:paraId="27A06510" w14:textId="07E54F74" w:rsidR="00DD1610" w:rsidRDefault="00DD1610" w:rsidP="00D61E5E">
                              <w:pPr>
                                <w:pStyle w:val="ListParagraph"/>
                                <w:numPr>
                                  <w:ilvl w:val="0"/>
                                  <w:numId w:val="33"/>
                                </w:numPr>
                                <w:rPr>
                                  <w:color w:val="5B9BD5" w:themeColor="accent1"/>
                                  <w:sz w:val="26"/>
                                  <w:szCs w:val="26"/>
                                </w:rPr>
                              </w:pPr>
                              <w:r w:rsidRPr="00D61E5E">
                                <w:rPr>
                                  <w:b/>
                                  <w:color w:val="5B9BD5" w:themeColor="accent1"/>
                                  <w:sz w:val="26"/>
                                  <w:szCs w:val="26"/>
                                </w:rPr>
                                <w:t>MICA review</w:t>
                              </w:r>
                              <w:r>
                                <w:rPr>
                                  <w:color w:val="5B9BD5" w:themeColor="accent1"/>
                                  <w:sz w:val="26"/>
                                  <w:szCs w:val="26"/>
                                </w:rPr>
                                <w:t>: Education session on the MICA, including an item-by-item review and discussion of different scoring scenarios.</w:t>
                              </w:r>
                            </w:p>
                            <w:p w14:paraId="5C4FDF5C" w14:textId="47195D45" w:rsidR="00DD1610" w:rsidRDefault="00DD1610" w:rsidP="00D61E5E">
                              <w:pPr>
                                <w:pStyle w:val="ListParagraph"/>
                                <w:numPr>
                                  <w:ilvl w:val="0"/>
                                  <w:numId w:val="33"/>
                                </w:numPr>
                                <w:rPr>
                                  <w:color w:val="5B9BD5" w:themeColor="accent1"/>
                                  <w:sz w:val="26"/>
                                  <w:szCs w:val="26"/>
                                </w:rPr>
                              </w:pPr>
                              <w:r>
                                <w:rPr>
                                  <w:b/>
                                  <w:color w:val="5B9BD5" w:themeColor="accent1"/>
                                  <w:sz w:val="26"/>
                                  <w:szCs w:val="26"/>
                                </w:rPr>
                                <w:t xml:space="preserve">Implementation: </w:t>
                              </w:r>
                              <w:r>
                                <w:rPr>
                                  <w:color w:val="5B9BD5" w:themeColor="accent1"/>
                                  <w:sz w:val="26"/>
                                  <w:szCs w:val="26"/>
                                </w:rPr>
                                <w:t xml:space="preserve">Meetings with municipality leadership, including mayors, council leaders, and other relevant staff, to conduct MICA. This step may require multiple visits depending on the availability of information and staff. </w:t>
                              </w:r>
                            </w:p>
                            <w:p w14:paraId="1D2BE2F6" w14:textId="16FC68B6" w:rsidR="00DD1610" w:rsidRDefault="00DD1610" w:rsidP="00D61E5E">
                              <w:pPr>
                                <w:pStyle w:val="ListParagraph"/>
                                <w:numPr>
                                  <w:ilvl w:val="0"/>
                                  <w:numId w:val="33"/>
                                </w:numPr>
                                <w:rPr>
                                  <w:color w:val="5B9BD5" w:themeColor="accent1"/>
                                  <w:sz w:val="26"/>
                                  <w:szCs w:val="26"/>
                                </w:rPr>
                              </w:pPr>
                              <w:r w:rsidRPr="00D61E5E">
                                <w:rPr>
                                  <w:b/>
                                  <w:color w:val="5B9BD5" w:themeColor="accent1"/>
                                  <w:sz w:val="26"/>
                                  <w:szCs w:val="26"/>
                                </w:rPr>
                                <w:t>Score review</w:t>
                              </w:r>
                              <w:r>
                                <w:rPr>
                                  <w:color w:val="5B9BD5" w:themeColor="accent1"/>
                                  <w:sz w:val="26"/>
                                  <w:szCs w:val="26"/>
                                </w:rPr>
                                <w:t>: the scorer reviews all notes taken during implementation and initial scores given. The scorer may discuss scores with a technical lead or peer, as well as make follow-up calls to the municipality to corroborate or clarify information. Final scores are submitted. A technical lead conducts a final review and any changes or clarifications are made before scores are finalized.</w:t>
                              </w:r>
                            </w:p>
                            <w:p w14:paraId="114DA867" w14:textId="79B4CAB6" w:rsidR="00DD1610" w:rsidRDefault="00DD1610" w:rsidP="0022776B">
                              <w:pPr>
                                <w:rPr>
                                  <w:sz w:val="26"/>
                                  <w:szCs w:val="26"/>
                                </w:rPr>
                              </w:pPr>
                            </w:p>
                            <w:p w14:paraId="06618BFE" w14:textId="77777777" w:rsidR="00DD1610" w:rsidRDefault="00DD1610" w:rsidP="0022776B">
                              <w:pPr>
                                <w:rPr>
                                  <w:color w:val="5B9BD5" w:themeColor="accent1"/>
                                  <w:sz w:val="26"/>
                                  <w:szCs w:val="26"/>
                                </w:rPr>
                              </w:pPr>
                              <w:r>
                                <w:rPr>
                                  <w:color w:val="5B9BD5" w:themeColor="accent1"/>
                                  <w:sz w:val="26"/>
                                  <w:szCs w:val="26"/>
                                </w:rPr>
                                <w:t>For the evaluation team, fourth and fifth steps were added:</w:t>
                              </w:r>
                            </w:p>
                            <w:p w14:paraId="27D1B3B6" w14:textId="3C1D5A41" w:rsidR="00DD1610" w:rsidRPr="00D61E5E" w:rsidRDefault="00DD1610" w:rsidP="00D61E5E">
                              <w:pPr>
                                <w:pStyle w:val="ListParagraph"/>
                                <w:numPr>
                                  <w:ilvl w:val="0"/>
                                  <w:numId w:val="33"/>
                                </w:numPr>
                                <w:rPr>
                                  <w:b/>
                                  <w:color w:val="5B9BD5" w:themeColor="accent1"/>
                                  <w:sz w:val="26"/>
                                  <w:szCs w:val="26"/>
                                </w:rPr>
                              </w:pPr>
                              <w:r w:rsidRPr="00D61E5E">
                                <w:rPr>
                                  <w:b/>
                                  <w:color w:val="5B9BD5" w:themeColor="accent1"/>
                                  <w:sz w:val="26"/>
                                  <w:szCs w:val="26"/>
                                </w:rPr>
                                <w:t>Synthesize scores</w:t>
                              </w:r>
                              <w:r>
                                <w:rPr>
                                  <w:b/>
                                  <w:color w:val="5B9BD5" w:themeColor="accent1"/>
                                  <w:sz w:val="26"/>
                                  <w:szCs w:val="26"/>
                                </w:rPr>
                                <w:t xml:space="preserve">: </w:t>
                              </w:r>
                              <w:r>
                                <w:rPr>
                                  <w:color w:val="5B9BD5" w:themeColor="accent1"/>
                                  <w:sz w:val="26"/>
                                  <w:szCs w:val="26"/>
                                </w:rPr>
                                <w:t>as detailed in this report, the evaluation team used multiple scorers for each comparison municipality. After review of scoring differences, the scorers discuss and align their scores, making any additional municipality follow-ups as needed. This results in a preliminary final score for each item in each municipality.</w:t>
                              </w:r>
                            </w:p>
                            <w:p w14:paraId="34B34390" w14:textId="082AAF35" w:rsidR="00DD1610" w:rsidRPr="00D61E5E" w:rsidRDefault="00DD1610" w:rsidP="00D61E5E">
                              <w:pPr>
                                <w:pStyle w:val="ListParagraph"/>
                                <w:numPr>
                                  <w:ilvl w:val="0"/>
                                  <w:numId w:val="33"/>
                                </w:numPr>
                                <w:rPr>
                                  <w:b/>
                                  <w:color w:val="5B9BD5" w:themeColor="accent1"/>
                                  <w:sz w:val="26"/>
                                  <w:szCs w:val="26"/>
                                </w:rPr>
                              </w:pPr>
                              <w:r>
                                <w:rPr>
                                  <w:b/>
                                  <w:color w:val="5B9BD5" w:themeColor="accent1"/>
                                  <w:sz w:val="26"/>
                                  <w:szCs w:val="26"/>
                                </w:rPr>
                                <w:t xml:space="preserve">Confirm scores: </w:t>
                              </w:r>
                              <w:r>
                                <w:rPr>
                                  <w:color w:val="5B9BD5" w:themeColor="accent1"/>
                                  <w:sz w:val="26"/>
                                  <w:szCs w:val="26"/>
                                </w:rPr>
                                <w:t xml:space="preserve">to ensure alignment in implementation with CITIES use of the MICA tool, the evaluation team reviews all their scores and notes with the CITIES Component 1 lead. A final set of scores are developed based on this step to ensure that both the evaluation team and CITIES have comparable scoring approaches. </w:t>
                              </w:r>
                            </w:p>
                            <w:p w14:paraId="56BD25EE" w14:textId="7E196DA2" w:rsidR="00DD1610" w:rsidRDefault="00DD1610" w:rsidP="0022776B">
                              <w:pPr>
                                <w:rPr>
                                  <w:sz w:val="26"/>
                                  <w:szCs w:val="26"/>
                                </w:rPr>
                              </w:pPr>
                            </w:p>
                            <w:p w14:paraId="308FCDD9" w14:textId="3159A389" w:rsidR="00DD1610" w:rsidRDefault="00DD1610" w:rsidP="0022776B">
                              <w:pPr>
                                <w:rPr>
                                  <w:color w:val="5B9BD5" w:themeColor="accent1"/>
                                  <w:sz w:val="26"/>
                                  <w:szCs w:val="26"/>
                                </w:rPr>
                              </w:pPr>
                              <w:r>
                                <w:rPr>
                                  <w:color w:val="5B9BD5" w:themeColor="accent1"/>
                                  <w:sz w:val="26"/>
                                  <w:szCs w:val="26"/>
                                </w:rPr>
                                <w:t>This process results in three sets of scores that are combined into a single dataset for accessible analysis:</w:t>
                              </w:r>
                            </w:p>
                            <w:p w14:paraId="4B1B9277" w14:textId="594B52BC" w:rsidR="00DD1610" w:rsidRDefault="00DD1610" w:rsidP="00D61E5E">
                              <w:pPr>
                                <w:pStyle w:val="ListParagraph"/>
                                <w:numPr>
                                  <w:ilvl w:val="0"/>
                                  <w:numId w:val="35"/>
                                </w:numPr>
                                <w:rPr>
                                  <w:color w:val="5B9BD5" w:themeColor="accent1"/>
                                  <w:sz w:val="26"/>
                                  <w:szCs w:val="26"/>
                                </w:rPr>
                              </w:pPr>
                              <w:r w:rsidRPr="00D61E5E">
                                <w:rPr>
                                  <w:color w:val="5B9BD5" w:themeColor="accent1"/>
                                  <w:sz w:val="26"/>
                                  <w:szCs w:val="26"/>
                                </w:rPr>
                                <w:t xml:space="preserve">CITIES </w:t>
                              </w:r>
                              <w:r>
                                <w:rPr>
                                  <w:color w:val="5B9BD5" w:themeColor="accent1"/>
                                  <w:sz w:val="26"/>
                                  <w:szCs w:val="26"/>
                                </w:rPr>
                                <w:t>generated scores</w:t>
                              </w:r>
                            </w:p>
                            <w:p w14:paraId="39B1D874" w14:textId="72929EDB" w:rsidR="00DD1610" w:rsidRDefault="00DD1610" w:rsidP="00D61E5E">
                              <w:pPr>
                                <w:pStyle w:val="ListParagraph"/>
                                <w:numPr>
                                  <w:ilvl w:val="0"/>
                                  <w:numId w:val="35"/>
                                </w:numPr>
                                <w:rPr>
                                  <w:color w:val="5B9BD5" w:themeColor="accent1"/>
                                  <w:sz w:val="26"/>
                                  <w:szCs w:val="26"/>
                                </w:rPr>
                              </w:pPr>
                              <w:r>
                                <w:rPr>
                                  <w:color w:val="5B9BD5" w:themeColor="accent1"/>
                                  <w:sz w:val="26"/>
                                  <w:szCs w:val="26"/>
                                </w:rPr>
                                <w:t>Synthesized evaluation team scores</w:t>
                              </w:r>
                            </w:p>
                            <w:p w14:paraId="7DE53DE7" w14:textId="616FE066" w:rsidR="00DD1610" w:rsidRDefault="00DD1610" w:rsidP="00D61E5E">
                              <w:pPr>
                                <w:pStyle w:val="ListParagraph"/>
                                <w:numPr>
                                  <w:ilvl w:val="0"/>
                                  <w:numId w:val="35"/>
                                </w:numPr>
                                <w:rPr>
                                  <w:color w:val="5B9BD5" w:themeColor="accent1"/>
                                  <w:sz w:val="26"/>
                                  <w:szCs w:val="26"/>
                                </w:rPr>
                              </w:pPr>
                              <w:r>
                                <w:rPr>
                                  <w:color w:val="5B9BD5" w:themeColor="accent1"/>
                                  <w:sz w:val="26"/>
                                  <w:szCs w:val="26"/>
                                </w:rPr>
                                <w:t xml:space="preserve">Final confirmed scores </w:t>
                              </w:r>
                            </w:p>
                            <w:p w14:paraId="1C009E8B" w14:textId="77777777" w:rsidR="00DD1610" w:rsidRPr="00D61E5E" w:rsidRDefault="00DD1610" w:rsidP="0022776B">
                              <w:pPr>
                                <w:rPr>
                                  <w:color w:val="5B9BD5"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248FB8" id="Group 198" o:spid="_x0000_s1028" style="position:absolute;margin-left:8.85pt;margin-top:-1.7pt;width:496.2pt;height:691.75pt;z-index:251676683;mso-wrap-distance-left:14.4pt;mso-wrap-distance-top:3.6pt;mso-wrap-distance-right:14.4pt;mso-wrap-distance-bottom:3.6pt;mso-position-horizontal-relative:margin;mso-position-vertical-relative:margin;mso-width-relative:margin;mso-height-relative:margin" coordsize="35674,14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wiQMAAEwLAAAOAAAAZHJzL2Uyb0RvYy54bWzMVllP3DAQfq/U/2DlvSTZk40IFaUFVaIU&#10;FSqevY5zqI7t2l4S+us7nhxcK0C0ot0Hr4+Z8cw3M1+8976tBbnixlZKpkG8EwWES6ayShZp8P3i&#10;6N1uQKyjMqNCSZ4G19wG7/ffvtlrdMInqlQi44aAEWmTRqdB6ZxOwtCyktfU7ijNJRzmytTUwdIU&#10;YWZoA9ZrEU6iaBE2ymTaKMathd2P3WGwj/bznDP3Nc8td0SkAfjmcDQ4rv0Y7u/RpDBUlxXr3aAv&#10;8KKmlYRLR1MfqaNkY6oHpuqKGWVV7naYqkOV5xXjGANEE0f3ojk2aqMxliJpCj3CBNDew+nFZtnp&#10;1ZkhVQa5W0GqJK0hSXgv8RsAT6OLBKSOjT7XZ6bfKLqVj7jNTe3/IRbSIrDXI7C8dYTB5mIaxcsZ&#10;4M/gbHe5O59M5h30rIT8PNBj5adeczpfLGcz8MxrxrN5PJ1MvWY4XBx6/0Z3Gg1lZG+Qsn+G1HlJ&#10;NccEWI/BiNRqQOobFBiVheCA1qpDCyVHqGxiAbXn4nQn2tVyEWEGxlhpoo11x1zVxE/SwMD1WHb0&#10;6sS6DpZBxN9plaiyo0oIXPie4ofCkCsK3UAZ49LFPZh3JIV8Stm1WxTBT68JGRmixpm7FtzbE/Ib&#10;z6HUoB4m6DQ2+UOH8O6SZrzzcx7Bb/ByCAELAA166RwiHG3Hj9nuIOrlvSpHjhiVo6eVRw28WUk3&#10;KteVVGabATHCnHfyA0gdNB4l165bbMPJUEVrlV1DwRnVcZbV7KiCpJ9Q686oAZKCdgLidV9hyIVq&#10;0kD1s4CUyvzatu/loSPgNCANkF4a2J8banhAxGcJvbKKZ75LHS5m8+UEFub2yfr2idzUhwoqKQaK&#10;1wynXt6JYZobVV8CPx/4W+GISgZ3pwFzZlgcuo6MgeEZPzhAMWBGTd2JPNfMG/c4+6K+aC+p0X3l&#10;O6CWUzX0J03uNUAn6zWlOtg4lVfYHR7pDtc+A8AVnuFegTTgYzWQxoWnxQ+qJX4PCXXkDOJaOPBR&#10;9/uPskccR9NV/w0bqPYOhcTTWbSa3iXMv0oi66LLj9jUX1TWNezKd+zWhr1HMgRqdjGd9z33CFU9&#10;xjZDC/f8h4yDjIuzLdzzjBbfTizPUHxtYsl+DDT8NLFgFdw0wD8klp5lthCLb5GXkor7nygFXyXw&#10;ZMPvVP+89G/C22ukoJtH8P5vAAAA//8DAFBLAwQUAAYACAAAACEAHdgd694AAAALAQAADwAAAGRy&#10;cy9kb3ducmV2LnhtbExP0UrDQBB8F/yHYwXf2kuM2hJzKaWoT0WwFcS3bbJNQnN7IXdN0r93+6Ts&#10;ywwzzM5kq8m2aqDeN44NxPMIFHHhyoYrA1/7t9kSlA/IJbaOycCFPKzy25sM09KN/EnDLlRKQtin&#10;aKAOoUu19kVNFv3cdcSiHV1vMQjtK132OEq4bfVDFD1riw3Lhxo72tRUnHZna+B9xHGdxK/D9nTc&#10;XH72Tx/f25iMub+b1i+gAk3hzwzX+lIdcul0cGcuvWqFLxbiNDBLHkFd9UgO1EFQshSk80z/35D/&#10;AgAA//8DAFBLAQItABQABgAIAAAAIQC2gziS/gAAAOEBAAATAAAAAAAAAAAAAAAAAAAAAABbQ29u&#10;dGVudF9UeXBlc10ueG1sUEsBAi0AFAAGAAgAAAAhADj9If/WAAAAlAEAAAsAAAAAAAAAAAAAAAAA&#10;LwEAAF9yZWxzLy5yZWxzUEsBAi0AFAAGAAgAAAAhAKLH7PCJAwAATAsAAA4AAAAAAAAAAAAAAAAA&#10;LgIAAGRycy9lMm9Eb2MueG1sUEsBAi0AFAAGAAgAAAAhAB3YHeveAAAACwEAAA8AAAAAAAAAAAAA&#10;AAAA4wUAAGRycy9kb3ducmV2LnhtbFBLBQYAAAAABAAEAPMAAADuBgAAAAA=&#10;">
                <v:rect id="Rectangle 199" o:spid="_x0000_s1029" style="position:absolute;width:35674;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yshwwAAANwAAAAPAAAAZHJzL2Rvd25yZXYueG1sRE9La8JA&#10;EL4X/A/LCN7qRqGtRlcRoZJDafGBeByzYxLMzobs6qb/vlsQvM3H95z5sjO1uFPrKssKRsMEBHFu&#10;dcWFgsP+83UCwnlkjbVlUvBLDpaL3sscU20Db+m+84WIIexSVFB636RSurwkg25oG+LIXWxr0EfY&#10;FlK3GGK4qeU4Sd6lwYpjQ4kNrUvKr7ubUXD9+jmcv7fH0Ow/wltYb7LNCTOlBv1uNQPhqfNP8cOd&#10;6Th/OoX/Z+IFcvEHAAD//wMAUEsBAi0AFAAGAAgAAAAhANvh9svuAAAAhQEAABMAAAAAAAAAAAAA&#10;AAAAAAAAAFtDb250ZW50X1R5cGVzXS54bWxQSwECLQAUAAYACAAAACEAWvQsW78AAAAVAQAACwAA&#10;AAAAAAAAAAAAAAAfAQAAX3JlbHMvLnJlbHNQSwECLQAUAAYACAAAACEAu/MrIcMAAADcAAAADwAA&#10;AAAAAAAAAAAAAAAHAgAAZHJzL2Rvd25yZXYueG1sUEsFBgAAAAADAAMAtwAAAPcCAAAAAA==&#10;" fillcolor="#5b9bd5 [3204]" strokecolor="black [3213]" strokeweight="1pt">
                  <v:textbox>
                    <w:txbxContent>
                      <w:p w14:paraId="5885CE7E" w14:textId="05895EE5" w:rsidR="00DD1610" w:rsidRPr="00D61E5E" w:rsidRDefault="00DD1610">
                        <w:pPr>
                          <w:jc w:val="center"/>
                          <w:rPr>
                            <w:rFonts w:asciiTheme="majorHAnsi" w:eastAsiaTheme="majorEastAsia" w:hAnsiTheme="majorHAnsi" w:cstheme="majorBidi"/>
                            <w:caps/>
                            <w:color w:val="FFFFFF" w:themeColor="background1"/>
                            <w:sz w:val="24"/>
                            <w:szCs w:val="28"/>
                          </w:rPr>
                        </w:pPr>
                        <w:r w:rsidRPr="00D61E5E">
                          <w:rPr>
                            <w:caps/>
                          </w:rPr>
                          <w:t xml:space="preserve">MICA scoring process and </w:t>
                        </w:r>
                        <w:r>
                          <w:rPr>
                            <w:caps/>
                          </w:rPr>
                          <w:t>SCORE unification</w:t>
                        </w:r>
                      </w:p>
                    </w:txbxContent>
                  </v:textbox>
                </v:rect>
                <v:shape id="Text Box 200" o:spid="_x0000_s1030" type="#_x0000_t202" style="position:absolute;top:1103;width:35674;height:1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tAaxgAAANwAAAAPAAAAZHJzL2Rvd25yZXYueG1sRI9Ra8JA&#10;EITfBf/DsULfmouttDV6ihRKFSm0qYi+Lbk1Ceb2wt2p8d97hYKPw+x8szOdd6YRZ3K+tqxgmKQg&#10;iAuray4VbH4/Ht9A+ICssbFMCq7kYT7r96aYaXvhHzrnoRQRwj5DBVUIbSalLyoy6BPbEkfvYJ3B&#10;EKUrpXZ4iXDTyKc0fZEGa44NFbb0XlFxzE8mvrFyw/13/ZyPvtbb0Wn8uXu9HqxSD4NuMQERqAv3&#10;4//0UiuIRPgbEwkgZzcAAAD//wMAUEsBAi0AFAAGAAgAAAAhANvh9svuAAAAhQEAABMAAAAAAAAA&#10;AAAAAAAAAAAAAFtDb250ZW50X1R5cGVzXS54bWxQSwECLQAUAAYACAAAACEAWvQsW78AAAAVAQAA&#10;CwAAAAAAAAAAAAAAAAAfAQAAX3JlbHMvLnJlbHNQSwECLQAUAAYACAAAACEA2ZrQGsYAAADcAAAA&#10;DwAAAAAAAAAAAAAAAAAHAgAAZHJzL2Rvd25yZXYueG1sUEsFBgAAAAADAAMAtwAAAPoCAAAAAA==&#10;" fillcolor="#f2f2f2 [3052]" strokecolor="black [3213]" strokeweight=".5pt">
                  <v:textbox inset=",7.2pt,,0">
                    <w:txbxContent>
                      <w:p w14:paraId="063BCDD3" w14:textId="72656E28" w:rsidR="00DD1610" w:rsidRDefault="00DD1610">
                        <w:pPr>
                          <w:rPr>
                            <w:color w:val="5B9BD5" w:themeColor="accent1"/>
                            <w:sz w:val="26"/>
                            <w:szCs w:val="26"/>
                          </w:rPr>
                        </w:pPr>
                        <w:r w:rsidRPr="00D61E5E">
                          <w:rPr>
                            <w:color w:val="5B9BD5" w:themeColor="accent1"/>
                            <w:sz w:val="26"/>
                            <w:szCs w:val="26"/>
                          </w:rPr>
                          <w:t xml:space="preserve">The main </w:t>
                        </w:r>
                        <w:r w:rsidRPr="0022776B">
                          <w:rPr>
                            <w:color w:val="5B9BD5" w:themeColor="accent1"/>
                            <w:sz w:val="26"/>
                            <w:szCs w:val="26"/>
                          </w:rPr>
                          <w:t>quantitative</w:t>
                        </w:r>
                        <w:r w:rsidRPr="00D61E5E">
                          <w:rPr>
                            <w:color w:val="5B9BD5" w:themeColor="accent1"/>
                            <w:sz w:val="26"/>
                            <w:szCs w:val="26"/>
                          </w:rPr>
                          <w:t xml:space="preserve"> portion of </w:t>
                        </w:r>
                        <w:r w:rsidRPr="0022776B">
                          <w:rPr>
                            <w:color w:val="5B9BD5" w:themeColor="accent1"/>
                            <w:sz w:val="26"/>
                            <w:szCs w:val="26"/>
                          </w:rPr>
                          <w:t>this</w:t>
                        </w:r>
                        <w:r w:rsidRPr="00D61E5E">
                          <w:rPr>
                            <w:color w:val="5B9BD5" w:themeColor="accent1"/>
                            <w:sz w:val="26"/>
                            <w:szCs w:val="26"/>
                          </w:rPr>
                          <w:t xml:space="preserve"> evaluation </w:t>
                        </w:r>
                        <w:r>
                          <w:rPr>
                            <w:color w:val="5B9BD5" w:themeColor="accent1"/>
                            <w:sz w:val="26"/>
                            <w:szCs w:val="26"/>
                          </w:rPr>
                          <w:t xml:space="preserve">relies on the use of the Municipal Institutional Capacity Assessment (MICA) tool. The tool, which scores municipalities from 0 to 5 across 23 items related to municipal services and 0 to 1 on 17 items related to Gender and Social Inclusion (GESI), was designed to guide implementation decisions. The evaluation team is using the MICA as a data collection tool to measure changes between treatment and comparison groups in overall MICA scores. </w:t>
                        </w:r>
                      </w:p>
                      <w:p w14:paraId="0D4E2688" w14:textId="77777777" w:rsidR="00DD1610" w:rsidRDefault="00DD1610">
                        <w:pPr>
                          <w:rPr>
                            <w:color w:val="5B9BD5" w:themeColor="accent1"/>
                            <w:sz w:val="26"/>
                            <w:szCs w:val="26"/>
                          </w:rPr>
                        </w:pPr>
                      </w:p>
                      <w:p w14:paraId="4BE672B0" w14:textId="2BC28F69" w:rsidR="00DD1610" w:rsidRDefault="00DD1610">
                        <w:pPr>
                          <w:rPr>
                            <w:color w:val="5B9BD5" w:themeColor="accent1"/>
                            <w:sz w:val="26"/>
                            <w:szCs w:val="26"/>
                          </w:rPr>
                        </w:pPr>
                        <w:r>
                          <w:rPr>
                            <w:color w:val="5B9BD5" w:themeColor="accent1"/>
                            <w:sz w:val="26"/>
                            <w:szCs w:val="26"/>
                          </w:rPr>
                          <w:t>The evaluation team worked with CITIES to mimic their overall MICA implementation approach. The general MICA scoring process works as follows:</w:t>
                        </w:r>
                      </w:p>
                      <w:p w14:paraId="27A06510" w14:textId="07E54F74" w:rsidR="00DD1610" w:rsidRDefault="00DD1610" w:rsidP="00D61E5E">
                        <w:pPr>
                          <w:pStyle w:val="ListParagraph"/>
                          <w:numPr>
                            <w:ilvl w:val="0"/>
                            <w:numId w:val="33"/>
                          </w:numPr>
                          <w:rPr>
                            <w:color w:val="5B9BD5" w:themeColor="accent1"/>
                            <w:sz w:val="26"/>
                            <w:szCs w:val="26"/>
                          </w:rPr>
                        </w:pPr>
                        <w:r w:rsidRPr="00D61E5E">
                          <w:rPr>
                            <w:b/>
                            <w:color w:val="5B9BD5" w:themeColor="accent1"/>
                            <w:sz w:val="26"/>
                            <w:szCs w:val="26"/>
                          </w:rPr>
                          <w:t>MICA review</w:t>
                        </w:r>
                        <w:r>
                          <w:rPr>
                            <w:color w:val="5B9BD5" w:themeColor="accent1"/>
                            <w:sz w:val="26"/>
                            <w:szCs w:val="26"/>
                          </w:rPr>
                          <w:t>: Education session on the MICA, including an item-by-item review and discussion of different scoring scenarios.</w:t>
                        </w:r>
                      </w:p>
                      <w:p w14:paraId="5C4FDF5C" w14:textId="47195D45" w:rsidR="00DD1610" w:rsidRDefault="00DD1610" w:rsidP="00D61E5E">
                        <w:pPr>
                          <w:pStyle w:val="ListParagraph"/>
                          <w:numPr>
                            <w:ilvl w:val="0"/>
                            <w:numId w:val="33"/>
                          </w:numPr>
                          <w:rPr>
                            <w:color w:val="5B9BD5" w:themeColor="accent1"/>
                            <w:sz w:val="26"/>
                            <w:szCs w:val="26"/>
                          </w:rPr>
                        </w:pPr>
                        <w:r>
                          <w:rPr>
                            <w:b/>
                            <w:color w:val="5B9BD5" w:themeColor="accent1"/>
                            <w:sz w:val="26"/>
                            <w:szCs w:val="26"/>
                          </w:rPr>
                          <w:t xml:space="preserve">Implementation: </w:t>
                        </w:r>
                        <w:r>
                          <w:rPr>
                            <w:color w:val="5B9BD5" w:themeColor="accent1"/>
                            <w:sz w:val="26"/>
                            <w:szCs w:val="26"/>
                          </w:rPr>
                          <w:t xml:space="preserve">Meetings with municipality leadership, including mayors, council leaders, and other relevant staff, to conduct MICA. This step may require multiple visits depending on the availability of information and staff. </w:t>
                        </w:r>
                      </w:p>
                      <w:p w14:paraId="1D2BE2F6" w14:textId="16FC68B6" w:rsidR="00DD1610" w:rsidRDefault="00DD1610" w:rsidP="00D61E5E">
                        <w:pPr>
                          <w:pStyle w:val="ListParagraph"/>
                          <w:numPr>
                            <w:ilvl w:val="0"/>
                            <w:numId w:val="33"/>
                          </w:numPr>
                          <w:rPr>
                            <w:color w:val="5B9BD5" w:themeColor="accent1"/>
                            <w:sz w:val="26"/>
                            <w:szCs w:val="26"/>
                          </w:rPr>
                        </w:pPr>
                        <w:r w:rsidRPr="00D61E5E">
                          <w:rPr>
                            <w:b/>
                            <w:color w:val="5B9BD5" w:themeColor="accent1"/>
                            <w:sz w:val="26"/>
                            <w:szCs w:val="26"/>
                          </w:rPr>
                          <w:t>Score review</w:t>
                        </w:r>
                        <w:r>
                          <w:rPr>
                            <w:color w:val="5B9BD5" w:themeColor="accent1"/>
                            <w:sz w:val="26"/>
                            <w:szCs w:val="26"/>
                          </w:rPr>
                          <w:t>: the scorer reviews all notes taken during implementation and initial scores given. The scorer may discuss scores with a technical lead or peer, as well as make follow-up calls to the municipality to corroborate or clarify information. Final scores are submitted. A technical lead conducts a final review and any changes or clarifications are made before scores are finalized.</w:t>
                        </w:r>
                      </w:p>
                      <w:p w14:paraId="114DA867" w14:textId="79B4CAB6" w:rsidR="00DD1610" w:rsidRDefault="00DD1610" w:rsidP="0022776B">
                        <w:pPr>
                          <w:rPr>
                            <w:sz w:val="26"/>
                            <w:szCs w:val="26"/>
                          </w:rPr>
                        </w:pPr>
                      </w:p>
                      <w:p w14:paraId="06618BFE" w14:textId="77777777" w:rsidR="00DD1610" w:rsidRDefault="00DD1610" w:rsidP="0022776B">
                        <w:pPr>
                          <w:rPr>
                            <w:color w:val="5B9BD5" w:themeColor="accent1"/>
                            <w:sz w:val="26"/>
                            <w:szCs w:val="26"/>
                          </w:rPr>
                        </w:pPr>
                        <w:r>
                          <w:rPr>
                            <w:color w:val="5B9BD5" w:themeColor="accent1"/>
                            <w:sz w:val="26"/>
                            <w:szCs w:val="26"/>
                          </w:rPr>
                          <w:t>For the evaluation team, fourth and fifth steps were added:</w:t>
                        </w:r>
                      </w:p>
                      <w:p w14:paraId="27D1B3B6" w14:textId="3C1D5A41" w:rsidR="00DD1610" w:rsidRPr="00D61E5E" w:rsidRDefault="00DD1610" w:rsidP="00D61E5E">
                        <w:pPr>
                          <w:pStyle w:val="ListParagraph"/>
                          <w:numPr>
                            <w:ilvl w:val="0"/>
                            <w:numId w:val="33"/>
                          </w:numPr>
                          <w:rPr>
                            <w:b/>
                            <w:color w:val="5B9BD5" w:themeColor="accent1"/>
                            <w:sz w:val="26"/>
                            <w:szCs w:val="26"/>
                          </w:rPr>
                        </w:pPr>
                        <w:r w:rsidRPr="00D61E5E">
                          <w:rPr>
                            <w:b/>
                            <w:color w:val="5B9BD5" w:themeColor="accent1"/>
                            <w:sz w:val="26"/>
                            <w:szCs w:val="26"/>
                          </w:rPr>
                          <w:t>Synthesize scores</w:t>
                        </w:r>
                        <w:r>
                          <w:rPr>
                            <w:b/>
                            <w:color w:val="5B9BD5" w:themeColor="accent1"/>
                            <w:sz w:val="26"/>
                            <w:szCs w:val="26"/>
                          </w:rPr>
                          <w:t xml:space="preserve">: </w:t>
                        </w:r>
                        <w:r>
                          <w:rPr>
                            <w:color w:val="5B9BD5" w:themeColor="accent1"/>
                            <w:sz w:val="26"/>
                            <w:szCs w:val="26"/>
                          </w:rPr>
                          <w:t>as detailed in this report, the evaluation team used multiple scorers for each comparison municipality. After review of scoring differences, the scorers discuss and align their scores, making any additional municipality follow-ups as needed. This results in a preliminary final score for each item in each municipality.</w:t>
                        </w:r>
                      </w:p>
                      <w:p w14:paraId="34B34390" w14:textId="082AAF35" w:rsidR="00DD1610" w:rsidRPr="00D61E5E" w:rsidRDefault="00DD1610" w:rsidP="00D61E5E">
                        <w:pPr>
                          <w:pStyle w:val="ListParagraph"/>
                          <w:numPr>
                            <w:ilvl w:val="0"/>
                            <w:numId w:val="33"/>
                          </w:numPr>
                          <w:rPr>
                            <w:b/>
                            <w:color w:val="5B9BD5" w:themeColor="accent1"/>
                            <w:sz w:val="26"/>
                            <w:szCs w:val="26"/>
                          </w:rPr>
                        </w:pPr>
                        <w:r>
                          <w:rPr>
                            <w:b/>
                            <w:color w:val="5B9BD5" w:themeColor="accent1"/>
                            <w:sz w:val="26"/>
                            <w:szCs w:val="26"/>
                          </w:rPr>
                          <w:t xml:space="preserve">Confirm scores: </w:t>
                        </w:r>
                        <w:r>
                          <w:rPr>
                            <w:color w:val="5B9BD5" w:themeColor="accent1"/>
                            <w:sz w:val="26"/>
                            <w:szCs w:val="26"/>
                          </w:rPr>
                          <w:t xml:space="preserve">to ensure alignment in implementation with CITIES use of the MICA tool, the evaluation team reviews all their scores and notes with the CITIES Component 1 lead. A final set of scores are developed based on this step to ensure that both the evaluation team and CITIES have comparable scoring approaches. </w:t>
                        </w:r>
                      </w:p>
                      <w:p w14:paraId="56BD25EE" w14:textId="7E196DA2" w:rsidR="00DD1610" w:rsidRDefault="00DD1610" w:rsidP="0022776B">
                        <w:pPr>
                          <w:rPr>
                            <w:sz w:val="26"/>
                            <w:szCs w:val="26"/>
                          </w:rPr>
                        </w:pPr>
                      </w:p>
                      <w:p w14:paraId="308FCDD9" w14:textId="3159A389" w:rsidR="00DD1610" w:rsidRDefault="00DD1610" w:rsidP="0022776B">
                        <w:pPr>
                          <w:rPr>
                            <w:color w:val="5B9BD5" w:themeColor="accent1"/>
                            <w:sz w:val="26"/>
                            <w:szCs w:val="26"/>
                          </w:rPr>
                        </w:pPr>
                        <w:r>
                          <w:rPr>
                            <w:color w:val="5B9BD5" w:themeColor="accent1"/>
                            <w:sz w:val="26"/>
                            <w:szCs w:val="26"/>
                          </w:rPr>
                          <w:t>This process results in three sets of scores that are combined into a single dataset for accessible analysis:</w:t>
                        </w:r>
                      </w:p>
                      <w:p w14:paraId="4B1B9277" w14:textId="594B52BC" w:rsidR="00DD1610" w:rsidRDefault="00DD1610" w:rsidP="00D61E5E">
                        <w:pPr>
                          <w:pStyle w:val="ListParagraph"/>
                          <w:numPr>
                            <w:ilvl w:val="0"/>
                            <w:numId w:val="35"/>
                          </w:numPr>
                          <w:rPr>
                            <w:color w:val="5B9BD5" w:themeColor="accent1"/>
                            <w:sz w:val="26"/>
                            <w:szCs w:val="26"/>
                          </w:rPr>
                        </w:pPr>
                        <w:r w:rsidRPr="00D61E5E">
                          <w:rPr>
                            <w:color w:val="5B9BD5" w:themeColor="accent1"/>
                            <w:sz w:val="26"/>
                            <w:szCs w:val="26"/>
                          </w:rPr>
                          <w:t xml:space="preserve">CITIES </w:t>
                        </w:r>
                        <w:r>
                          <w:rPr>
                            <w:color w:val="5B9BD5" w:themeColor="accent1"/>
                            <w:sz w:val="26"/>
                            <w:szCs w:val="26"/>
                          </w:rPr>
                          <w:t>generated scores</w:t>
                        </w:r>
                      </w:p>
                      <w:p w14:paraId="39B1D874" w14:textId="72929EDB" w:rsidR="00DD1610" w:rsidRDefault="00DD1610" w:rsidP="00D61E5E">
                        <w:pPr>
                          <w:pStyle w:val="ListParagraph"/>
                          <w:numPr>
                            <w:ilvl w:val="0"/>
                            <w:numId w:val="35"/>
                          </w:numPr>
                          <w:rPr>
                            <w:color w:val="5B9BD5" w:themeColor="accent1"/>
                            <w:sz w:val="26"/>
                            <w:szCs w:val="26"/>
                          </w:rPr>
                        </w:pPr>
                        <w:r>
                          <w:rPr>
                            <w:color w:val="5B9BD5" w:themeColor="accent1"/>
                            <w:sz w:val="26"/>
                            <w:szCs w:val="26"/>
                          </w:rPr>
                          <w:t>Synthesized evaluation team scores</w:t>
                        </w:r>
                      </w:p>
                      <w:p w14:paraId="7DE53DE7" w14:textId="616FE066" w:rsidR="00DD1610" w:rsidRDefault="00DD1610" w:rsidP="00D61E5E">
                        <w:pPr>
                          <w:pStyle w:val="ListParagraph"/>
                          <w:numPr>
                            <w:ilvl w:val="0"/>
                            <w:numId w:val="35"/>
                          </w:numPr>
                          <w:rPr>
                            <w:color w:val="5B9BD5" w:themeColor="accent1"/>
                            <w:sz w:val="26"/>
                            <w:szCs w:val="26"/>
                          </w:rPr>
                        </w:pPr>
                        <w:r>
                          <w:rPr>
                            <w:color w:val="5B9BD5" w:themeColor="accent1"/>
                            <w:sz w:val="26"/>
                            <w:szCs w:val="26"/>
                          </w:rPr>
                          <w:t xml:space="preserve">Final confirmed scores </w:t>
                        </w:r>
                      </w:p>
                      <w:p w14:paraId="1C009E8B" w14:textId="77777777" w:rsidR="00DD1610" w:rsidRPr="00D61E5E" w:rsidRDefault="00DD1610" w:rsidP="0022776B">
                        <w:pPr>
                          <w:rPr>
                            <w:color w:val="5B9BD5" w:themeColor="accent1"/>
                            <w:sz w:val="26"/>
                            <w:szCs w:val="26"/>
                          </w:rPr>
                        </w:pPr>
                      </w:p>
                    </w:txbxContent>
                  </v:textbox>
                </v:shape>
                <w10:wrap type="square" anchorx="margin" anchory="margin"/>
              </v:group>
            </w:pict>
          </mc:Fallback>
        </mc:AlternateContent>
      </w:r>
      <w:r>
        <w:br w:type="page"/>
      </w:r>
    </w:p>
    <w:p w14:paraId="542968C5" w14:textId="226504EF" w:rsidR="00323A18" w:rsidRDefault="00323A18" w:rsidP="00FD5D18">
      <w:pPr>
        <w:pStyle w:val="Heading2"/>
      </w:pPr>
      <w:r w:rsidRPr="00CC7C14">
        <w:lastRenderedPageBreak/>
        <w:t>Key Findings by Evaluation Question/Thematic Area</w:t>
      </w:r>
      <w:bookmarkEnd w:id="52"/>
    </w:p>
    <w:p w14:paraId="62761636" w14:textId="7DAB4E36" w:rsidR="000A0584" w:rsidRDefault="007C69CF" w:rsidP="00FD5D18">
      <w:pPr>
        <w:pStyle w:val="Heading3"/>
      </w:pPr>
      <w:bookmarkStart w:id="53" w:name="_Toc524597403"/>
      <w:commentRangeStart w:id="54"/>
      <w:commentRangeStart w:id="55"/>
      <w:r>
        <w:t>Evaluation Question 1: Effectiveness</w:t>
      </w:r>
      <w:bookmarkEnd w:id="53"/>
      <w:commentRangeEnd w:id="54"/>
      <w:r w:rsidR="00F25D25">
        <w:rPr>
          <w:rStyle w:val="CommentReference"/>
          <w:rFonts w:eastAsia="Calibri" w:cs="Arial"/>
          <w:b w:val="0"/>
          <w:smallCaps w:val="0"/>
          <w:color w:val="auto"/>
        </w:rPr>
        <w:commentReference w:id="54"/>
      </w:r>
      <w:commentRangeEnd w:id="55"/>
      <w:r w:rsidR="00AF7E39">
        <w:rPr>
          <w:rStyle w:val="CommentReference"/>
          <w:rFonts w:eastAsia="Calibri" w:cs="Arial"/>
          <w:b w:val="0"/>
          <w:smallCaps w:val="0"/>
          <w:color w:val="auto"/>
        </w:rPr>
        <w:commentReference w:id="55"/>
      </w:r>
    </w:p>
    <w:p w14:paraId="7BE01FDC" w14:textId="0E9F6B81" w:rsidR="002B5D39" w:rsidRPr="002A4E64" w:rsidRDefault="002B5D39" w:rsidP="002B5D39">
      <w:r w:rsidRPr="00CC7C14">
        <w:rPr>
          <w:b/>
          <w:szCs w:val="22"/>
        </w:rPr>
        <w:t>Baseline data suggest that the overall effectiveness of CITIES for achieving its goals will be subject to influence from within and outside municipalities.</w:t>
      </w:r>
      <w:r w:rsidR="00AF7E39">
        <w:rPr>
          <w:b/>
          <w:szCs w:val="22"/>
        </w:rPr>
        <w:t xml:space="preserve"> These factors include limits on the ability to raise own revenue and systemic constraints to staffing and capacity building.</w:t>
      </w:r>
      <w:r w:rsidRPr="00CC7C14">
        <w:rPr>
          <w:szCs w:val="22"/>
        </w:rPr>
        <w:t xml:space="preserve"> </w:t>
      </w:r>
      <w:r w:rsidRPr="00CC7C14">
        <w:rPr>
          <w:b/>
          <w:szCs w:val="22"/>
        </w:rPr>
        <w:t xml:space="preserve">Endline data will provide more insight into whether the activity achieved its intended outcomes and what activities or components were more or less effective. </w:t>
      </w:r>
      <w:r w:rsidRPr="00CC7C14">
        <w:rPr>
          <w:szCs w:val="22"/>
        </w:rPr>
        <w:t>Among the factors that will affect the project’s ability to meet its objectives are elements outside the municipalities span of control and that form their macro-environment. These play out in a largely dysfunctional financial system that allows a large share of salary costs in municipal budgets</w:t>
      </w:r>
      <w:r w:rsidR="003E7154">
        <w:rPr>
          <w:szCs w:val="22"/>
        </w:rPr>
        <w:t>—</w:t>
      </w:r>
      <w:commentRangeStart w:id="56"/>
      <w:r w:rsidR="003E7154">
        <w:rPr>
          <w:szCs w:val="22"/>
        </w:rPr>
        <w:t>4</w:t>
      </w:r>
      <w:r w:rsidR="000F66DC">
        <w:rPr>
          <w:szCs w:val="22"/>
        </w:rPr>
        <w:t>8</w:t>
      </w:r>
      <w:r w:rsidR="003E7154">
        <w:rPr>
          <w:szCs w:val="22"/>
        </w:rPr>
        <w:t xml:space="preserve"> percent and 4</w:t>
      </w:r>
      <w:r w:rsidR="000F66DC">
        <w:rPr>
          <w:szCs w:val="22"/>
        </w:rPr>
        <w:t>5</w:t>
      </w:r>
      <w:r w:rsidR="003E7154">
        <w:rPr>
          <w:szCs w:val="22"/>
        </w:rPr>
        <w:t xml:space="preserve"> percent </w:t>
      </w:r>
      <w:commentRangeEnd w:id="56"/>
      <w:r w:rsidR="000F66DC">
        <w:rPr>
          <w:rStyle w:val="CommentReference"/>
        </w:rPr>
        <w:commentReference w:id="56"/>
      </w:r>
      <w:r w:rsidR="003E7154">
        <w:rPr>
          <w:szCs w:val="22"/>
        </w:rPr>
        <w:t>of budget expenditure in the comparison and treatment municipalities, respectively, went toward salaries—</w:t>
      </w:r>
      <w:r w:rsidRPr="00CC7C14">
        <w:rPr>
          <w:szCs w:val="22"/>
        </w:rPr>
        <w:t>and limits the ability to raise internal revenue</w:t>
      </w:r>
      <w:r w:rsidR="003A786E">
        <w:rPr>
          <w:szCs w:val="22"/>
        </w:rPr>
        <w:t xml:space="preserve">. There are also challenges with </w:t>
      </w:r>
      <w:r w:rsidRPr="00CC7C14">
        <w:rPr>
          <w:szCs w:val="22"/>
        </w:rPr>
        <w:t>existing bureaucratic patterns within the central government, limited autonomy to hire and fire staff, rising administrative costs associated with additional tiers of local government without commensurate government allocations, and partial de-concentration that devolves certain authorities without affording an adequate level of flexibility for municipalities to perform their roles.</w:t>
      </w:r>
    </w:p>
    <w:p w14:paraId="60332D8F" w14:textId="77777777" w:rsidR="002B5D39" w:rsidRPr="002A4E64" w:rsidRDefault="002B5D39" w:rsidP="002B5D39"/>
    <w:p w14:paraId="2667C3DB" w14:textId="77777777" w:rsidR="002B5D39" w:rsidRPr="00CC7C14" w:rsidRDefault="002B5D39" w:rsidP="002B5D39">
      <w:pPr>
        <w:rPr>
          <w:szCs w:val="22"/>
        </w:rPr>
      </w:pPr>
      <w:r w:rsidRPr="00CC7C14">
        <w:rPr>
          <w:szCs w:val="22"/>
        </w:rPr>
        <w:t>Findings related to EQ1 fall into the following thematic categories relevant for understanding the municipality context and factors that may affect CITIES overall effectiveness:</w:t>
      </w:r>
    </w:p>
    <w:p w14:paraId="75D17A87" w14:textId="77777777" w:rsidR="002B5D39" w:rsidRPr="00CC7C14" w:rsidRDefault="002B5D39" w:rsidP="002B5D39">
      <w:pPr>
        <w:pStyle w:val="ListParagraph"/>
        <w:numPr>
          <w:ilvl w:val="0"/>
          <w:numId w:val="8"/>
        </w:numPr>
        <w:rPr>
          <w:szCs w:val="22"/>
        </w:rPr>
      </w:pPr>
      <w:r w:rsidRPr="00CC7C14">
        <w:rPr>
          <w:szCs w:val="22"/>
        </w:rPr>
        <w:t>Municipal Services and Control</w:t>
      </w:r>
    </w:p>
    <w:p w14:paraId="0056824F" w14:textId="77777777" w:rsidR="002B5D39" w:rsidRPr="00CC7C14" w:rsidRDefault="002B5D39" w:rsidP="002B5D39">
      <w:pPr>
        <w:pStyle w:val="ListParagraph"/>
        <w:numPr>
          <w:ilvl w:val="0"/>
          <w:numId w:val="8"/>
        </w:numPr>
        <w:rPr>
          <w:szCs w:val="22"/>
        </w:rPr>
      </w:pPr>
      <w:r w:rsidRPr="00CC7C14">
        <w:rPr>
          <w:szCs w:val="22"/>
        </w:rPr>
        <w:t>Community Engagement within Municipalities</w:t>
      </w:r>
    </w:p>
    <w:p w14:paraId="11D1CE85" w14:textId="77777777" w:rsidR="002B5D39" w:rsidRPr="00CC7C14" w:rsidRDefault="002B5D39" w:rsidP="002B5D39">
      <w:pPr>
        <w:pStyle w:val="ListParagraph"/>
        <w:numPr>
          <w:ilvl w:val="0"/>
          <w:numId w:val="8"/>
        </w:numPr>
        <w:rPr>
          <w:szCs w:val="22"/>
        </w:rPr>
      </w:pPr>
      <w:r w:rsidRPr="00CC7C14">
        <w:rPr>
          <w:szCs w:val="22"/>
        </w:rPr>
        <w:t>Role of Local Councils</w:t>
      </w:r>
    </w:p>
    <w:p w14:paraId="38EC722D" w14:textId="77777777" w:rsidR="002B5D39" w:rsidRPr="00CC7C14" w:rsidRDefault="002B5D39" w:rsidP="002B5D39">
      <w:pPr>
        <w:pStyle w:val="ListParagraph"/>
        <w:numPr>
          <w:ilvl w:val="0"/>
          <w:numId w:val="8"/>
        </w:numPr>
        <w:rPr>
          <w:szCs w:val="22"/>
        </w:rPr>
      </w:pPr>
      <w:r w:rsidRPr="00CC7C14">
        <w:rPr>
          <w:szCs w:val="22"/>
        </w:rPr>
        <w:t>Role of Governorate Councils</w:t>
      </w:r>
    </w:p>
    <w:p w14:paraId="61E4F07C" w14:textId="77777777" w:rsidR="002B5D39" w:rsidRDefault="002B5D39" w:rsidP="002B5D39">
      <w:pPr>
        <w:pStyle w:val="ListParagraph"/>
        <w:numPr>
          <w:ilvl w:val="0"/>
          <w:numId w:val="8"/>
        </w:numPr>
        <w:rPr>
          <w:szCs w:val="22"/>
        </w:rPr>
      </w:pPr>
      <w:r w:rsidRPr="00CC7C14">
        <w:rPr>
          <w:szCs w:val="22"/>
        </w:rPr>
        <w:t>Perceptions of Decentralization</w:t>
      </w:r>
    </w:p>
    <w:p w14:paraId="26EAA3AF" w14:textId="77777777" w:rsidR="002B5D39" w:rsidRPr="00CC7C14" w:rsidRDefault="002B5D39" w:rsidP="002B5D39">
      <w:pPr>
        <w:pStyle w:val="ListParagraph"/>
        <w:rPr>
          <w:szCs w:val="22"/>
        </w:rPr>
      </w:pPr>
    </w:p>
    <w:p w14:paraId="129633DD" w14:textId="43774728" w:rsidR="002B5D39" w:rsidRPr="00CC7C14" w:rsidRDefault="002B5D39" w:rsidP="002B5D39">
      <w:pPr>
        <w:pStyle w:val="Heading6"/>
        <w:rPr>
          <w:rFonts w:ascii="Gill Sans MT" w:hAnsi="Gill Sans MT"/>
        </w:rPr>
      </w:pPr>
      <w:commentRangeStart w:id="57"/>
      <w:r w:rsidRPr="00CC7C14">
        <w:rPr>
          <w:rFonts w:ascii="Gill Sans MT" w:hAnsi="Gill Sans MT"/>
        </w:rPr>
        <w:t>Municipal Services and Control</w:t>
      </w:r>
      <w:commentRangeEnd w:id="57"/>
      <w:r w:rsidR="00642EBE">
        <w:rPr>
          <w:rStyle w:val="CommentReference"/>
          <w:rFonts w:ascii="Gill Sans MT" w:eastAsia="Calibri" w:hAnsi="Gill Sans MT" w:cs="Arial"/>
          <w:color w:val="auto"/>
        </w:rPr>
        <w:commentReference w:id="57"/>
      </w:r>
    </w:p>
    <w:p w14:paraId="27505D1C" w14:textId="34C1242F" w:rsidR="002B5D39" w:rsidRDefault="002B5D39" w:rsidP="002B5D39">
      <w:pPr>
        <w:rPr>
          <w:szCs w:val="22"/>
        </w:rPr>
      </w:pPr>
      <w:commentRangeStart w:id="58"/>
      <w:commentRangeStart w:id="59"/>
      <w:r w:rsidRPr="00CC7C14">
        <w:rPr>
          <w:szCs w:val="22"/>
        </w:rPr>
        <w:t xml:space="preserve">According to municipal staff, the municipal sector remains mired in challenges with both external and internal factors affecting its ability to provide quality services to constituents. </w:t>
      </w:r>
      <w:r w:rsidR="00AF7E39">
        <w:rPr>
          <w:szCs w:val="22"/>
        </w:rPr>
        <w:t>Weak financial stability, few citizen feedback mechanisms, unclear and unfunded service provision mandates, and other issues detailed below were all found to affect municipal services and control.</w:t>
      </w:r>
    </w:p>
    <w:commentRangeEnd w:id="58"/>
    <w:p w14:paraId="03C3BD97" w14:textId="3D716C8E" w:rsidR="003A786E" w:rsidRPr="00CC7C14" w:rsidRDefault="00DE74AC" w:rsidP="002B5D39">
      <w:pPr>
        <w:rPr>
          <w:szCs w:val="22"/>
        </w:rPr>
      </w:pPr>
      <w:r>
        <w:rPr>
          <w:rStyle w:val="CommentReference"/>
        </w:rPr>
        <w:commentReference w:id="58"/>
      </w:r>
      <w:commentRangeEnd w:id="59"/>
      <w:r w:rsidR="00AF7E39">
        <w:rPr>
          <w:rStyle w:val="CommentReference"/>
        </w:rPr>
        <w:commentReference w:id="59"/>
      </w:r>
    </w:p>
    <w:p w14:paraId="7590E854" w14:textId="77777777" w:rsidR="00233967" w:rsidRDefault="002B5D39" w:rsidP="002B5D39">
      <w:pPr>
        <w:rPr>
          <w:szCs w:val="22"/>
        </w:rPr>
      </w:pPr>
      <w:r w:rsidRPr="00CC7C14">
        <w:rPr>
          <w:szCs w:val="22"/>
        </w:rPr>
        <w:t>The dearth of resources and overall weak financial situation is among the municipal sector’s main challenges. Weak tax collection and the limited ability to raise other internal revenues; the lack of control over government appropriations as well as a significant portion of revenue diverted to salaries, electricity and sometimes to extra-jurisdictional costs the central government will not bear, limits the range of activities and services municipalities can engage in. “We can only provide waste management services,” a municipal council member commented.</w:t>
      </w:r>
    </w:p>
    <w:p w14:paraId="0C68EE0C" w14:textId="77777777" w:rsidR="00233967" w:rsidRDefault="00233967" w:rsidP="002B5D39">
      <w:pPr>
        <w:rPr>
          <w:szCs w:val="22"/>
        </w:rPr>
      </w:pPr>
    </w:p>
    <w:p w14:paraId="072DE903" w14:textId="2F24B346" w:rsidR="00437556" w:rsidRDefault="00AE1122" w:rsidP="00437556">
      <w:r>
        <w:rPr>
          <w:szCs w:val="22"/>
        </w:rPr>
        <w:t xml:space="preserve">Another challenge is information sharing and feedback for service improvement. </w:t>
      </w:r>
      <w:commentRangeStart w:id="60"/>
      <w:commentRangeStart w:id="61"/>
      <w:r w:rsidR="00233967">
        <w:rPr>
          <w:szCs w:val="22"/>
        </w:rPr>
        <w:t xml:space="preserve">Item-level quantitative analysis of the MICA tool shows that </w:t>
      </w:r>
      <w:r w:rsidR="00437556">
        <w:rPr>
          <w:szCs w:val="22"/>
        </w:rPr>
        <w:t xml:space="preserve">most of the comparison municipalities, for example, </w:t>
      </w:r>
      <w:r w:rsidR="00C74870">
        <w:rPr>
          <w:szCs w:val="22"/>
        </w:rPr>
        <w:t xml:space="preserve">do not have proper citizen complaint response mechanisms </w:t>
      </w:r>
      <w:r w:rsidR="00437556">
        <w:rPr>
          <w:szCs w:val="22"/>
        </w:rPr>
        <w:t xml:space="preserve">even if there were the budget to provide services. </w:t>
      </w:r>
      <w:r w:rsidR="00437556">
        <w:t>MICA item 1.1 assesses citizen services with scores ranging from 0 to 5. A score of 0 implies that, “</w:t>
      </w:r>
      <w:r w:rsidR="00437556" w:rsidRPr="000F17B7">
        <w:t>The municipality has no formal mechanism for responding to citizen requests for information about services</w:t>
      </w:r>
      <w:r w:rsidR="00437556">
        <w:t xml:space="preserve">” </w:t>
      </w:r>
      <w:r w:rsidR="00437556">
        <w:lastRenderedPageBreak/>
        <w:t>while a score of three is characterized by a complaint mechanism for collecting citizen requests,</w:t>
      </w:r>
      <w:r w:rsidR="00437556" w:rsidRPr="000F17B7">
        <w:t xml:space="preserve"> </w:t>
      </w:r>
      <w:r w:rsidR="00437556">
        <w:t>“</w:t>
      </w:r>
      <w:r w:rsidR="00437556" w:rsidRPr="000F17B7">
        <w:t>operational Citizen Service Desk (o</w:t>
      </w:r>
      <w:r w:rsidR="00437556">
        <w:t>r other type of service center),” the ability to receive fees for licensure and permitting, and</w:t>
      </w:r>
      <w:r w:rsidR="00437556" w:rsidRPr="000F17B7">
        <w:t xml:space="preserve"> </w:t>
      </w:r>
      <w:r w:rsidR="00437556">
        <w:t>“</w:t>
      </w:r>
      <w:r w:rsidR="00437556" w:rsidRPr="000F17B7">
        <w:t>an accurate document tracking system; and has a complaints mechanism</w:t>
      </w:r>
      <w:r w:rsidR="00437556">
        <w:t xml:space="preserve">.” </w:t>
      </w:r>
      <w:commentRangeEnd w:id="60"/>
      <w:r w:rsidR="00DE74AC">
        <w:rPr>
          <w:rStyle w:val="CommentReference"/>
        </w:rPr>
        <w:commentReference w:id="60"/>
      </w:r>
      <w:commentRangeEnd w:id="61"/>
      <w:r>
        <w:rPr>
          <w:rStyle w:val="CommentReference"/>
        </w:rPr>
        <w:commentReference w:id="61"/>
      </w:r>
    </w:p>
    <w:p w14:paraId="6226F174" w14:textId="14EBEDC9" w:rsidR="00437556" w:rsidRDefault="00437556" w:rsidP="00FD5D18">
      <w:pPr>
        <w:pStyle w:val="Caption"/>
        <w:keepNext/>
        <w:jc w:val="left"/>
      </w:pPr>
      <w:bookmarkStart w:id="62" w:name="_Toc524532327"/>
      <w:r>
        <w:t xml:space="preserve">Figure </w:t>
      </w:r>
      <w:r w:rsidR="000E4344">
        <w:rPr>
          <w:noProof/>
        </w:rPr>
        <w:fldChar w:fldCharType="begin"/>
      </w:r>
      <w:r w:rsidR="000E4344">
        <w:rPr>
          <w:noProof/>
        </w:rPr>
        <w:instrText xml:space="preserve"> SEQ Figure \*</w:instrText>
      </w:r>
      <w:r w:rsidR="000E4344">
        <w:rPr>
          <w:noProof/>
        </w:rPr>
        <w:instrText xml:space="preserve"> ARABIC </w:instrText>
      </w:r>
      <w:r w:rsidR="000E4344">
        <w:rPr>
          <w:noProof/>
        </w:rPr>
        <w:fldChar w:fldCharType="separate"/>
      </w:r>
      <w:r w:rsidR="0022776B">
        <w:rPr>
          <w:noProof/>
        </w:rPr>
        <w:t>5</w:t>
      </w:r>
      <w:r w:rsidR="000E4344">
        <w:rPr>
          <w:noProof/>
        </w:rPr>
        <w:fldChar w:fldCharType="end"/>
      </w:r>
      <w:r>
        <w:t xml:space="preserve">: </w:t>
      </w:r>
      <w:commentRangeStart w:id="63"/>
      <w:r>
        <w:t xml:space="preserve">MICA Item 1.1 </w:t>
      </w:r>
      <w:r w:rsidR="00AE1122">
        <w:t xml:space="preserve">Citizen Services </w:t>
      </w:r>
      <w:r>
        <w:t>Score Count by Assignment</w:t>
      </w:r>
      <w:bookmarkEnd w:id="62"/>
      <w:commentRangeEnd w:id="63"/>
      <w:r w:rsidR="00F824DF">
        <w:rPr>
          <w:rStyle w:val="CommentReference"/>
          <w:iCs w:val="0"/>
          <w:color w:val="auto"/>
        </w:rPr>
        <w:commentReference w:id="63"/>
      </w:r>
    </w:p>
    <w:p w14:paraId="4275E1A6" w14:textId="3A0DFB28" w:rsidR="00437556" w:rsidRDefault="00437556" w:rsidP="00437556">
      <w:pPr>
        <w:jc w:val="left"/>
        <w:rPr>
          <w:szCs w:val="22"/>
        </w:rPr>
      </w:pPr>
    </w:p>
    <w:p w14:paraId="253E565B" w14:textId="1AD50782" w:rsidR="008F4E0F" w:rsidRDefault="003E1368" w:rsidP="00437556">
      <w:pPr>
        <w:jc w:val="left"/>
        <w:rPr>
          <w:szCs w:val="22"/>
        </w:rPr>
      </w:pPr>
      <w:r>
        <w:rPr>
          <w:noProof/>
        </w:rPr>
        <w:drawing>
          <wp:inline distT="0" distB="0" distL="0" distR="0" wp14:anchorId="798DD725" wp14:editId="47BBED5A">
            <wp:extent cx="5943397" cy="2811341"/>
            <wp:effectExtent l="0" t="0" r="63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7626"/>
                    <a:stretch/>
                  </pic:blipFill>
                  <pic:spPr bwMode="auto">
                    <a:xfrm>
                      <a:off x="0" y="0"/>
                      <a:ext cx="5943600" cy="2811437"/>
                    </a:xfrm>
                    <a:prstGeom prst="rect">
                      <a:avLst/>
                    </a:prstGeom>
                    <a:ln>
                      <a:noFill/>
                    </a:ln>
                    <a:extLst>
                      <a:ext uri="{53640926-AAD7-44D8-BBD7-CCE9431645EC}">
                        <a14:shadowObscured xmlns:a14="http://schemas.microsoft.com/office/drawing/2010/main"/>
                      </a:ext>
                    </a:extLst>
                  </pic:spPr>
                </pic:pic>
              </a:graphicData>
            </a:graphic>
          </wp:inline>
        </w:drawing>
      </w:r>
    </w:p>
    <w:p w14:paraId="3F5E7486" w14:textId="67DCA9BC" w:rsidR="00437556" w:rsidRPr="00CC7C14" w:rsidRDefault="00437556" w:rsidP="00437556">
      <w:pPr>
        <w:jc w:val="left"/>
        <w:rPr>
          <w:szCs w:val="22"/>
        </w:rPr>
      </w:pPr>
      <w:r>
        <w:rPr>
          <w:szCs w:val="22"/>
        </w:rPr>
        <w:t xml:space="preserve">The comparison municipalities MICA item 1.1. scores were skewed between 0 and </w:t>
      </w:r>
      <w:r w:rsidR="00DB73BE">
        <w:rPr>
          <w:szCs w:val="22"/>
        </w:rPr>
        <w:t>2</w:t>
      </w:r>
      <w:r>
        <w:rPr>
          <w:szCs w:val="22"/>
        </w:rPr>
        <w:t xml:space="preserve">, while five treatment municipalities received a score of 1 and </w:t>
      </w:r>
      <w:r w:rsidR="00DB73BE">
        <w:rPr>
          <w:szCs w:val="22"/>
        </w:rPr>
        <w:t xml:space="preserve">six </w:t>
      </w:r>
      <w:r>
        <w:rPr>
          <w:szCs w:val="22"/>
        </w:rPr>
        <w:t>received a score of 2, suggesting that many of the CITIES municipalities have some person or mechanism to address citizen requests or complaints. However, the context is more complex than the above figure may suggest.</w:t>
      </w:r>
    </w:p>
    <w:p w14:paraId="09E332A4" w14:textId="77777777" w:rsidR="002B5D39" w:rsidRPr="00CC7C14" w:rsidRDefault="002B5D39" w:rsidP="002B5D39">
      <w:pPr>
        <w:rPr>
          <w:szCs w:val="22"/>
        </w:rPr>
      </w:pPr>
    </w:p>
    <w:p w14:paraId="6C1A7B2B" w14:textId="2B73BFF5" w:rsidR="002B5D39" w:rsidRPr="00CC7C14" w:rsidRDefault="00437556" w:rsidP="002B5D39">
      <w:r>
        <w:rPr>
          <w:szCs w:val="22"/>
        </w:rPr>
        <w:t>During qualitative interviews, s</w:t>
      </w:r>
      <w:r w:rsidR="002B5D39" w:rsidRPr="00CC7C14">
        <w:rPr>
          <w:szCs w:val="22"/>
        </w:rPr>
        <w:t>everal executive directors said their municipalities are providing services beyond their territorial jurisdictions because for years the government has not expanded the borders of the municipalities’ regulated areas. “The biggest challenge we face is that the expansion of the regulated areas was last done in 1995. Fifty percent of the municipality is outside the regulated area. Even though we are not allowed to service these areas, we do,” the head of an LDU said.</w:t>
      </w:r>
      <w:r w:rsidR="002B5D39" w:rsidRPr="00CC7C14">
        <w:t xml:space="preserve"> </w:t>
      </w:r>
      <w:r>
        <w:t>This jurisdictional issue was raised during MICA data collection, as well, further complicating how to properly score items related to service provision.</w:t>
      </w:r>
    </w:p>
    <w:p w14:paraId="4EF4064C" w14:textId="77777777" w:rsidR="002B5D39" w:rsidRPr="00CC7C14" w:rsidRDefault="002B5D39" w:rsidP="002B5D39"/>
    <w:p w14:paraId="02A27E2F" w14:textId="62DB7DD5" w:rsidR="002B5D39" w:rsidRDefault="002B5D39" w:rsidP="002B5D39">
      <w:r>
        <w:t>Municipalities are also often required to service main roads the Ministry of Public Works or the Electricity Company are mandated to cover. “Many ministries such as transportation, public works and water are not doing their job especially MoMA. When they do not fulfill their responsibilities, our own performance is affected,” an executive director said. A mayor subsequently commented on the effect this has on citizens’ perceptions of the municipality: “Amman Jerash street is a problem. People think we are responsible for the street when we are not. The Ministry of Public Works is not responsive. People tell us the health center does not have medicines. This is really not our job.”</w:t>
      </w:r>
    </w:p>
    <w:p w14:paraId="19773C3B" w14:textId="794C95D1" w:rsidR="00A85836" w:rsidRDefault="00A85836" w:rsidP="002B5D39"/>
    <w:p w14:paraId="0A1C7C93" w14:textId="331D7691" w:rsidR="00A85836" w:rsidRDefault="00FE3190" w:rsidP="002B5D39">
      <w:r>
        <w:t xml:space="preserve">The MICA tool captures data on items that are outside of the span of control for municipalities. This allows for some triangulation between the key informants who reported citizen expectations for services for which the municipalities are not responsible and third-party municipal assessment. MICA item 4.6, for example, covers waste water management. A score of zero suggests that municipalities do not have a sewage network, with scores one through three given based on the percentage of buildings connected to the sewage system. A score of four is given if there is a sewage system and the ability to address complaints related to the system; while a score of five is given if the sewage system is connect to a water treatment plant with effluent that can be re-used. Each of these scores, from the presence of a sewage system to a treatment plan, deal with a public good over which there is limited local control or input. </w:t>
      </w:r>
    </w:p>
    <w:p w14:paraId="0C5A6B40" w14:textId="06AA2505" w:rsidR="000F7DA4" w:rsidRDefault="000F7DA4" w:rsidP="002B5D39"/>
    <w:p w14:paraId="485AD562" w14:textId="7484C193" w:rsidR="000F7DA4" w:rsidRDefault="000F7DA4" w:rsidP="002B5D39">
      <w:r>
        <w:t>As shown in the figure below, the assignment groups were almost identical for item 4.6</w:t>
      </w:r>
      <w:r w:rsidR="0040003B">
        <w:t>, with scores heavily skewed toward zero</w:t>
      </w:r>
      <w:r>
        <w:t>. Both the treatment and comparison groups had a single municipality that received a score of two—</w:t>
      </w:r>
      <w:r w:rsidRPr="000F7DA4">
        <w:t>Sahab</w:t>
      </w:r>
      <w:r>
        <w:t xml:space="preserve"> and </w:t>
      </w:r>
      <w:r w:rsidRPr="000F7DA4">
        <w:t>Manshiat Bane Hasan</w:t>
      </w:r>
      <w:r>
        <w:t xml:space="preserve">, respectively—but aside from these, MICA data collection confirms the perceptions among KII </w:t>
      </w:r>
      <w:r w:rsidR="0040003B">
        <w:t>respondents that</w:t>
      </w:r>
      <w:r>
        <w:t xml:space="preserve"> municipalities cannot deliver</w:t>
      </w:r>
      <w:r w:rsidR="0040003B">
        <w:t xml:space="preserve"> certain key services on their own despite citizen expectations</w:t>
      </w:r>
      <w:r>
        <w:t>.</w:t>
      </w:r>
    </w:p>
    <w:p w14:paraId="1C9D8A76" w14:textId="312633F0" w:rsidR="00FE3190" w:rsidRDefault="00FE3190" w:rsidP="002B5D39"/>
    <w:p w14:paraId="07BAFA4E" w14:textId="17688776" w:rsidR="000F7DA4" w:rsidRDefault="000F7DA4" w:rsidP="00FD5D18">
      <w:pPr>
        <w:pStyle w:val="Caption"/>
        <w:keepNext/>
      </w:pPr>
      <w:bookmarkStart w:id="64" w:name="_Toc524532328"/>
      <w:r>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6</w:t>
      </w:r>
      <w:r w:rsidR="000E4344">
        <w:rPr>
          <w:noProof/>
        </w:rPr>
        <w:fldChar w:fldCharType="end"/>
      </w:r>
      <w:r>
        <w:t>: MICA Item 4.6 Score Distribution by Assignment</w:t>
      </w:r>
      <w:bookmarkEnd w:id="64"/>
    </w:p>
    <w:p w14:paraId="2ECF8C1E" w14:textId="0A98674D" w:rsidR="002B5D39" w:rsidRPr="00CC7C14" w:rsidRDefault="00EF2992" w:rsidP="002B5D39">
      <w:pPr>
        <w:rPr>
          <w:szCs w:val="22"/>
        </w:rPr>
      </w:pPr>
      <w:r>
        <w:rPr>
          <w:noProof/>
        </w:rPr>
        <w:drawing>
          <wp:inline distT="0" distB="0" distL="0" distR="0" wp14:anchorId="13BFB03E" wp14:editId="73552562">
            <wp:extent cx="6541477" cy="335809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59370" cy="3367284"/>
                    </a:xfrm>
                    <a:prstGeom prst="rect">
                      <a:avLst/>
                    </a:prstGeom>
                  </pic:spPr>
                </pic:pic>
              </a:graphicData>
            </a:graphic>
          </wp:inline>
        </w:drawing>
      </w:r>
    </w:p>
    <w:p w14:paraId="739A968A" w14:textId="77777777" w:rsidR="002B5D39" w:rsidRPr="00CC7C14" w:rsidRDefault="002B5D39" w:rsidP="002B5D39">
      <w:pPr>
        <w:rPr>
          <w:szCs w:val="22"/>
        </w:rPr>
      </w:pPr>
    </w:p>
    <w:p w14:paraId="0C8E1735" w14:textId="6E4F1003" w:rsidR="002B5D39" w:rsidRDefault="002B5D39" w:rsidP="002B5D39">
      <w:pPr>
        <w:rPr>
          <w:szCs w:val="22"/>
        </w:rPr>
      </w:pPr>
      <w:r w:rsidRPr="00CC7C14">
        <w:rPr>
          <w:szCs w:val="22"/>
        </w:rPr>
        <w:t xml:space="preserve">The lack of autonomy to make decisions </w:t>
      </w:r>
      <w:r w:rsidR="0040003B">
        <w:rPr>
          <w:szCs w:val="22"/>
        </w:rPr>
        <w:t xml:space="preserve">on key services </w:t>
      </w:r>
      <w:r w:rsidRPr="00CC7C14">
        <w:rPr>
          <w:szCs w:val="22"/>
        </w:rPr>
        <w:t xml:space="preserve">also limits municipal performance. An executive director said that municipalities do not have independent authority to make investment decisions. Another LDU head said that his unit was able to attract an investor and work out the parameters of a lucrative investment project, which the ministry later refused for reasons he does not understand and cannot contest. Another executive director said: “Most of the land is agricultural. Agriculture law prohibits use of land for other purposes. When we get investment opportunities, we don’t have land for them.” </w:t>
      </w:r>
    </w:p>
    <w:p w14:paraId="28BDAE96" w14:textId="2CC0DE62" w:rsidR="0040003B" w:rsidRDefault="0040003B" w:rsidP="002B5D39">
      <w:pPr>
        <w:rPr>
          <w:szCs w:val="22"/>
        </w:rPr>
      </w:pPr>
    </w:p>
    <w:p w14:paraId="70CD1519" w14:textId="69F15756" w:rsidR="002B5D39" w:rsidRDefault="002B5D39" w:rsidP="002B5D39">
      <w:r>
        <w:t xml:space="preserve">Limitations to autonomous municipal action extend to the ability to hire and fire staff. Municipal respondents said they have little say about the qualifications or selection process of new employees. “I ask for one, civil service sends me one, I have to choose that person whether qualified or not. I don’t get options,” one mayor said. The executive director of another municipality said: “MoMA determines qualifications for various positions. If we ask for a university graduate surveyor, they might say no. </w:t>
      </w:r>
      <w:r w:rsidRPr="7AA453DA">
        <w:rPr>
          <w:i/>
          <w:iCs/>
        </w:rPr>
        <w:t>Tawjihi</w:t>
      </w:r>
      <w:r>
        <w:t xml:space="preserve"> is enough. The health inspector in the municipality does not even have </w:t>
      </w:r>
      <w:r w:rsidRPr="7AA453DA">
        <w:rPr>
          <w:i/>
          <w:iCs/>
        </w:rPr>
        <w:t>Tawjihi</w:t>
      </w:r>
      <w:r>
        <w:t>.” Commenting on the inability to manage unwanted staff, a municipal council member commented: “We have around 4600 employees. Many of them were appointed to appease someone. I believe half of them are at home receiving their salaries while doing nothing. This is a problem that has been going on for years.”</w:t>
      </w:r>
      <w:r w:rsidR="008966D2">
        <w:t xml:space="preserve"> </w:t>
      </w:r>
    </w:p>
    <w:p w14:paraId="6AB06ABC" w14:textId="539F573C" w:rsidR="008966D2" w:rsidRDefault="008966D2" w:rsidP="002B5D39"/>
    <w:p w14:paraId="67847D71" w14:textId="63B3DA6F" w:rsidR="00D94799" w:rsidRDefault="00514D47" w:rsidP="002B5D39">
      <w:r>
        <w:rPr>
          <w:noProof/>
        </w:rPr>
        <w:drawing>
          <wp:anchor distT="0" distB="0" distL="114300" distR="114300" simplePos="0" relativeHeight="251667467" behindDoc="1" locked="0" layoutInCell="1" allowOverlap="1" wp14:anchorId="38C1081A" wp14:editId="2650AF31">
            <wp:simplePos x="0" y="0"/>
            <wp:positionH relativeFrom="column">
              <wp:posOffset>2552700</wp:posOffset>
            </wp:positionH>
            <wp:positionV relativeFrom="paragraph">
              <wp:posOffset>330200</wp:posOffset>
            </wp:positionV>
            <wp:extent cx="3862070" cy="5204460"/>
            <wp:effectExtent l="0" t="0" r="5080" b="0"/>
            <wp:wrapTight wrapText="bothSides">
              <wp:wrapPolygon edited="0">
                <wp:start x="0" y="0"/>
                <wp:lineTo x="0" y="21505"/>
                <wp:lineTo x="21522" y="21505"/>
                <wp:lineTo x="21522"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62070" cy="52044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47" behindDoc="1" locked="0" layoutInCell="1" allowOverlap="1" wp14:anchorId="7A1B60AF" wp14:editId="5770F862">
                <wp:simplePos x="0" y="0"/>
                <wp:positionH relativeFrom="margin">
                  <wp:posOffset>3238500</wp:posOffset>
                </wp:positionH>
                <wp:positionV relativeFrom="paragraph">
                  <wp:posOffset>0</wp:posOffset>
                </wp:positionV>
                <wp:extent cx="3524250" cy="292100"/>
                <wp:effectExtent l="0" t="0" r="0" b="0"/>
                <wp:wrapTight wrapText="bothSides">
                  <wp:wrapPolygon edited="0">
                    <wp:start x="0" y="0"/>
                    <wp:lineTo x="0" y="19722"/>
                    <wp:lineTo x="21483" y="19722"/>
                    <wp:lineTo x="21483" y="0"/>
                    <wp:lineTo x="0" y="0"/>
                  </wp:wrapPolygon>
                </wp:wrapTight>
                <wp:docPr id="56" name="Text Box 56"/>
                <wp:cNvGraphicFramePr/>
                <a:graphic xmlns:a="http://schemas.openxmlformats.org/drawingml/2006/main">
                  <a:graphicData uri="http://schemas.microsoft.com/office/word/2010/wordprocessingShape">
                    <wps:wsp>
                      <wps:cNvSpPr txBox="1"/>
                      <wps:spPr>
                        <a:xfrm>
                          <a:off x="0" y="0"/>
                          <a:ext cx="3524250" cy="292100"/>
                        </a:xfrm>
                        <a:prstGeom prst="rect">
                          <a:avLst/>
                        </a:prstGeom>
                        <a:solidFill>
                          <a:prstClr val="white"/>
                        </a:solidFill>
                        <a:ln>
                          <a:noFill/>
                        </a:ln>
                      </wps:spPr>
                      <wps:txbx>
                        <w:txbxContent>
                          <w:p w14:paraId="3CBF75CA" w14:textId="084F53AB" w:rsidR="00DD1610" w:rsidRPr="00BE079F" w:rsidRDefault="00DD1610" w:rsidP="00FD5D18">
                            <w:pPr>
                              <w:pStyle w:val="Caption"/>
                              <w:rPr>
                                <w:noProof/>
                              </w:rPr>
                            </w:pPr>
                            <w:bookmarkStart w:id="65" w:name="_Toc524532329"/>
                            <w:r>
                              <w:t xml:space="preserve">Figure </w:t>
                            </w:r>
                            <w:r w:rsidR="000E4344">
                              <w:rPr>
                                <w:noProof/>
                              </w:rPr>
                              <w:fldChar w:fldCharType="begin"/>
                            </w:r>
                            <w:r w:rsidR="000E4344">
                              <w:rPr>
                                <w:noProof/>
                              </w:rPr>
                              <w:instrText xml:space="preserve"> SEQ Figure \* ARABIC </w:instrText>
                            </w:r>
                            <w:r w:rsidR="000E4344">
                              <w:rPr>
                                <w:noProof/>
                              </w:rPr>
                              <w:fldChar w:fldCharType="separate"/>
                            </w:r>
                            <w:r>
                              <w:rPr>
                                <w:noProof/>
                              </w:rPr>
                              <w:t>10</w:t>
                            </w:r>
                            <w:r w:rsidR="000E4344">
                              <w:rPr>
                                <w:noProof/>
                              </w:rPr>
                              <w:fldChar w:fldCharType="end"/>
                            </w:r>
                            <w:r>
                              <w:t>: Item 7.2 MICA Scores by Assignment</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B60AF" id="Text Box 56" o:spid="_x0000_s1031" type="#_x0000_t202" style="position:absolute;left:0;text-align:left;margin-left:255pt;margin-top:0;width:277.5pt;height:23pt;z-index:-2516541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DRuMwIAAGkEAAAOAAAAZHJzL2Uyb0RvYy54bWysVFFv2yAQfp+0/4B4X5xkTbVacaosVaZJ&#10;UVspmfpMMMRIwDEgsbNfvwPH6dbtadoLPu6Og+/77jy/74wmJ+GDAlvRyWhMibAcamUPFf22W3/4&#10;REmIzNZMgxUVPYtA7xfv381bV4opNKBr4QkWsaFsXUWbGF1ZFIE3wrAwAicsBiV4wyJu/aGoPWux&#10;utHFdDy+LVrwtfPARQjofeiDdJHrSyl4fJIyiEh0RfFtMa8+r/u0Fos5Kw+euUbxyzPYP7zCMGXx&#10;0mupBxYZOXr1RymjuIcAMo44mAKkVFxkDIhmMn6DZtswJzIWJCe4K03h/5Xlj6dnT1Rd0dktJZYZ&#10;1Ggnukg+Q0fQhfy0LpSYtnWYGDv0o86DP6Azwe6kN+mLgAjGkenzld1UjaPz42x6M51hiGNsejed&#10;jDP9xetp50P8IsCQZFTUo3qZVHbahIgvwdQhJV0WQKt6rbROmxRYaU9ODJVuGxVFeiOe+C1L25Rr&#10;IZ3qw8lTJIg9lGTFbt9lSm4GmHuoz4jeQ98/wfG1wvs2LMRn5rFhEBUOQXzCRWpoKwoXi5IG/I+/&#10;+VM+6ohRSlpswIqG70fmBSX6q0WFU7cOhh+M/WDYo1kBIp3geDmeTTzgox5M6cG84Gws0y0YYpbj&#10;XRWNg7mK/RjgbHGxXOYk7EnH4sZuHU+lB1533Qvz7qJKRD0fYWhNVr4Rp8/tWV4eI0iVlUu89ixe&#10;6MZ+zvJcZi8NzK/7nPX6h1j8BAAA//8DAFBLAwQUAAYACAAAACEAXidB0t4AAAAIAQAADwAAAGRy&#10;cy9kb3ducmV2LnhtbEyPQU/DMAyF70j8h8hIXBBLNrEKlaYTbHCDw8a0c9aYtqJxqiRdu3+Pd2IX&#10;y9Z7ev5esZpcJ04YYutJw3ymQCBV3rZUa9h/fzw+g4jJkDWdJ9Rwxgir8vamMLn1I23xtEu14BCK&#10;udHQpNTnUsaqQWfizPdIrP344EziM9TSBjNyuOvkQqlMOtMSf2hMj+sGq9/d4DRkmzCMW1o/bPbv&#10;n+arrxeHt/NB6/u76fUFRMIp/Zvhgs/oUDLT0Q9ko+g0LOeKuyQNPC+yypa8HTU8ZQpkWcjrAuUf&#10;AAAA//8DAFBLAQItABQABgAIAAAAIQC2gziS/gAAAOEBAAATAAAAAAAAAAAAAAAAAAAAAABbQ29u&#10;dGVudF9UeXBlc10ueG1sUEsBAi0AFAAGAAgAAAAhADj9If/WAAAAlAEAAAsAAAAAAAAAAAAAAAAA&#10;LwEAAF9yZWxzLy5yZWxzUEsBAi0AFAAGAAgAAAAhAChoNG4zAgAAaQQAAA4AAAAAAAAAAAAAAAAA&#10;LgIAAGRycy9lMm9Eb2MueG1sUEsBAi0AFAAGAAgAAAAhAF4nQdLeAAAACAEAAA8AAAAAAAAAAAAA&#10;AAAAjQQAAGRycy9kb3ducmV2LnhtbFBLBQYAAAAABAAEAPMAAACYBQAAAAA=&#10;" stroked="f">
                <v:textbox inset="0,0,0,0">
                  <w:txbxContent>
                    <w:p w14:paraId="3CBF75CA" w14:textId="084F53AB" w:rsidR="00DD1610" w:rsidRPr="00BE079F" w:rsidRDefault="00DD1610" w:rsidP="00FD5D18">
                      <w:pPr>
                        <w:pStyle w:val="Caption"/>
                        <w:rPr>
                          <w:noProof/>
                        </w:rPr>
                      </w:pPr>
                      <w:bookmarkStart w:id="66" w:name="_Toc524532329"/>
                      <w:r>
                        <w:t xml:space="preserve">Figure </w:t>
                      </w:r>
                      <w:fldSimple w:instr=" SEQ Figure \* ARABIC ">
                        <w:r>
                          <w:rPr>
                            <w:noProof/>
                          </w:rPr>
                          <w:t>10</w:t>
                        </w:r>
                      </w:fldSimple>
                      <w:r>
                        <w:t>: Item 7.2 MICA Scores by Assignment</w:t>
                      </w:r>
                      <w:bookmarkEnd w:id="66"/>
                    </w:p>
                  </w:txbxContent>
                </v:textbox>
                <w10:wrap type="tight" anchorx="margin"/>
              </v:shape>
            </w:pict>
          </mc:Fallback>
        </mc:AlternateContent>
      </w:r>
      <w:r w:rsidR="008966D2">
        <w:t>Quantitat</w:t>
      </w:r>
      <w:r w:rsidR="007014F7">
        <w:t xml:space="preserve">ive data show that </w:t>
      </w:r>
      <w:r w:rsidR="002F314D">
        <w:t xml:space="preserve">staffing challenges differed depending on the sector or focus area. For example, </w:t>
      </w:r>
      <w:r w:rsidR="007014F7">
        <w:t xml:space="preserve">MICA item 7.2 addresses whether or not qualified staff are available to respond to calamities. Six treatment municipalities received a score of zero, i.e. there are no qualified staff available for calamity management, and only one treatment municipality received a score of three, suggesting there is a calamity plan, but staff do not receive training on it. </w:t>
      </w:r>
      <w:r w:rsidR="002F314D">
        <w:t>In contrast, item 6.2, which addresses whether the municipality has staff available to conduct inspections of slaughterhouses to protect public health, shows that 12 comparison municipalities did not have any staff to fill this role. A</w:t>
      </w:r>
      <w:r w:rsidR="007014F7">
        <w:t xml:space="preserve">s shown in the figure to the right, most of the comparison municipalities received a </w:t>
      </w:r>
      <w:r w:rsidR="009D1163">
        <w:t xml:space="preserve">score of </w:t>
      </w:r>
      <w:r w:rsidR="002F314D">
        <w:t>zero for item 6.2, with the average item level score</w:t>
      </w:r>
      <w:r w:rsidR="00C9211B">
        <w:t xml:space="preserve"> of 0.5 compared to 1.3 for treatment municipalities</w:t>
      </w:r>
      <w:r w:rsidR="002F314D">
        <w:t>.</w:t>
      </w:r>
      <w:r w:rsidR="009D1163">
        <w:t xml:space="preserve"> </w:t>
      </w:r>
      <w:r w:rsidR="007014F7">
        <w:t>Other MICA items, such as 5.1 (market inspections), also directly address staff qualifications. For MICA item 5.1, 1</w:t>
      </w:r>
      <w:r w:rsidR="009D1163">
        <w:t>2</w:t>
      </w:r>
      <w:r w:rsidR="007014F7">
        <w:t xml:space="preserve"> comparison municipalities received a score of </w:t>
      </w:r>
      <w:r w:rsidR="009D1163">
        <w:t>three</w:t>
      </w:r>
      <w:r w:rsidR="007014F7">
        <w:t>, implying the</w:t>
      </w:r>
      <w:r w:rsidR="00D22124">
        <w:t xml:space="preserve"> municipality carries out regular market inspections and defines which goods can and cannot be traded. In contrast</w:t>
      </w:r>
      <w:r w:rsidR="00D94799">
        <w:t xml:space="preserve">, </w:t>
      </w:r>
      <w:r w:rsidR="00D22124">
        <w:t>only four treatment municipalities received a score of three for this item, with ten of the treatment municipalities receiving scores below three</w:t>
      </w:r>
      <w:r w:rsidR="007014F7">
        <w:t>.</w:t>
      </w:r>
    </w:p>
    <w:p w14:paraId="29B45AED" w14:textId="43ACFB98" w:rsidR="00D94799" w:rsidRDefault="00D94799" w:rsidP="002B5D39"/>
    <w:p w14:paraId="718C6300" w14:textId="6E0034E5" w:rsidR="00C27B28" w:rsidRPr="00CC7C14" w:rsidRDefault="00C27B28" w:rsidP="00C27B28">
      <w:pPr>
        <w:overflowPunct w:val="0"/>
        <w:autoSpaceDE w:val="0"/>
        <w:autoSpaceDN w:val="0"/>
        <w:adjustRightInd w:val="0"/>
        <w:textAlignment w:val="baseline"/>
        <w:rPr>
          <w:szCs w:val="22"/>
        </w:rPr>
      </w:pPr>
      <w:r>
        <w:t xml:space="preserve">Most municipal respondents highlighted the staff’s overall weak capacity and the need for technical support. Respondents reported the lack of technical staff to perform municipal tasks and the weak incentives to perform. </w:t>
      </w:r>
      <w:r w:rsidRPr="7AA453DA">
        <w:rPr>
          <w:rFonts w:eastAsia="Gill Sans MT" w:cs="Gill Sans MT"/>
          <w:szCs w:val="22"/>
        </w:rPr>
        <w:t xml:space="preserve">Staff are regularly subjected to internal secondments that leave them holding several municipal positions at the same time. </w:t>
      </w:r>
      <w:r>
        <w:t>Category A municipal staff who are university graduates and tend to relatively be more motivated do not exceed 5% of the number of overall municipal staff. More problematic is that this “municipal leadership” cannot under the current system and circumstances hire and fire staff members. There are social and legal constraints that limit the ability of the higher echelon of staff to address this problem. One mayor in the north commented:</w:t>
      </w:r>
    </w:p>
    <w:p w14:paraId="31BEE2C0" w14:textId="54830367" w:rsidR="00C27B28" w:rsidRPr="00CC7C14" w:rsidRDefault="00C27B28" w:rsidP="00C27B28">
      <w:pPr>
        <w:overflowPunct w:val="0"/>
        <w:autoSpaceDE w:val="0"/>
        <w:autoSpaceDN w:val="0"/>
        <w:adjustRightInd w:val="0"/>
        <w:textAlignment w:val="baseline"/>
        <w:rPr>
          <w:szCs w:val="22"/>
        </w:rPr>
      </w:pPr>
    </w:p>
    <w:p w14:paraId="030D9B06" w14:textId="7D1AE6D2" w:rsidR="00C27B28" w:rsidRPr="00CC7C14" w:rsidRDefault="00C27B28" w:rsidP="00C27B28">
      <w:pPr>
        <w:overflowPunct w:val="0"/>
        <w:autoSpaceDE w:val="0"/>
        <w:autoSpaceDN w:val="0"/>
        <w:adjustRightInd w:val="0"/>
        <w:textAlignment w:val="baseline"/>
        <w:rPr>
          <w:i/>
          <w:szCs w:val="22"/>
        </w:rPr>
      </w:pPr>
      <w:r w:rsidRPr="00CC7C14">
        <w:rPr>
          <w:i/>
          <w:szCs w:val="22"/>
        </w:rPr>
        <w:t>“I’ll be honest with you and tell you that I rely on 2 employees. The rest are not doing much; yes</w:t>
      </w:r>
      <w:r>
        <w:rPr>
          <w:i/>
          <w:szCs w:val="22"/>
        </w:rPr>
        <w:t>,</w:t>
      </w:r>
      <w:r w:rsidRPr="00CC7C14">
        <w:rPr>
          <w:i/>
          <w:szCs w:val="22"/>
        </w:rPr>
        <w:t xml:space="preserve"> they do receive all sorts of trainings but without use. All municipal employees have a very lax work ethic. They want to come late, they don’t want to work.”</w:t>
      </w:r>
    </w:p>
    <w:p w14:paraId="3C00DC4B" w14:textId="1211809C" w:rsidR="00C27B28" w:rsidRPr="00CC7C14" w:rsidRDefault="00C27B28" w:rsidP="00C27B28">
      <w:pPr>
        <w:rPr>
          <w:szCs w:val="22"/>
        </w:rPr>
      </w:pPr>
    </w:p>
    <w:p w14:paraId="080FFC0C" w14:textId="29D6389A" w:rsidR="00C27B28" w:rsidRDefault="00C27B28" w:rsidP="00C27B28">
      <w:pPr>
        <w:tabs>
          <w:tab w:val="left" w:pos="2835"/>
        </w:tabs>
        <w:rPr>
          <w:szCs w:val="22"/>
        </w:rPr>
      </w:pPr>
      <w:r w:rsidRPr="00CC7C14">
        <w:rPr>
          <w:szCs w:val="22"/>
        </w:rPr>
        <w:t xml:space="preserve">The municipalities’ functional capacity to provide quality services is circumscribed by the ability to recruit and retain municipal staff. It is also limited by the municipalities’ ability to assign staff to specific positions and to determine their qualifications and job descriptions. Regardless of specific needs determined by the municipality, the central government makes final decisions as to the number and positions of new municipal staff. “We asked for a surveyor. MOMA changed the job position to a civil engineer. I already have 3 engineers. What I need is a surveyor. We know best what the municipality needs, but MoMA insists on interfering,” one mayor commented. </w:t>
      </w:r>
    </w:p>
    <w:p w14:paraId="684517D2" w14:textId="77777777" w:rsidR="00C27B28" w:rsidRDefault="00C27B28" w:rsidP="00C27B28">
      <w:pPr>
        <w:tabs>
          <w:tab w:val="left" w:pos="2835"/>
        </w:tabs>
        <w:rPr>
          <w:szCs w:val="22"/>
        </w:rPr>
      </w:pPr>
    </w:p>
    <w:p w14:paraId="3DAFCDB9" w14:textId="0AB5A2D1" w:rsidR="00C27B28" w:rsidRPr="00CC7C14" w:rsidRDefault="00C27B28" w:rsidP="00C27B28">
      <w:pPr>
        <w:rPr>
          <w:szCs w:val="22"/>
        </w:rPr>
      </w:pPr>
      <w:r w:rsidRPr="00CC7C14">
        <w:rPr>
          <w:szCs w:val="22"/>
        </w:rPr>
        <w:t xml:space="preserve">Three respondents commented on what they saw is an overemphasis of </w:t>
      </w:r>
      <w:r>
        <w:rPr>
          <w:szCs w:val="22"/>
        </w:rPr>
        <w:t>CITIES</w:t>
      </w:r>
      <w:r w:rsidRPr="00CC7C14">
        <w:rPr>
          <w:szCs w:val="22"/>
        </w:rPr>
        <w:t xml:space="preserve"> on capacity building. One mayor commented that the training component is more pronounced than the services support component. “What we need is that both components receive the same attention. Training should not trump other needs,” he said.</w:t>
      </w:r>
    </w:p>
    <w:p w14:paraId="5E3CD7A0" w14:textId="77777777" w:rsidR="00C27B28" w:rsidRDefault="00C27B28" w:rsidP="002B5D39"/>
    <w:p w14:paraId="3C104432" w14:textId="6A4D18D2" w:rsidR="00C27B28" w:rsidRPr="00CC7C14" w:rsidRDefault="00D94799" w:rsidP="00C27B28">
      <w:pPr>
        <w:rPr>
          <w:szCs w:val="22"/>
        </w:rPr>
      </w:pPr>
      <w:r>
        <w:t>This analysis highlights how staffing capacity can be uneven.</w:t>
      </w:r>
      <w:r>
        <w:rPr>
          <w:szCs w:val="22"/>
        </w:rPr>
        <w:t xml:space="preserve"> </w:t>
      </w:r>
      <w:r w:rsidR="002B5D39" w:rsidRPr="00CC7C14">
        <w:rPr>
          <w:szCs w:val="22"/>
        </w:rPr>
        <w:t xml:space="preserve">Within municipalities, the lack of clear delineation of tasks and responsibilities, conflicting and unclear chains of command, in addition to weak staff capacity especially among the lower tier of municipal staff is especially debilitating and hinders the provision of quality services to the public. </w:t>
      </w:r>
      <w:r w:rsidR="00C27B28">
        <w:t xml:space="preserve">Interviewed mayors saw the institutional development component of the CITIES project as being particularly beneficial. Some respondents lauded the technical nature of the training delivered by CITIES. One municipal council member said that the training provided to LDUs is very effective. In Zarqa, the mayor requested CITIES to provide specialized training to municipal units, and CITIES was responsive. At the same time, a local council member from the north expressed his reservations about the project and what he saw is its unnecessary focus on social cohesion. “We have tangible needs and they say they are restricted in what they can do. They have a work plan and need to stick to it.” </w:t>
      </w:r>
    </w:p>
    <w:p w14:paraId="69611717" w14:textId="2476025A" w:rsidR="00034CC7" w:rsidRDefault="00034CC7" w:rsidP="002B5D39">
      <w:pPr>
        <w:rPr>
          <w:szCs w:val="22"/>
        </w:rPr>
      </w:pPr>
    </w:p>
    <w:p w14:paraId="7FA62A59" w14:textId="41F5E6D2" w:rsidR="00034CC7" w:rsidRPr="00034CC7" w:rsidRDefault="00034CC7" w:rsidP="00034CC7">
      <w:pPr>
        <w:rPr>
          <w:szCs w:val="22"/>
        </w:rPr>
      </w:pPr>
      <w:r>
        <w:rPr>
          <w:szCs w:val="22"/>
        </w:rPr>
        <w:t>The theme of staffing, expectations, and ability to address service requests were all common themes within the context of assessing</w:t>
      </w:r>
      <w:r w:rsidRPr="00034CC7">
        <w:rPr>
          <w:szCs w:val="22"/>
        </w:rPr>
        <w:t xml:space="preserve"> the overall effectiveness of CITIES for achieving its goals of enhancing democratic governance, improving trust and confidence in elected officials, and strengthening stability</w:t>
      </w:r>
      <w:r>
        <w:rPr>
          <w:szCs w:val="22"/>
        </w:rPr>
        <w:t xml:space="preserve">. The summary provided here highlights the challenges of municipal services and control at baseline. As discussed, the effectiveness of service provision can vary across treatment and comparison groups and within municipalities. Additional data collection rounds will allow the evaluation team to assess what areas or activities may address the staff, perception, and citizen service constraints.  </w:t>
      </w:r>
    </w:p>
    <w:p w14:paraId="2AB62F7C" w14:textId="77777777" w:rsidR="0040003B" w:rsidRDefault="0040003B" w:rsidP="002B5D39">
      <w:pPr>
        <w:rPr>
          <w:szCs w:val="22"/>
        </w:rPr>
      </w:pPr>
    </w:p>
    <w:p w14:paraId="1C3A3DE3" w14:textId="77777777" w:rsidR="002B5D39" w:rsidRPr="00CC7C14" w:rsidRDefault="002B5D39" w:rsidP="002B5D39">
      <w:pPr>
        <w:pStyle w:val="Heading6"/>
        <w:rPr>
          <w:rFonts w:ascii="Gill Sans MT" w:hAnsi="Gill Sans MT"/>
        </w:rPr>
      </w:pPr>
      <w:r w:rsidRPr="00CC7C14">
        <w:rPr>
          <w:rFonts w:ascii="Gill Sans MT" w:hAnsi="Gill Sans MT"/>
        </w:rPr>
        <w:t>Community Engagement within Municipalities</w:t>
      </w:r>
    </w:p>
    <w:p w14:paraId="6E7C4065" w14:textId="05CFCDF0" w:rsidR="00834E7B" w:rsidRPr="00CC7C14" w:rsidRDefault="00C81B04" w:rsidP="00834E7B">
      <w:pPr>
        <w:rPr>
          <w:szCs w:val="22"/>
        </w:rPr>
      </w:pPr>
      <w:r>
        <w:rPr>
          <w:noProof/>
        </w:rPr>
        <w:drawing>
          <wp:anchor distT="0" distB="0" distL="114300" distR="114300" simplePos="0" relativeHeight="251668491" behindDoc="1" locked="0" layoutInCell="1" allowOverlap="1" wp14:anchorId="21614C83" wp14:editId="4E0ACE4E">
            <wp:simplePos x="0" y="0"/>
            <wp:positionH relativeFrom="column">
              <wp:posOffset>0</wp:posOffset>
            </wp:positionH>
            <wp:positionV relativeFrom="paragraph">
              <wp:posOffset>1445260</wp:posOffset>
            </wp:positionV>
            <wp:extent cx="3636010" cy="4455795"/>
            <wp:effectExtent l="0" t="0" r="2540" b="1905"/>
            <wp:wrapTight wrapText="bothSides">
              <wp:wrapPolygon edited="0">
                <wp:start x="0" y="0"/>
                <wp:lineTo x="0" y="21517"/>
                <wp:lineTo x="21502" y="21517"/>
                <wp:lineTo x="21502"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36010" cy="4455795"/>
                    </a:xfrm>
                    <a:prstGeom prst="rect">
                      <a:avLst/>
                    </a:prstGeom>
                  </pic:spPr>
                </pic:pic>
              </a:graphicData>
            </a:graphic>
            <wp14:sizeRelH relativeFrom="margin">
              <wp14:pctWidth>0</wp14:pctWidth>
            </wp14:sizeRelH>
            <wp14:sizeRelV relativeFrom="margin">
              <wp14:pctHeight>0</wp14:pctHeight>
            </wp14:sizeRelV>
          </wp:anchor>
        </w:drawing>
      </w:r>
      <w:r w:rsidR="00834E7B">
        <w:rPr>
          <w:noProof/>
        </w:rPr>
        <mc:AlternateContent>
          <mc:Choice Requires="wps">
            <w:drawing>
              <wp:anchor distT="0" distB="0" distL="114300" distR="114300" simplePos="0" relativeHeight="251666443" behindDoc="1" locked="0" layoutInCell="1" allowOverlap="1" wp14:anchorId="583C3C5B" wp14:editId="03198EF9">
                <wp:simplePos x="0" y="0"/>
                <wp:positionH relativeFrom="margin">
                  <wp:align>left</wp:align>
                </wp:positionH>
                <wp:positionV relativeFrom="paragraph">
                  <wp:posOffset>1125220</wp:posOffset>
                </wp:positionV>
                <wp:extent cx="3244850" cy="260350"/>
                <wp:effectExtent l="0" t="0" r="0" b="6350"/>
                <wp:wrapTight wrapText="bothSides">
                  <wp:wrapPolygon edited="0">
                    <wp:start x="0" y="0"/>
                    <wp:lineTo x="0" y="20546"/>
                    <wp:lineTo x="21431" y="20546"/>
                    <wp:lineTo x="21431" y="0"/>
                    <wp:lineTo x="0" y="0"/>
                  </wp:wrapPolygon>
                </wp:wrapTight>
                <wp:docPr id="60" name="Text Box 60"/>
                <wp:cNvGraphicFramePr/>
                <a:graphic xmlns:a="http://schemas.openxmlformats.org/drawingml/2006/main">
                  <a:graphicData uri="http://schemas.microsoft.com/office/word/2010/wordprocessingShape">
                    <wps:wsp>
                      <wps:cNvSpPr txBox="1"/>
                      <wps:spPr>
                        <a:xfrm>
                          <a:off x="0" y="0"/>
                          <a:ext cx="3244850" cy="260350"/>
                        </a:xfrm>
                        <a:prstGeom prst="rect">
                          <a:avLst/>
                        </a:prstGeom>
                        <a:solidFill>
                          <a:prstClr val="white"/>
                        </a:solidFill>
                        <a:ln>
                          <a:noFill/>
                        </a:ln>
                      </wps:spPr>
                      <wps:txbx>
                        <w:txbxContent>
                          <w:p w14:paraId="20733268" w14:textId="66497CB1" w:rsidR="00DD1610" w:rsidRPr="00643EA1" w:rsidRDefault="00DD1610" w:rsidP="00FD5D18">
                            <w:pPr>
                              <w:pStyle w:val="Caption"/>
                              <w:rPr>
                                <w:noProof/>
                              </w:rPr>
                            </w:pPr>
                            <w:bookmarkStart w:id="66" w:name="_Toc524532330"/>
                            <w:r>
                              <w:t xml:space="preserve">Figure </w:t>
                            </w:r>
                            <w:r w:rsidR="000E4344">
                              <w:rPr>
                                <w:noProof/>
                              </w:rPr>
                              <w:fldChar w:fldCharType="begin"/>
                            </w:r>
                            <w:r w:rsidR="000E4344">
                              <w:rPr>
                                <w:noProof/>
                              </w:rPr>
                              <w:instrText xml:space="preserve"> SEQ Figure \* ARABIC </w:instrText>
                            </w:r>
                            <w:r w:rsidR="000E4344">
                              <w:rPr>
                                <w:noProof/>
                              </w:rPr>
                              <w:fldChar w:fldCharType="separate"/>
                            </w:r>
                            <w:r>
                              <w:rPr>
                                <w:noProof/>
                              </w:rPr>
                              <w:t>11</w:t>
                            </w:r>
                            <w:r w:rsidR="000E4344">
                              <w:rPr>
                                <w:noProof/>
                              </w:rPr>
                              <w:fldChar w:fldCharType="end"/>
                            </w:r>
                            <w:r>
                              <w:t>: MICA Item 3.3 Scores by Assignment</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C3C5B" id="Text Box 60" o:spid="_x0000_s1032" type="#_x0000_t202" style="position:absolute;left:0;text-align:left;margin-left:0;margin-top:88.6pt;width:255.5pt;height:20.5pt;z-index:-25165003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w/nMAIAAGkEAAAOAAAAZHJzL2Uyb0RvYy54bWysVE1v2zAMvQ/YfxB0X5ykHyiMOkXWosOA&#10;oC3QDj0rshwLkEVNUmJ3v35Pctxu3U7DLjJFUk96j6Qvr4bOsIPyQZOt+GI250xZSbW2u4p/e7r9&#10;dMFZiMLWwpBVFX9RgV+tPn647F2pltSSqZVnALGh7F3F2xhdWRRBtqoTYUZOWQQb8p2I2PpdUXvR&#10;A70zxXI+Py968rXzJFUI8N6MQb7K+E2jZLxvmqAiMxXH22JefV63aS1Wl6LceeFaLY/PEP/wik5o&#10;i0tfoW5EFGzv9R9QnZaeAjVxJqkrqGm0VJkD2Czm79g8tsKpzAXiBPcqU/h/sPLu8OCZrit+Dnms&#10;6FCjJzVE9pkGBhf06V0okfbokBgH+FHnyR/gTLSHxnfpC0IMcUC9vKqb0CScJ8vT04szhCRiy/P5&#10;CWzAF2+nnQ/xi6KOJaPiHtXLoorDJsQxdUpJlwUyur7VxqRNClwbzw4Cle5bHdUR/LcsY1OupXRq&#10;BEyeIlEcqSQrDtshS3I20dxS/QL2nsb+CU7eaty3ESE+CI+GASsMQbzH0hjqK05Hi7OW/I+/+VM+&#10;6ogoZz0asOLh+154xZn5alFhQMbJ8JOxnQy7764JTBcYLyeziQM+mslsPHXPmI11ugUhYSXuqnic&#10;zOs4jgFmS6r1OiehJ52IG/voZIKedH0anoV3x6pE1POOptYU5bvijLmjyut9pEbnyiVdRxWPcqOf&#10;c+2Ps5cG5td9znr7Q6x+AgAA//8DAFBLAwQUAAYACAAAACEA72MKbt4AAAAIAQAADwAAAGRycy9k&#10;b3ducmV2LnhtbEyPwU7DMBBE70j8g7VIXBB1Yom2CnEqaOFWDi1Vz268JBHxOoqdJv17tid63JnR&#10;7Jt8NblWnLEPjScN6SwBgVR621Cl4fD9+bwEEaIha1pPqOGCAVbF/V1uMutH2uF5HyvBJRQyo6GO&#10;scukDGWNzoSZ75DY+/G9M5HPvpK2NyOXu1aqJJlLZxriD7XpcF1j+bsfnIb5ph/GHa2fNoePrfnq&#10;KnV8vxy1fnyY3l5BRJzifxiu+IwOBTOd/EA2iFYDD4msLhYKBNsvacrKSYNKlwpkkcvbAcUfAAAA&#10;//8DAFBLAQItABQABgAIAAAAIQC2gziS/gAAAOEBAAATAAAAAAAAAAAAAAAAAAAAAABbQ29udGVu&#10;dF9UeXBlc10ueG1sUEsBAi0AFAAGAAgAAAAhADj9If/WAAAAlAEAAAsAAAAAAAAAAAAAAAAALwEA&#10;AF9yZWxzLy5yZWxzUEsBAi0AFAAGAAgAAAAhABLvD+cwAgAAaQQAAA4AAAAAAAAAAAAAAAAALgIA&#10;AGRycy9lMm9Eb2MueG1sUEsBAi0AFAAGAAgAAAAhAO9jCm7eAAAACAEAAA8AAAAAAAAAAAAAAAAA&#10;igQAAGRycy9kb3ducmV2LnhtbFBLBQYAAAAABAAEAPMAAACVBQAAAAA=&#10;" stroked="f">
                <v:textbox inset="0,0,0,0">
                  <w:txbxContent>
                    <w:p w14:paraId="20733268" w14:textId="66497CB1" w:rsidR="00DD1610" w:rsidRPr="00643EA1" w:rsidRDefault="00DD1610" w:rsidP="00FD5D18">
                      <w:pPr>
                        <w:pStyle w:val="Caption"/>
                        <w:rPr>
                          <w:noProof/>
                        </w:rPr>
                      </w:pPr>
                      <w:bookmarkStart w:id="68" w:name="_Toc524532330"/>
                      <w:r>
                        <w:t xml:space="preserve">Figure </w:t>
                      </w:r>
                      <w:fldSimple w:instr=" SEQ Figure \* ARABIC ">
                        <w:r>
                          <w:rPr>
                            <w:noProof/>
                          </w:rPr>
                          <w:t>11</w:t>
                        </w:r>
                      </w:fldSimple>
                      <w:r>
                        <w:t>: MICA Item 3.3 Scores by Assignment</w:t>
                      </w:r>
                      <w:bookmarkEnd w:id="68"/>
                    </w:p>
                  </w:txbxContent>
                </v:textbox>
                <w10:wrap type="tight" anchorx="margin"/>
              </v:shape>
            </w:pict>
          </mc:Fallback>
        </mc:AlternateContent>
      </w:r>
      <w:r w:rsidR="00834E7B" w:rsidRPr="00CC7C14">
        <w:rPr>
          <w:szCs w:val="22"/>
        </w:rPr>
        <w:t xml:space="preserve">Municipal respondents reported that community engagement is mostly facilitated through the close personal relationships local and municipal council members have with community members. </w:t>
      </w:r>
      <w:r w:rsidR="00834E7B">
        <w:rPr>
          <w:szCs w:val="22"/>
        </w:rPr>
        <w:t xml:space="preserve">MICA data show that only two municipalities in each assignment group are not conducting citizen, community and business engagement to identify needs. </w:t>
      </w:r>
      <w:r w:rsidR="00EC7936">
        <w:rPr>
          <w:szCs w:val="22"/>
        </w:rPr>
        <w:t>Qualitative data collection revealed that c</w:t>
      </w:r>
      <w:r w:rsidR="00834E7B" w:rsidRPr="00CC7C14">
        <w:rPr>
          <w:szCs w:val="22"/>
        </w:rPr>
        <w:t xml:space="preserve">ouncil members rely on inspection rounds they undertake in their communities, Facebook pages, and direct contact with citizens who approach them when the need arises. For those municipalities with different districts, citizens engage directly with municipal staff at the main municipality building or with local council members at municipal buildings within the districts that make up the municipality. </w:t>
      </w:r>
      <w:r w:rsidR="00EC7936">
        <w:rPr>
          <w:szCs w:val="22"/>
        </w:rPr>
        <w:t xml:space="preserve">In the MICA tool, item 3.3 records whether or not a municipality conducts citizen engagement to understand local needs. A score of one for item 3.3 suggests occasionally engagement, while a score of four is defined by a municipality that “concretely addresses at least one citizen and/or community need.” As the figure to the left shows, there is at least a minimum level of engagement within the evaluation’s sample across both assignment groups. </w:t>
      </w:r>
    </w:p>
    <w:p w14:paraId="2FBF672A" w14:textId="435AD423" w:rsidR="00834E7B" w:rsidRPr="00CC7C14" w:rsidRDefault="00834E7B" w:rsidP="00834E7B">
      <w:pPr>
        <w:rPr>
          <w:szCs w:val="22"/>
        </w:rPr>
      </w:pPr>
    </w:p>
    <w:p w14:paraId="5CE5957D" w14:textId="27DB8F37" w:rsidR="00834E7B" w:rsidRDefault="00834E7B" w:rsidP="00834E7B">
      <w:r>
        <w:t>The needs guides that were prepared in almost all municipalities the evaluation team visited cover both municipal services as well as capital projects to be processed at the governorate level. The needs guide effectively covers services and projects that concern municipalities as well as those that could be supported if endorsed by the governorate council. An executive director said that the municipality includes both sets of needs in the guide but that the municipal services are only included to inform the executive councils of those needs. The filtering process, according to him, is undertaken by the executive council. Another respondent said the filtering process is undertaken by the LDU at the governorate level.</w:t>
      </w:r>
    </w:p>
    <w:p w14:paraId="2D11ECDA" w14:textId="77777777" w:rsidR="00EC7936" w:rsidRPr="00CC7C14" w:rsidRDefault="00EC7936" w:rsidP="00834E7B">
      <w:pPr>
        <w:rPr>
          <w:szCs w:val="22"/>
        </w:rPr>
      </w:pPr>
    </w:p>
    <w:p w14:paraId="73627B49" w14:textId="01F39656" w:rsidR="002E3D3C" w:rsidRPr="00CC7C14" w:rsidRDefault="002B5D39" w:rsidP="002E3D3C">
      <w:pPr>
        <w:rPr>
          <w:szCs w:val="22"/>
        </w:rPr>
      </w:pPr>
      <w:r>
        <w:t xml:space="preserve">Without tangible </w:t>
      </w:r>
      <w:r w:rsidR="00EC7936">
        <w:t>results,</w:t>
      </w:r>
      <w:r>
        <w:t xml:space="preserve"> municipal respondents worry that community engagement will backfire. The dearth of resources and the lack of investment projects were mentioned repeatedly as a cause of concern for continuous engagement. </w:t>
      </w:r>
      <w:r w:rsidR="002E3D3C" w:rsidRPr="00CC7C14">
        <w:rPr>
          <w:szCs w:val="22"/>
        </w:rPr>
        <w:t>Local council members are worried about having to collect needs without the mandate to deliver services or implement projects. The 355 new local councils from 82 municipalities have been voted in. With no resources to deliver services, one mayor stressed that regular community engagement by the councils might backfire if funding does not materialize to cover the identified needs.</w:t>
      </w:r>
    </w:p>
    <w:p w14:paraId="62C8FFDF" w14:textId="77777777" w:rsidR="002E3D3C" w:rsidRDefault="002E3D3C" w:rsidP="002B5D39"/>
    <w:p w14:paraId="0164EE82" w14:textId="6084D414" w:rsidR="002B5D39" w:rsidRDefault="002B5D39" w:rsidP="002B5D39">
      <w:r>
        <w:t xml:space="preserve">Most of the municipalities the team visited have already engaged their communities to develop their municipality-specific needs guide. The government mandates that municipalities through their LDUs engage community/tribal leaders, youth, and civil society to identify priority needs. Without other forms of systematic engagement, most interviewed municipalities held three meetings to determine needs. A CBO head in Tafileh said that the process to prepare the needs guide did not engender significant participation. In one of the meetings, sixty community members attended of which only ten were women. </w:t>
      </w:r>
    </w:p>
    <w:p w14:paraId="190003C8" w14:textId="778F322F" w:rsidR="00D73415" w:rsidRDefault="00D73415" w:rsidP="002B5D39"/>
    <w:p w14:paraId="4B8527F0" w14:textId="101C1C19" w:rsidR="00D73415" w:rsidRDefault="00CD59A6" w:rsidP="002B5D39">
      <w:r>
        <w:t xml:space="preserve">The MICA data </w:t>
      </w:r>
      <w:r w:rsidR="004B4FCE">
        <w:t>indicates that 14 of 15</w:t>
      </w:r>
      <w:r>
        <w:t xml:space="preserve"> comparison municipalities </w:t>
      </w:r>
      <w:r w:rsidR="00730424">
        <w:t>have</w:t>
      </w:r>
      <w:r>
        <w:t xml:space="preserve"> LDUs</w:t>
      </w:r>
      <w:r w:rsidR="00730424">
        <w:t xml:space="preserve"> that have </w:t>
      </w:r>
      <w:r w:rsidR="00F110A5">
        <w:t>trained staff on it</w:t>
      </w:r>
      <w:r>
        <w:t xml:space="preserve">, while </w:t>
      </w:r>
      <w:r w:rsidR="00E339C7">
        <w:t xml:space="preserve">four </w:t>
      </w:r>
      <w:r>
        <w:t>of the treatment municipalities did not. Municipalities receive a score of one for MICA item 3.2 if they have an LDU</w:t>
      </w:r>
      <w:r w:rsidR="00486645">
        <w:t>, but have not produced a local development plan</w:t>
      </w:r>
      <w:r>
        <w:t>, but higher scores—</w:t>
      </w:r>
      <w:r w:rsidR="00F110A5">
        <w:t>if the LDU has led to a local development plan</w:t>
      </w:r>
      <w:r>
        <w:t xml:space="preserve"> (score of 2), developed </w:t>
      </w:r>
      <w:r w:rsidR="00F110A5">
        <w:t>a plan</w:t>
      </w:r>
      <w:r>
        <w:t xml:space="preserve"> in consultation with the local community (score of 3), started implementation of a project</w:t>
      </w:r>
      <w:r w:rsidR="00F110A5">
        <w:t xml:space="preserve"> as a result of LDU planning</w:t>
      </w:r>
      <w:r>
        <w:t xml:space="preserve"> (score of 4), or been able to trace an improvement in services and rev</w:t>
      </w:r>
      <w:r w:rsidR="00F110A5">
        <w:t>enue to the LDU plan</w:t>
      </w:r>
      <w:r>
        <w:t xml:space="preserve"> (score of 5)—are contingent on engagement and socialization of the LDU</w:t>
      </w:r>
      <w:r w:rsidR="00F110A5">
        <w:t xml:space="preserve"> and its planning</w:t>
      </w:r>
      <w:r>
        <w:t>. As shown in the figure below, no municipality received a score of four or five</w:t>
      </w:r>
      <w:r w:rsidR="00F110A5">
        <w:t>, and three municipalities in the comparison group scored a three, while two treatment municipalities scored a three and one treatment municipality scored a 3.5</w:t>
      </w:r>
      <w:r>
        <w:t xml:space="preserve">.  </w:t>
      </w:r>
    </w:p>
    <w:p w14:paraId="088C9768" w14:textId="6ECD002D" w:rsidR="00D73415" w:rsidRDefault="00D73415" w:rsidP="002B5D39"/>
    <w:p w14:paraId="0BED5A58" w14:textId="216EAF7E" w:rsidR="00F110A5" w:rsidRDefault="00F110A5" w:rsidP="00FD5D18">
      <w:pPr>
        <w:pStyle w:val="Caption"/>
        <w:keepNext/>
      </w:pPr>
      <w:bookmarkStart w:id="67" w:name="_Toc524532331"/>
      <w:r>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9</w:t>
      </w:r>
      <w:r w:rsidR="000E4344">
        <w:rPr>
          <w:noProof/>
        </w:rPr>
        <w:fldChar w:fldCharType="end"/>
      </w:r>
      <w:r>
        <w:t>: MICA Item 3.2 LDU Planning Scores by Assignment</w:t>
      </w:r>
      <w:bookmarkEnd w:id="67"/>
    </w:p>
    <w:p w14:paraId="498CAF30" w14:textId="3F0C59C5" w:rsidR="00D73415" w:rsidRPr="00CC7C14" w:rsidRDefault="00CD59A6" w:rsidP="002B5D39">
      <w:pPr>
        <w:rPr>
          <w:szCs w:val="22"/>
        </w:rPr>
      </w:pPr>
      <w:r>
        <w:rPr>
          <w:noProof/>
        </w:rPr>
        <w:drawing>
          <wp:inline distT="0" distB="0" distL="0" distR="0" wp14:anchorId="57DCB1EF" wp14:editId="7D45CE41">
            <wp:extent cx="6609918" cy="2194560"/>
            <wp:effectExtent l="0" t="0" r="635"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67020" cy="2213518"/>
                    </a:xfrm>
                    <a:prstGeom prst="rect">
                      <a:avLst/>
                    </a:prstGeom>
                  </pic:spPr>
                </pic:pic>
              </a:graphicData>
            </a:graphic>
          </wp:inline>
        </w:drawing>
      </w:r>
    </w:p>
    <w:p w14:paraId="181E97D1" w14:textId="3B724002" w:rsidR="002B5D39" w:rsidRDefault="002B5D39" w:rsidP="002B5D39">
      <w:pPr>
        <w:rPr>
          <w:szCs w:val="22"/>
        </w:rPr>
      </w:pPr>
    </w:p>
    <w:p w14:paraId="25B6F7CF" w14:textId="0D2DAC21" w:rsidR="002B5D39" w:rsidRPr="00CC7C14" w:rsidRDefault="002B5D39" w:rsidP="002B5D39">
      <w:pPr>
        <w:rPr>
          <w:szCs w:val="22"/>
        </w:rPr>
      </w:pPr>
      <w:r w:rsidRPr="00CC7C14">
        <w:rPr>
          <w:szCs w:val="22"/>
        </w:rPr>
        <w:t>While participation is important for ensuring that citizens provide inputs into local governance, accountability is necessary so that public officials explain and justify their decisions to the people. To hold officials accountable, however, citizens must be aware of what officials are doing. Decisions taken during municipal or local council meetings are recorded following meetings but these records according to three respondents are not available to the public. One CBO representative commented that the problem is the lack of transparency associated with municipal and local councils work. “They could have done something but the community is unaware of their achievements, if any, because their action plans are not made public.</w:t>
      </w:r>
      <w:r w:rsidR="00FE03E4">
        <w:rPr>
          <w:szCs w:val="22"/>
        </w:rPr>
        <w:t>”</w:t>
      </w:r>
      <w:r w:rsidRPr="00CC7C14">
        <w:rPr>
          <w:szCs w:val="22"/>
        </w:rPr>
        <w:t xml:space="preserve"> </w:t>
      </w:r>
    </w:p>
    <w:p w14:paraId="774D8E7F" w14:textId="77777777" w:rsidR="002B5D39" w:rsidRPr="00CC7C14" w:rsidRDefault="002B5D39" w:rsidP="002B5D39">
      <w:pPr>
        <w:rPr>
          <w:szCs w:val="22"/>
        </w:rPr>
      </w:pPr>
    </w:p>
    <w:p w14:paraId="75609738" w14:textId="77777777" w:rsidR="002B5D39" w:rsidRPr="00CC7C14" w:rsidRDefault="002B5D39" w:rsidP="002B5D39">
      <w:pPr>
        <w:rPr>
          <w:szCs w:val="22"/>
        </w:rPr>
      </w:pPr>
      <w:r w:rsidRPr="00CC7C14">
        <w:rPr>
          <w:szCs w:val="22"/>
        </w:rPr>
        <w:t>In the same vein, the 2015 Municipalities Law requires the engagement of civil society in the development of the municipality needs guide. The two interviewed CBOs said that municipalities do not initiate engagement with civil society. CBOs proactively invite municipal staff to participate in their events or occasionally engage municipal council members in discussions about community needs. Both organizations do not lobby municipal representatives to be responsive or monitor their performance. Moreover, CBO representatives do not see their organizations functioning as a watchdog over local government. Their role, as they see it is to address needs in the community through training, charity or other basic support initiatives. One of the interviewed NGO representatives said civil society outreach efforts to engage municipal staff is ineffective because the mayor does not value the role of civil society.</w:t>
      </w:r>
    </w:p>
    <w:p w14:paraId="15962D91" w14:textId="77777777" w:rsidR="002B5D39" w:rsidRPr="00CC7C14" w:rsidRDefault="002B5D39" w:rsidP="002B5D39">
      <w:pPr>
        <w:rPr>
          <w:szCs w:val="22"/>
        </w:rPr>
      </w:pPr>
    </w:p>
    <w:p w14:paraId="3D5ECEA5" w14:textId="77777777" w:rsidR="002B5D39" w:rsidRPr="00CC7C14" w:rsidRDefault="002B5D39" w:rsidP="002B5D39">
      <w:pPr>
        <w:rPr>
          <w:szCs w:val="22"/>
        </w:rPr>
      </w:pPr>
      <w:r>
        <w:t>It should be noted that the municipal organizational structure has not been reconciled with the 2015 Municipalities Law. While the law mandates that municipalities should engage civil society, there are still no municipal units or departments to take on this role in a sustainable fashion.</w:t>
      </w:r>
    </w:p>
    <w:p w14:paraId="792A67E7" w14:textId="77777777" w:rsidR="002B5D39" w:rsidRPr="00CC7C14" w:rsidRDefault="002B5D39" w:rsidP="002B5D39">
      <w:pPr>
        <w:rPr>
          <w:szCs w:val="22"/>
        </w:rPr>
      </w:pPr>
    </w:p>
    <w:p w14:paraId="6AE1128F" w14:textId="77777777" w:rsidR="002B5D39" w:rsidRPr="00CC7C14" w:rsidRDefault="002B5D39" w:rsidP="002B5D39">
      <w:pPr>
        <w:pStyle w:val="Heading6"/>
        <w:rPr>
          <w:rFonts w:ascii="Gill Sans MT" w:hAnsi="Gill Sans MT"/>
        </w:rPr>
      </w:pPr>
      <w:r w:rsidRPr="00CC7C14">
        <w:rPr>
          <w:rFonts w:ascii="Gill Sans MT" w:hAnsi="Gill Sans MT"/>
        </w:rPr>
        <w:t>Role of Local Councils</w:t>
      </w:r>
    </w:p>
    <w:p w14:paraId="5791EBB6" w14:textId="77777777" w:rsidR="002B5D39" w:rsidRPr="00CC7C14" w:rsidRDefault="002B5D39" w:rsidP="002B5D39">
      <w:pPr>
        <w:rPr>
          <w:szCs w:val="22"/>
        </w:rPr>
      </w:pPr>
      <w:r>
        <w:t>The law mandates local councils to engage citizens, determine their priorities and channel them upwards so the needs can be processed, filtered</w:t>
      </w:r>
      <w:r w:rsidRPr="7AA453DA">
        <w:rPr>
          <w:rFonts w:ascii="Gill Sans" w:eastAsia="Gill Sans" w:hAnsi="Gill Sans" w:cs="Gill Sans"/>
        </w:rPr>
        <w:t>,</w:t>
      </w:r>
      <w:r>
        <w:t xml:space="preserve"> and funded. The new structure is meant to enable municipalities to be more responsive to citizens’ priorities and better placed to address them. Council members said the law does not clearly chart their role or responsibilities. Respondents complained of an unclear mandate and a lack of local budget allocation, which limits their autonomy and ability to act. Local council members said they have little authority to make decisions or effect change. One council member said, “I do not have the power to make one machine move.” Another council member used a similar analogy by saying: “We don’t even have the authority to open a fridge. I thought our role would be different…We are a liability on the municipal council, the mayor, and citizens.” </w:t>
      </w:r>
    </w:p>
    <w:p w14:paraId="140C9763" w14:textId="77777777" w:rsidR="002B5D39" w:rsidRPr="00CC7C14" w:rsidRDefault="002B5D39" w:rsidP="002B5D39">
      <w:pPr>
        <w:rPr>
          <w:szCs w:val="22"/>
        </w:rPr>
      </w:pPr>
    </w:p>
    <w:p w14:paraId="652F734F" w14:textId="38F7FFFC" w:rsidR="003108AC" w:rsidRDefault="002B5D39" w:rsidP="002B5D39">
      <w:r>
        <w:t>Local council members said their role is unclear. According to them, this lack of clarity in the delineation of responsibilities creates overlap and redundancy with municipal units and council. For example, one executive director said, “The law did not clearly delineate the mandate and power of the districts’ directors and local council members. The position of district director is not stipulated in the law so there is clear overlap with local councils.” In another municipality the executive director complained of continuous friction between local council members and district directors.</w:t>
      </w:r>
    </w:p>
    <w:p w14:paraId="1D244855" w14:textId="5300DDAA" w:rsidR="00816EE8" w:rsidRDefault="00816EE8" w:rsidP="002B5D39"/>
    <w:p w14:paraId="6344A24A" w14:textId="46641B90" w:rsidR="00816EE8" w:rsidRDefault="00816EE8" w:rsidP="002B5D39">
      <w:r>
        <w:t>In all but one of the comparison municipalities, there was no mayoral reporting to</w:t>
      </w:r>
      <w:r w:rsidR="00C74870">
        <w:t xml:space="preserve"> municipal</w:t>
      </w:r>
      <w:r>
        <w:t xml:space="preserve"> councils, and 10 of the treatment municipalities faced a similar situation. The local council members’ confusion voiced in the above quotes is widespread and seen in the figure below, which shows the distribution of MICA item 8.1 scores. This MICA item measures the planning and reporting between the mayor and local council. A score of zero implies no regular reporting, while a score of two, which four CITIES municipalities received, suggests that the mayor reports to the council “half yearly,” i.e. every six months, while a score of three is similar to a score of two, but given if the reporting allows for comparison to earlier reports. </w:t>
      </w:r>
      <w:r w:rsidR="006C7A98">
        <w:t>In the case of one comparison municipality, A</w:t>
      </w:r>
      <w:r w:rsidR="006C7A98" w:rsidRPr="006C7A98">
        <w:t>in</w:t>
      </w:r>
      <w:r w:rsidR="006C7A98">
        <w:t xml:space="preserve"> A</w:t>
      </w:r>
      <w:r w:rsidR="006C7A98" w:rsidRPr="006C7A98">
        <w:t>lbasha</w:t>
      </w:r>
      <w:r w:rsidR="006C7A98">
        <w:t xml:space="preserve">, the executive director reported that he twice </w:t>
      </w:r>
      <w:r w:rsidR="006C7A98" w:rsidRPr="006C7A98">
        <w:t xml:space="preserve">prepared reports about </w:t>
      </w:r>
      <w:r w:rsidR="006C7A98">
        <w:t xml:space="preserve">municipality </w:t>
      </w:r>
      <w:r w:rsidR="006C7A98" w:rsidRPr="006C7A98">
        <w:t>achievements and needs</w:t>
      </w:r>
      <w:r w:rsidR="006C7A98">
        <w:t>,</w:t>
      </w:r>
      <w:r w:rsidR="006C7A98" w:rsidRPr="006C7A98">
        <w:t xml:space="preserve"> which he </w:t>
      </w:r>
      <w:r w:rsidR="006C7A98">
        <w:t>then</w:t>
      </w:r>
      <w:r w:rsidR="006C7A98" w:rsidRPr="006C7A98">
        <w:t xml:space="preserve"> submitted to the mayor</w:t>
      </w:r>
      <w:r w:rsidR="006C7A98">
        <w:t>,</w:t>
      </w:r>
      <w:r w:rsidR="006C7A98" w:rsidRPr="006C7A98">
        <w:t xml:space="preserve"> who in turn </w:t>
      </w:r>
      <w:r w:rsidR="006C7A98">
        <w:t>shared the reports with</w:t>
      </w:r>
      <w:r w:rsidR="006C7A98" w:rsidRPr="006C7A98">
        <w:t xml:space="preserve"> the municipal council</w:t>
      </w:r>
      <w:r w:rsidR="006C7A98">
        <w:t xml:space="preserve">, but this was not a regular </w:t>
      </w:r>
      <w:r w:rsidR="00C81B04">
        <w:t>occurrence</w:t>
      </w:r>
      <w:r w:rsidR="006C7A98" w:rsidRPr="006C7A98">
        <w:t>.</w:t>
      </w:r>
    </w:p>
    <w:p w14:paraId="1EC9161B" w14:textId="5C67DCEB" w:rsidR="003108AC" w:rsidRDefault="003108AC" w:rsidP="002B5D39"/>
    <w:p w14:paraId="25D4B3C2" w14:textId="32991971" w:rsidR="00C81B04" w:rsidRDefault="00C81B04" w:rsidP="00FD5D18">
      <w:pPr>
        <w:pStyle w:val="Caption"/>
        <w:keepNext/>
      </w:pPr>
      <w:bookmarkStart w:id="68" w:name="_Toc524532332"/>
      <w:r>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10</w:t>
      </w:r>
      <w:r w:rsidR="000E4344">
        <w:rPr>
          <w:noProof/>
        </w:rPr>
        <w:fldChar w:fldCharType="end"/>
      </w:r>
      <w:r>
        <w:t>: MICA Item 8.1 Score Distribution by Assignment</w:t>
      </w:r>
      <w:bookmarkEnd w:id="68"/>
    </w:p>
    <w:p w14:paraId="1793024F" w14:textId="2C467B4E" w:rsidR="003108AC" w:rsidRPr="00AC2DF0" w:rsidRDefault="00816EE8" w:rsidP="002B5D39">
      <w:r>
        <w:rPr>
          <w:noProof/>
        </w:rPr>
        <w:drawing>
          <wp:inline distT="0" distB="0" distL="0" distR="0" wp14:anchorId="26F51C08" wp14:editId="5B53FE13">
            <wp:extent cx="6681103" cy="2628900"/>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84831" cy="2630367"/>
                    </a:xfrm>
                    <a:prstGeom prst="rect">
                      <a:avLst/>
                    </a:prstGeom>
                  </pic:spPr>
                </pic:pic>
              </a:graphicData>
            </a:graphic>
          </wp:inline>
        </w:drawing>
      </w:r>
    </w:p>
    <w:p w14:paraId="3CD4F498" w14:textId="77777777" w:rsidR="002B5D39" w:rsidRPr="00CC7C14" w:rsidRDefault="002B5D39" w:rsidP="002B5D39">
      <w:pPr>
        <w:rPr>
          <w:szCs w:val="22"/>
        </w:rPr>
      </w:pPr>
      <w:r w:rsidRPr="00CC7C14">
        <w:rPr>
          <w:szCs w:val="22"/>
        </w:rPr>
        <w:t xml:space="preserve"> </w:t>
      </w:r>
    </w:p>
    <w:p w14:paraId="50B8407D" w14:textId="06B9B3E7" w:rsidR="002B5D39" w:rsidRPr="00CC7C14" w:rsidRDefault="002B5D39" w:rsidP="002B5D39">
      <w:pPr>
        <w:rPr>
          <w:szCs w:val="22"/>
        </w:rPr>
      </w:pPr>
      <w:r>
        <w:t xml:space="preserve">Commenting on community </w:t>
      </w:r>
      <w:r w:rsidR="00172D56">
        <w:t>members’</w:t>
      </w:r>
      <w:r>
        <w:t xml:space="preserve"> expectations from local councils, one council member said: “Community members are two kinds: Either they have very high expectations for us or they are smart enough to realize that we have no power and therefore ignore us.” Local council members complained of having no designated offices, staff or a separate budget and of not having the power to follow up on the decisions they make in the councils. </w:t>
      </w:r>
    </w:p>
    <w:p w14:paraId="478ECA03" w14:textId="77777777" w:rsidR="002B5D39" w:rsidRPr="00CC7C14" w:rsidRDefault="002B5D39" w:rsidP="002B5D39">
      <w:pPr>
        <w:rPr>
          <w:szCs w:val="22"/>
        </w:rPr>
      </w:pPr>
    </w:p>
    <w:p w14:paraId="4BE89D52" w14:textId="7B2D3E11" w:rsidR="002B5D39" w:rsidRDefault="002B5D39" w:rsidP="002B5D39">
      <w:r>
        <w:t>Mayors and executive directors also complained that despite municipality’s increased financial responsibilities related to the creation of new local councils, governmental allocations have not witnessed a commensurate increase. Most municipal staff perceive local councils as a “liability” imposed on municipalities without a clear assignment of role, staff or budgetary allocations. An executive director said: “Local councils are supposed to drive local development but they do not. Instead their decisions are about what to pay members for meetings, or moving one employee from one municipal unit to another. They are not doing any strategic work.” Another municipal council member said: “The local councils are draining the little resources we have…We had to rent out venues and furniture without having seen any increase in our budgets.”</w:t>
      </w:r>
    </w:p>
    <w:p w14:paraId="11B2FD2D" w14:textId="77777777" w:rsidR="00172D56" w:rsidRDefault="00172D56" w:rsidP="002B5D39"/>
    <w:p w14:paraId="31F3D322" w14:textId="414E7FB5" w:rsidR="00034CC7" w:rsidRDefault="00034CC7" w:rsidP="00034CC7">
      <w:pPr>
        <w:rPr>
          <w:szCs w:val="22"/>
        </w:rPr>
      </w:pPr>
      <w:r w:rsidRPr="00CC7C14">
        <w:rPr>
          <w:szCs w:val="22"/>
        </w:rPr>
        <w:t>Among the</w:t>
      </w:r>
      <w:r>
        <w:rPr>
          <w:szCs w:val="22"/>
        </w:rPr>
        <w:t xml:space="preserve"> other</w:t>
      </w:r>
      <w:r w:rsidRPr="00CC7C14">
        <w:rPr>
          <w:szCs w:val="22"/>
        </w:rPr>
        <w:t xml:space="preserve"> factors compounding the </w:t>
      </w:r>
      <w:r>
        <w:rPr>
          <w:szCs w:val="22"/>
        </w:rPr>
        <w:t xml:space="preserve">municipal </w:t>
      </w:r>
      <w:r w:rsidRPr="00CC7C14">
        <w:rPr>
          <w:szCs w:val="22"/>
        </w:rPr>
        <w:t xml:space="preserve">sector’s dire financial situation is that municipalities have to now bear the expenses associated with the newly created local councils. Sometimes these are covered through budget items essential for service provision. “Our budget was not increased after local councils were elected. We took money from other budget items like projects and procurement to be able to pay the members of the local councils,” a mayor commented. </w:t>
      </w:r>
    </w:p>
    <w:p w14:paraId="7B860882" w14:textId="7138A711" w:rsidR="001C2569" w:rsidRDefault="001C2569" w:rsidP="00034CC7">
      <w:pPr>
        <w:rPr>
          <w:szCs w:val="22"/>
        </w:rPr>
      </w:pPr>
    </w:p>
    <w:p w14:paraId="256E31E9" w14:textId="18AA1607" w:rsidR="001C2569" w:rsidRDefault="001C2569" w:rsidP="00034CC7">
      <w:pPr>
        <w:rPr>
          <w:szCs w:val="22"/>
        </w:rPr>
      </w:pPr>
      <w:r>
        <w:rPr>
          <w:szCs w:val="22"/>
        </w:rPr>
        <w:t xml:space="preserve">The figure below shows the budget expenditure for treatment and comparison municipalities. </w:t>
      </w:r>
      <w:r w:rsidRPr="00D61E5E">
        <w:rPr>
          <w:highlight w:val="yellow"/>
        </w:rPr>
        <w:t xml:space="preserve">The log value is presented to </w:t>
      </w:r>
      <w:r w:rsidR="00165BA9" w:rsidRPr="00D61E5E">
        <w:rPr>
          <w:highlight w:val="yellow"/>
        </w:rPr>
        <w:t xml:space="preserve">minimize the distance between large gaps in the data, but the overall picture is one of treatment municipalities with slightly lower overall budget expenditures relative to comparison municipalities. The </w:t>
      </w:r>
      <w:r w:rsidR="002E3D3C" w:rsidRPr="00D61E5E">
        <w:rPr>
          <w:highlight w:val="yellow"/>
        </w:rPr>
        <w:t>treatment group had</w:t>
      </w:r>
      <w:r w:rsidR="00165BA9" w:rsidRPr="00D61E5E">
        <w:rPr>
          <w:highlight w:val="yellow"/>
        </w:rPr>
        <w:t xml:space="preserve"> an average budget expenditure of 1,449,556 JOD while the comparison group’s average</w:t>
      </w:r>
      <w:r w:rsidR="002E3D3C" w:rsidRPr="00D61E5E">
        <w:rPr>
          <w:highlight w:val="yellow"/>
        </w:rPr>
        <w:t xml:space="preserve"> reported</w:t>
      </w:r>
      <w:r w:rsidR="00165BA9" w:rsidRPr="00D61E5E">
        <w:rPr>
          <w:highlight w:val="yellow"/>
        </w:rPr>
        <w:t xml:space="preserve"> b</w:t>
      </w:r>
      <w:r w:rsidR="002E3D3C" w:rsidRPr="00D61E5E">
        <w:rPr>
          <w:highlight w:val="yellow"/>
        </w:rPr>
        <w:t>udget expenditure was</w:t>
      </w:r>
      <w:r w:rsidR="00165BA9" w:rsidRPr="00D61E5E">
        <w:rPr>
          <w:highlight w:val="yellow"/>
        </w:rPr>
        <w:t xml:space="preserve"> 46,167,800. The large gap between the two assignment groups is largely a result of Husha Aljadedah in the comparison group, which reported a budget expenditure of 599,334,134</w:t>
      </w:r>
      <w:r w:rsidR="002E3D3C" w:rsidRPr="00D61E5E">
        <w:rPr>
          <w:highlight w:val="yellow"/>
        </w:rPr>
        <w:t xml:space="preserve"> JOD</w:t>
      </w:r>
      <w:r w:rsidR="00165BA9" w:rsidRPr="00D61E5E">
        <w:rPr>
          <w:highlight w:val="yellow"/>
        </w:rPr>
        <w:t>.</w:t>
      </w:r>
      <w:r w:rsidR="002E3D3C">
        <w:rPr>
          <w:szCs w:val="22"/>
        </w:rPr>
        <w:t xml:space="preserve"> </w:t>
      </w:r>
      <w:r w:rsidR="00165BA9">
        <w:rPr>
          <w:szCs w:val="22"/>
        </w:rPr>
        <w:t xml:space="preserve"> </w:t>
      </w:r>
    </w:p>
    <w:p w14:paraId="09F8ED8C" w14:textId="3671DA38" w:rsidR="002E3D3C" w:rsidRDefault="002E3D3C" w:rsidP="00FD5D18">
      <w:pPr>
        <w:pStyle w:val="Caption"/>
        <w:keepNext/>
      </w:pPr>
      <w:bookmarkStart w:id="69" w:name="_Toc524532333"/>
      <w:r>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11</w:t>
      </w:r>
      <w:r w:rsidR="000E4344">
        <w:rPr>
          <w:noProof/>
        </w:rPr>
        <w:fldChar w:fldCharType="end"/>
      </w:r>
      <w:r>
        <w:t>: Budget Expenditure Across Assignment Groups</w:t>
      </w:r>
      <w:bookmarkEnd w:id="69"/>
    </w:p>
    <w:p w14:paraId="321078F8" w14:textId="09E309CD" w:rsidR="00165BA9" w:rsidRPr="00CC7C14" w:rsidRDefault="002E3D3C" w:rsidP="00034CC7">
      <w:pPr>
        <w:rPr>
          <w:szCs w:val="22"/>
        </w:rPr>
      </w:pPr>
      <w:commentRangeStart w:id="70"/>
      <w:r>
        <w:rPr>
          <w:noProof/>
        </w:rPr>
        <w:drawing>
          <wp:inline distT="0" distB="0" distL="0" distR="0" wp14:anchorId="65FBC3AE" wp14:editId="47EAB935">
            <wp:extent cx="6490973" cy="3403600"/>
            <wp:effectExtent l="0" t="0" r="508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94453" cy="3405425"/>
                    </a:xfrm>
                    <a:prstGeom prst="rect">
                      <a:avLst/>
                    </a:prstGeom>
                  </pic:spPr>
                </pic:pic>
              </a:graphicData>
            </a:graphic>
          </wp:inline>
        </w:drawing>
      </w:r>
      <w:commentRangeEnd w:id="70"/>
      <w:r w:rsidR="004E2095">
        <w:rPr>
          <w:rStyle w:val="CommentReference"/>
        </w:rPr>
        <w:commentReference w:id="70"/>
      </w:r>
    </w:p>
    <w:p w14:paraId="35E83086" w14:textId="77777777" w:rsidR="002B5D39" w:rsidRPr="00CC7C14" w:rsidRDefault="002B5D39" w:rsidP="002B5D39">
      <w:pPr>
        <w:rPr>
          <w:szCs w:val="22"/>
        </w:rPr>
      </w:pPr>
    </w:p>
    <w:p w14:paraId="697EF699" w14:textId="78DB0E1F" w:rsidR="002B5D39" w:rsidRPr="00CC7C14" w:rsidRDefault="002B5D39" w:rsidP="002B5D39">
      <w:pPr>
        <w:rPr>
          <w:szCs w:val="22"/>
        </w:rPr>
      </w:pPr>
    </w:p>
    <w:p w14:paraId="46C72D4A" w14:textId="77777777" w:rsidR="002B5D39" w:rsidRPr="00CC7C14" w:rsidRDefault="002B5D39" w:rsidP="002B5D39">
      <w:pPr>
        <w:pStyle w:val="Heading6"/>
        <w:rPr>
          <w:rFonts w:ascii="Gill Sans MT" w:hAnsi="Gill Sans MT"/>
        </w:rPr>
      </w:pPr>
      <w:r w:rsidRPr="00CC7C14">
        <w:rPr>
          <w:rFonts w:ascii="Gill Sans MT" w:hAnsi="Gill Sans MT"/>
        </w:rPr>
        <w:t>Role of Governorate Councils</w:t>
      </w:r>
    </w:p>
    <w:p w14:paraId="62214453" w14:textId="77777777" w:rsidR="002B5D39" w:rsidRPr="00CC7C14" w:rsidRDefault="002B5D39" w:rsidP="002B5D39">
      <w:pPr>
        <w:rPr>
          <w:szCs w:val="22"/>
        </w:rPr>
      </w:pPr>
      <w:r w:rsidRPr="00CC7C14">
        <w:rPr>
          <w:szCs w:val="22"/>
        </w:rPr>
        <w:t>Governorate council members agreed that decentralization is a welcome and timely reform initiative that will ensure the “equitable distribution of the benefits of development.” At the same time, council members stressed the limited ability of the councils to effect change, their meager resources and the centralization of all efforts related to overseeing the implementation of decentralization. For example, the head of a governorate council said that the process the executive council undertakes to filter through municipal needs and determine capital projects is still within the control of central ministries. According to him, this undercuts the ability of governorate council members to perform their job. He emphasized that power needs to be devolved from the ministries to the directorates. The evaluation team’s respondents also reported that communication with ministries is weak. Many said that devolving power to the directorates would ensure a closer working relation with the governorate councils.</w:t>
      </w:r>
    </w:p>
    <w:p w14:paraId="31471931" w14:textId="77777777" w:rsidR="002B5D39" w:rsidRPr="00CC7C14" w:rsidRDefault="002B5D39" w:rsidP="002B5D39">
      <w:pPr>
        <w:rPr>
          <w:szCs w:val="22"/>
        </w:rPr>
      </w:pPr>
    </w:p>
    <w:p w14:paraId="0F9E3C01" w14:textId="77777777" w:rsidR="002B5D39" w:rsidRPr="00CC7C14" w:rsidRDefault="002B5D39" w:rsidP="002B5D39">
      <w:pPr>
        <w:rPr>
          <w:szCs w:val="22"/>
        </w:rPr>
      </w:pPr>
      <w:r>
        <w:t>Governorate council members noted that the development of strategic plans by governorate LDUs should have preceded the development of the needs guides. This would have better facilitated the reconciling of priorities and needs and helped prioritize projects that align with the plans. Council members also noted that regulations clarifying the grounds on which to reject or endorse projects is lacking. “There are demands made by citizens we do not know how to channel. We do not know if these demands should be covered through the needs guide or the government. For example, what do we do about the need for a police station?” one governorate council member said. As alluded to earlier, the needs guide lumps together those services and projects to be provided by municipalities as well as through the governorate council. As one executive director said, all projects are included in the needs guide whether the projects will be covered by the municipality or at the governorate level.” Governorate council members expressed their concern that if community demands captured by the needs guides are not met, the public will blame the councils.</w:t>
      </w:r>
    </w:p>
    <w:p w14:paraId="4470A59D" w14:textId="77777777" w:rsidR="002B5D39" w:rsidRPr="00CC7C14" w:rsidRDefault="002B5D39" w:rsidP="002B5D39">
      <w:pPr>
        <w:rPr>
          <w:szCs w:val="22"/>
        </w:rPr>
      </w:pPr>
    </w:p>
    <w:p w14:paraId="308E5B2B" w14:textId="77777777" w:rsidR="002B5D39" w:rsidRPr="00CC7C14" w:rsidRDefault="002B5D39" w:rsidP="002B5D39">
      <w:pPr>
        <w:rPr>
          <w:szCs w:val="22"/>
        </w:rPr>
      </w:pPr>
      <w:r w:rsidRPr="00CC7C14">
        <w:rPr>
          <w:szCs w:val="22"/>
        </w:rPr>
        <w:t xml:space="preserve">The 2018 governorate budgets were approved without the input of governorate councils. The few governorate council staff that exist often are employees of MoI. Their time is divided between their original positions and their newly assigned responsibilities serving the governorate councils. All respondents emphasized the need for additional regulations to clarify legal provisions that have not served to carve out clear responsibilities and roles for the various councils. </w:t>
      </w:r>
    </w:p>
    <w:p w14:paraId="604C4002" w14:textId="77777777" w:rsidR="002B5D39" w:rsidRPr="00CC7C14" w:rsidRDefault="002B5D39" w:rsidP="002B5D39">
      <w:pPr>
        <w:rPr>
          <w:szCs w:val="22"/>
        </w:rPr>
      </w:pPr>
    </w:p>
    <w:p w14:paraId="68408030" w14:textId="77777777" w:rsidR="002B5D39" w:rsidRPr="00CC7C14" w:rsidRDefault="002B5D39" w:rsidP="002B5D39">
      <w:pPr>
        <w:rPr>
          <w:szCs w:val="22"/>
        </w:rPr>
      </w:pPr>
      <w:r w:rsidRPr="00CC7C14">
        <w:rPr>
          <w:szCs w:val="22"/>
        </w:rPr>
        <w:t xml:space="preserve">Municipal sector respondents described unsystematic interactions with governorate council members. Respondents reported different forms of engagement by governorate council members in the development of the needs guides, with only a few municipalities reporting close involvement. Municipal respondents also reported limited or no linkages between municipal and governorate level LDUs. </w:t>
      </w:r>
      <w:commentRangeStart w:id="71"/>
      <w:r w:rsidRPr="00CC7C14">
        <w:rPr>
          <w:szCs w:val="22"/>
        </w:rPr>
        <w:t>All but one executive director has attended an executive council meeting despite a legal mandate to do so.</w:t>
      </w:r>
      <w:commentRangeEnd w:id="71"/>
      <w:r w:rsidR="007A18BA">
        <w:rPr>
          <w:rStyle w:val="CommentReference"/>
        </w:rPr>
        <w:commentReference w:id="71"/>
      </w:r>
    </w:p>
    <w:p w14:paraId="0D82AE1F" w14:textId="77777777" w:rsidR="002B5D39" w:rsidRPr="00CC7C14" w:rsidRDefault="002B5D39" w:rsidP="002B5D39">
      <w:pPr>
        <w:rPr>
          <w:szCs w:val="22"/>
        </w:rPr>
      </w:pPr>
      <w:r w:rsidRPr="00CC7C14">
        <w:rPr>
          <w:szCs w:val="22"/>
        </w:rPr>
        <w:t xml:space="preserve"> </w:t>
      </w:r>
    </w:p>
    <w:p w14:paraId="695E9853" w14:textId="77777777" w:rsidR="002B5D39" w:rsidRPr="00CC7C14" w:rsidRDefault="002B5D39" w:rsidP="002B5D39">
      <w:pPr>
        <w:rPr>
          <w:szCs w:val="22"/>
        </w:rPr>
      </w:pPr>
      <w:r w:rsidRPr="00CC7C14">
        <w:rPr>
          <w:szCs w:val="22"/>
        </w:rPr>
        <w:t>One head of a governorate council stressed that decentralization requires that government officials believe in the need to meaningfully transition power to local government. While it would not be surprising for governorate council members to run into bureaucratic resistance to decentralization by central ministries and their representatives in the executive councils, the head of the governorate council noted instead the continued application of laws that are contradictory to decentralization’s legal framework. According to the same respondent, directorate heads insist these laws are still applicable and binding.</w:t>
      </w:r>
    </w:p>
    <w:p w14:paraId="6D06A9C7" w14:textId="77777777" w:rsidR="002B5D39" w:rsidRPr="00CC7C14" w:rsidRDefault="002B5D39" w:rsidP="002B5D39">
      <w:pPr>
        <w:rPr>
          <w:szCs w:val="22"/>
        </w:rPr>
      </w:pPr>
    </w:p>
    <w:p w14:paraId="33AC1A46" w14:textId="77777777" w:rsidR="002B5D39" w:rsidRPr="00CC7C14" w:rsidRDefault="002B5D39" w:rsidP="002B5D39">
      <w:pPr>
        <w:rPr>
          <w:szCs w:val="22"/>
        </w:rPr>
      </w:pPr>
      <w:r w:rsidRPr="00CC7C14">
        <w:rPr>
          <w:szCs w:val="22"/>
        </w:rPr>
        <w:t>According to three government officials, the implementation of decentralization has exposed gaps in related legislation that need to be addressed. Laws need to be revised and new regulations have to be developed. One reason for that is the opaque mandates of the various layers of local government structures that affect their ability to perform. One respondent said that the revision of laws is central to this process and must be followed by a focused effort to activate municipalities’ developmental role. According to her, municipalities are still focused on the delivery of conventional services when they should be pursuing development opportunities to uplift their municipalities. The engagement of the private sector is key to this new role as well as the need to build LDUs’ capacity to lead on development opportunities.</w:t>
      </w:r>
    </w:p>
    <w:p w14:paraId="6C78C751" w14:textId="77777777" w:rsidR="002B5D39" w:rsidRPr="00CC7C14" w:rsidRDefault="002B5D39" w:rsidP="002B5D39">
      <w:pPr>
        <w:rPr>
          <w:szCs w:val="22"/>
        </w:rPr>
      </w:pPr>
    </w:p>
    <w:p w14:paraId="70837119" w14:textId="77777777" w:rsidR="002B5D39" w:rsidRPr="00CC7C14" w:rsidRDefault="002B5D39" w:rsidP="002B5D39">
      <w:pPr>
        <w:rPr>
          <w:szCs w:val="22"/>
        </w:rPr>
      </w:pPr>
      <w:r w:rsidRPr="00CC7C14">
        <w:rPr>
          <w:szCs w:val="22"/>
        </w:rPr>
        <w:t>One government official emphasized the need for a strategy for spatial planning as a form of national urban planning to enable governorate council members to make governorate-level decisions and prioritize projects in each governorate. The same government official said that municipalities must prioritize projects that propel local development and provide employment opportunities.</w:t>
      </w:r>
    </w:p>
    <w:p w14:paraId="7D96C3E4" w14:textId="77777777" w:rsidR="002B5D39" w:rsidRPr="00CC7C14" w:rsidRDefault="002B5D39" w:rsidP="002B5D39">
      <w:pPr>
        <w:rPr>
          <w:szCs w:val="22"/>
        </w:rPr>
      </w:pPr>
    </w:p>
    <w:p w14:paraId="1BE5ECC1" w14:textId="77777777" w:rsidR="002B5D39" w:rsidRPr="00CC7C14" w:rsidRDefault="002B5D39" w:rsidP="002B5D39">
      <w:pPr>
        <w:pStyle w:val="Heading6"/>
        <w:rPr>
          <w:rFonts w:ascii="Gill Sans MT" w:hAnsi="Gill Sans MT"/>
        </w:rPr>
      </w:pPr>
      <w:r w:rsidRPr="00CC7C14">
        <w:rPr>
          <w:rFonts w:ascii="Gill Sans MT" w:hAnsi="Gill Sans MT"/>
        </w:rPr>
        <w:t>Perceptions of Decentralization</w:t>
      </w:r>
    </w:p>
    <w:p w14:paraId="5EB86361" w14:textId="77777777" w:rsidR="002B5D39" w:rsidRPr="00CC7C14" w:rsidRDefault="002B5D39" w:rsidP="002B5D39">
      <w:pPr>
        <w:rPr>
          <w:szCs w:val="22"/>
        </w:rPr>
      </w:pPr>
      <w:r w:rsidRPr="00CC7C14">
        <w:rPr>
          <w:szCs w:val="22"/>
        </w:rPr>
        <w:t xml:space="preserve">Respondents reported that the new system has ensured the election of representatives to new tiers of local government. It has also assigned new responsibilities to what most respondents saw as inexperienced actors. By the admission of municipal respondents, existing challenges include the new council members weak capacity, lack of experience in public service and the heightened expectations of community members who expect decentralization to yield short-term wins. One CBO member noted that many citizens believe government appropriations to governorates have increased as a result of the recent decentralization process, and therefore expect significant changes. </w:t>
      </w:r>
    </w:p>
    <w:p w14:paraId="62C97413" w14:textId="77777777" w:rsidR="002B5D39" w:rsidRPr="00CC7C14" w:rsidRDefault="002B5D39" w:rsidP="002B5D39">
      <w:pPr>
        <w:rPr>
          <w:szCs w:val="22"/>
        </w:rPr>
      </w:pPr>
    </w:p>
    <w:p w14:paraId="6576F60F" w14:textId="77777777" w:rsidR="002B5D39" w:rsidRPr="00CC7C14" w:rsidRDefault="002B5D39" w:rsidP="002B5D39">
      <w:pPr>
        <w:rPr>
          <w:szCs w:val="22"/>
        </w:rPr>
      </w:pPr>
      <w:r w:rsidRPr="00CC7C14">
        <w:rPr>
          <w:szCs w:val="22"/>
        </w:rPr>
        <w:t xml:space="preserve">According to most respondents, the new decentralized system is fraught with challenges. While they agree that elected representatives standing for the new administrative layers are closer to the people and can better understand and engage community members, they insist that decentralization has not yet produced tangible changes and will need time to take root. “Decisions are still made by the ministries,” one mayor commented. Respondents also emphasized that ambiguity of the law and the overlap in mandates. “We don’t know if the governorate council members belong to the decentralized system or the centralized system,” another mayor commented. </w:t>
      </w:r>
    </w:p>
    <w:p w14:paraId="1FCA92A4" w14:textId="77777777" w:rsidR="002B5D39" w:rsidRPr="00CC7C14" w:rsidRDefault="002B5D39" w:rsidP="002B5D39">
      <w:pPr>
        <w:rPr>
          <w:szCs w:val="22"/>
        </w:rPr>
      </w:pPr>
    </w:p>
    <w:p w14:paraId="3968545A" w14:textId="77777777" w:rsidR="002B5D39" w:rsidRPr="00CC7C14" w:rsidRDefault="002B5D39" w:rsidP="002B5D39">
      <w:pPr>
        <w:rPr>
          <w:szCs w:val="22"/>
        </w:rPr>
      </w:pPr>
      <w:r w:rsidRPr="00CC7C14">
        <w:rPr>
          <w:szCs w:val="22"/>
        </w:rPr>
        <w:t xml:space="preserve">With resource allocations for both governorates and municipalities unchanged, five municipal respondents negatively assessed recent changes saying the situation is regressing with decentralization serving to worsen the ability of local governance structure to address communal challenges and needs. </w:t>
      </w:r>
    </w:p>
    <w:p w14:paraId="7278D211" w14:textId="77777777" w:rsidR="002B5D39" w:rsidRPr="00CC7C14" w:rsidRDefault="002B5D39" w:rsidP="002B5D39">
      <w:pPr>
        <w:rPr>
          <w:szCs w:val="22"/>
        </w:rPr>
      </w:pPr>
    </w:p>
    <w:p w14:paraId="201FBA0F" w14:textId="77777777" w:rsidR="002B5D39" w:rsidRPr="00CC7C14" w:rsidRDefault="002B5D39" w:rsidP="002B5D39">
      <w:pPr>
        <w:rPr>
          <w:szCs w:val="22"/>
        </w:rPr>
      </w:pPr>
      <w:r w:rsidRPr="00CC7C14">
        <w:rPr>
          <w:szCs w:val="22"/>
        </w:rPr>
        <w:t>Another challenge relates to the lack of engagement between the layers. According to all respondents, municipal LDUs are generally weak and collaborate little with their counterparts at the governorate level. Governorate council members also reported the lack of engagement with executive councils.</w:t>
      </w:r>
    </w:p>
    <w:p w14:paraId="0149DA35" w14:textId="77777777" w:rsidR="004F63CC" w:rsidRPr="00CC7C14" w:rsidRDefault="004F63CC" w:rsidP="004F63CC">
      <w:pPr>
        <w:rPr>
          <w:szCs w:val="22"/>
        </w:rPr>
      </w:pPr>
    </w:p>
    <w:p w14:paraId="0944C2A7" w14:textId="4836CDB8" w:rsidR="004F63CC" w:rsidRDefault="004F63CC" w:rsidP="004F63CC">
      <w:pPr>
        <w:rPr>
          <w:szCs w:val="22"/>
        </w:rPr>
      </w:pPr>
      <w:commentRangeStart w:id="72"/>
      <w:r w:rsidRPr="00CC7C14">
        <w:rPr>
          <w:szCs w:val="22"/>
        </w:rPr>
        <w:t>According to a government official,</w:t>
      </w:r>
      <w:commentRangeEnd w:id="72"/>
      <w:r w:rsidR="007A18BA">
        <w:rPr>
          <w:rStyle w:val="CommentReference"/>
        </w:rPr>
        <w:commentReference w:id="72"/>
      </w:r>
      <w:r w:rsidRPr="00CC7C14">
        <w:rPr>
          <w:szCs w:val="22"/>
        </w:rPr>
        <w:t xml:space="preserve"> CITIES is attracting some criticism related to the project’s capacity building efforts</w:t>
      </w:r>
      <w:r w:rsidR="00C27B28">
        <w:rPr>
          <w:szCs w:val="22"/>
        </w:rPr>
        <w:t xml:space="preserve"> within the context of decentralization</w:t>
      </w:r>
      <w:r w:rsidRPr="00CC7C14">
        <w:rPr>
          <w:szCs w:val="22"/>
        </w:rPr>
        <w:t>. Criticism is centered on the lack of practical knowledge CITIES trainers have, the time allotted for training, and what is perceived as weak follow up to the training. During an interview at MoMA, the government representative said that trainers lack the practical knowledge to respond to questions about the implementation of decentralization. The respondent added that one-day workshops are seen as inadequate to build capacity. “These are complicated issues. One cannot cover the areas they are trying to cover in one day. It is just not enough. How can people digest all this content in one day?” the ministry official said. The same official expressed concern about what he regarded as CITIES focus on capacity building and training:</w:t>
      </w:r>
    </w:p>
    <w:p w14:paraId="2DEC3844" w14:textId="77777777" w:rsidR="004F63CC" w:rsidRPr="00CC7C14" w:rsidRDefault="004F63CC" w:rsidP="004F63CC">
      <w:pPr>
        <w:rPr>
          <w:szCs w:val="22"/>
        </w:rPr>
      </w:pPr>
    </w:p>
    <w:p w14:paraId="5A376580" w14:textId="77777777" w:rsidR="004F63CC" w:rsidRPr="00CC7C14" w:rsidRDefault="004F63CC" w:rsidP="004F63CC">
      <w:pPr>
        <w:ind w:left="720"/>
        <w:rPr>
          <w:i/>
          <w:szCs w:val="22"/>
        </w:rPr>
      </w:pPr>
      <w:r w:rsidRPr="00CC7C14">
        <w:rPr>
          <w:i/>
          <w:szCs w:val="22"/>
        </w:rPr>
        <w:t xml:space="preserve">“So many orgs are training. CITIES is training the same people that MoI, the Electoral Commission and CEP have trained before. How can this be effective? How does one measure the impact of all this?” </w:t>
      </w:r>
    </w:p>
    <w:p w14:paraId="1A3DCB10" w14:textId="77777777" w:rsidR="004F63CC" w:rsidRDefault="004F63CC" w:rsidP="004F63CC">
      <w:pPr>
        <w:rPr>
          <w:szCs w:val="22"/>
        </w:rPr>
      </w:pPr>
    </w:p>
    <w:p w14:paraId="4FA3E1A7" w14:textId="77777777" w:rsidR="004F63CC" w:rsidRPr="00CC7C14" w:rsidRDefault="004F63CC" w:rsidP="004F63CC">
      <w:pPr>
        <w:rPr>
          <w:szCs w:val="22"/>
        </w:rPr>
      </w:pPr>
      <w:r w:rsidRPr="00CC7C14">
        <w:rPr>
          <w:szCs w:val="22"/>
        </w:rPr>
        <w:t>The government official went on to comment on the lack of follow up to the training to assess if trainees are applying the acquired learning. Training, according to respondents, should be focused on the practical application of the legal infrastructure. Respondents noted that training must be applicable in the context from which the various council members hail. “The training we are being offered tends to be general when it needs to be focused and highly technical,” another central ministry official said. The head of one of the governorate councils added that while training is necessary, it is also useful to share experiences with those who have gone through decentralization so that council members can understand how the system is supposed to function.</w:t>
      </w:r>
    </w:p>
    <w:p w14:paraId="5D14B063" w14:textId="77777777" w:rsidR="004F63CC" w:rsidRPr="00CC7C14" w:rsidRDefault="004F63CC" w:rsidP="004F63CC">
      <w:pPr>
        <w:rPr>
          <w:szCs w:val="22"/>
        </w:rPr>
      </w:pPr>
    </w:p>
    <w:p w14:paraId="7DBFB54E" w14:textId="77777777" w:rsidR="004F63CC" w:rsidRPr="00CC7C14" w:rsidRDefault="004F63CC" w:rsidP="004F63CC">
      <w:pPr>
        <w:rPr>
          <w:szCs w:val="22"/>
        </w:rPr>
      </w:pPr>
      <w:r w:rsidRPr="00CC7C14">
        <w:rPr>
          <w:szCs w:val="22"/>
        </w:rPr>
        <w:t xml:space="preserve">Government officials at MoMA expressed other concerns about the CITIES project. One official stated that CITIES did not provide a work plan even though the ministry had requested it several times. Another official said the Minister is requesting a review of the training content CITIES is using to train local, municipal, and governorate council members. He added that the implementation of the project has generally been slow. </w:t>
      </w:r>
    </w:p>
    <w:p w14:paraId="6CD880DA" w14:textId="77777777" w:rsidR="004F63CC" w:rsidRPr="00CC7C14" w:rsidRDefault="004F63CC" w:rsidP="004F63CC">
      <w:pPr>
        <w:rPr>
          <w:szCs w:val="22"/>
        </w:rPr>
      </w:pPr>
    </w:p>
    <w:p w14:paraId="31B41DD4" w14:textId="4FDAFFB2" w:rsidR="006B024B" w:rsidRDefault="006B024B" w:rsidP="00FD5D18">
      <w:pPr>
        <w:pStyle w:val="Heading4"/>
      </w:pPr>
      <w:r>
        <w:t>Summary of Effectiveness Findings</w:t>
      </w:r>
      <w:r w:rsidR="004F63CC">
        <w:t xml:space="preserve"> </w:t>
      </w:r>
    </w:p>
    <w:p w14:paraId="2851A663" w14:textId="2903C5F3" w:rsidR="00C27B28" w:rsidRDefault="00C27B28" w:rsidP="00FD5D18">
      <w:r>
        <w:t xml:space="preserve">The quantitative and qualitative data collection conducted through implementation of the MICA tool and in-depth interviews with municipality stakeholders provide a snapshot of a local context in which </w:t>
      </w:r>
      <w:r w:rsidR="002B19C3">
        <w:t>the following observations can be made:</w:t>
      </w:r>
    </w:p>
    <w:p w14:paraId="70B6961B" w14:textId="454A168B" w:rsidR="002B19C3" w:rsidRDefault="00220C63" w:rsidP="00C335FE">
      <w:pPr>
        <w:pStyle w:val="ListParagraph"/>
        <w:numPr>
          <w:ilvl w:val="0"/>
          <w:numId w:val="21"/>
        </w:numPr>
      </w:pPr>
      <w:r>
        <w:t>The capacity to assess and provide local services is limited overall due to staffing and resource constraints in both assignment groups;</w:t>
      </w:r>
    </w:p>
    <w:p w14:paraId="7EE22229" w14:textId="4A7E927B" w:rsidR="00220C63" w:rsidRDefault="00220C63" w:rsidP="00C335FE">
      <w:pPr>
        <w:pStyle w:val="ListParagraph"/>
        <w:numPr>
          <w:ilvl w:val="0"/>
          <w:numId w:val="21"/>
        </w:numPr>
      </w:pPr>
      <w:r>
        <w:t xml:space="preserve">Community engagement is recognized as an important activity, but is only slowly being operationalized across both treatment and comparison groups; </w:t>
      </w:r>
    </w:p>
    <w:p w14:paraId="199BC64B" w14:textId="2A7A5EC9" w:rsidR="00220C63" w:rsidRDefault="00220C63" w:rsidP="00C335FE">
      <w:pPr>
        <w:pStyle w:val="ListParagraph"/>
        <w:numPr>
          <w:ilvl w:val="0"/>
          <w:numId w:val="21"/>
        </w:numPr>
      </w:pPr>
      <w:r>
        <w:t>There is almost no reporting happening between mayors and the local councils in the comparison group, and the role of local councils is unclear across both assignment groups;</w:t>
      </w:r>
    </w:p>
    <w:p w14:paraId="33930C21" w14:textId="0F6BD5ED" w:rsidR="00220C63" w:rsidRDefault="00220C63" w:rsidP="00C335FE">
      <w:pPr>
        <w:pStyle w:val="ListParagraph"/>
        <w:numPr>
          <w:ilvl w:val="0"/>
          <w:numId w:val="21"/>
        </w:numPr>
      </w:pPr>
      <w:r>
        <w:t>The governorate council is still determining its role and relationship with the central ministries and municipalities, with respondents noting the need for policy guidance to implement the decentralization law;</w:t>
      </w:r>
    </w:p>
    <w:p w14:paraId="36FAAD7B" w14:textId="45F2A04A" w:rsidR="00220C63" w:rsidRDefault="00220C63" w:rsidP="00C335FE">
      <w:pPr>
        <w:pStyle w:val="ListParagraph"/>
        <w:numPr>
          <w:ilvl w:val="0"/>
          <w:numId w:val="21"/>
        </w:numPr>
      </w:pPr>
      <w:r>
        <w:t xml:space="preserve">There remains confusion around decentralization, with respondents reporting mixed perceptions of CITIES’s support for capacity building around decentralization. </w:t>
      </w:r>
    </w:p>
    <w:p w14:paraId="07FC21A9" w14:textId="22A312C2" w:rsidR="00220C63" w:rsidRDefault="00220C63" w:rsidP="00FD5D18"/>
    <w:p w14:paraId="3ABEC4F6" w14:textId="19B2320A" w:rsidR="006B024B" w:rsidRPr="00AC2DF0" w:rsidRDefault="00220C63" w:rsidP="00FD5D18">
      <w:r>
        <w:t xml:space="preserve">How effective CITIES is at addressing these factors will become more apparent during subsequent rounds of data collection. As observed by several respondents, follow-up on training and a capacity building may be critical for effectively promoting service provision, needs assessment, and citizen engagement, as well as the various efforts to promote decentralization and local capacity. </w:t>
      </w:r>
    </w:p>
    <w:p w14:paraId="4E9CD08D" w14:textId="7347F46E" w:rsidR="004F63CC" w:rsidRPr="000A0584" w:rsidRDefault="004F63CC" w:rsidP="00FD5D18">
      <w:pPr>
        <w:pStyle w:val="Heading3"/>
      </w:pPr>
      <w:bookmarkStart w:id="73" w:name="_Toc524597404"/>
      <w:r>
        <w:t xml:space="preserve">Evaluation </w:t>
      </w:r>
      <w:commentRangeStart w:id="74"/>
      <w:r>
        <w:t>Question</w:t>
      </w:r>
      <w:commentRangeEnd w:id="74"/>
      <w:r w:rsidR="00AF43C9">
        <w:rPr>
          <w:rStyle w:val="CommentReference"/>
          <w:rFonts w:eastAsia="Calibri" w:cs="Arial"/>
          <w:b w:val="0"/>
          <w:smallCaps w:val="0"/>
          <w:color w:val="auto"/>
        </w:rPr>
        <w:commentReference w:id="74"/>
      </w:r>
      <w:r>
        <w:t xml:space="preserve"> 2: Sustainability</w:t>
      </w:r>
      <w:bookmarkEnd w:id="73"/>
    </w:p>
    <w:p w14:paraId="328AF1CA" w14:textId="2C547103" w:rsidR="00405649" w:rsidRDefault="00405649" w:rsidP="00323A18">
      <w:pPr>
        <w:overflowPunct w:val="0"/>
        <w:autoSpaceDE w:val="0"/>
        <w:autoSpaceDN w:val="0"/>
        <w:adjustRightInd w:val="0"/>
        <w:textAlignment w:val="baseline"/>
        <w:rPr>
          <w:ins w:id="75" w:author="Patterson-Stein, Jacob" w:date="2018-10-03T09:42:00Z"/>
          <w:szCs w:val="22"/>
        </w:rPr>
      </w:pPr>
      <w:r w:rsidRPr="00CC7C14">
        <w:rPr>
          <w:b/>
          <w:szCs w:val="22"/>
        </w:rPr>
        <w:t>More time will be needed to determine the sustainability of specific CITIES interventions, but a clear theme was the need for more agile decision making in determining the labor forc</w:t>
      </w:r>
      <w:r w:rsidR="002F2AA5" w:rsidRPr="00CC7C14">
        <w:rPr>
          <w:b/>
          <w:szCs w:val="22"/>
        </w:rPr>
        <w:t>e</w:t>
      </w:r>
      <w:r w:rsidR="005C1A83" w:rsidRPr="00CC7C14">
        <w:rPr>
          <w:b/>
          <w:szCs w:val="22"/>
        </w:rPr>
        <w:t xml:space="preserve"> and serious capacity constraints to sustain intervention benefits</w:t>
      </w:r>
      <w:r w:rsidR="002F2AA5" w:rsidRPr="00CC7C14">
        <w:rPr>
          <w:szCs w:val="22"/>
        </w:rPr>
        <w:t>. The evaluation team found that there are large gaps in labor capacity and the capacity to fulfill labor needs, which then affects the capacity for service provision. Qualitative baseline data also suggest that there is quite a bit of overlap between CITIES approach—e.g. training—and that of other donor programs.</w:t>
      </w:r>
      <w:r w:rsidRPr="00CC7C14">
        <w:rPr>
          <w:szCs w:val="22"/>
        </w:rPr>
        <w:t xml:space="preserve"> The CITIES institutional development intervention was reportedly useful, but the focus of some of CITIES efforts, such as social cohesion, were met with initial criticism among respondents. </w:t>
      </w:r>
    </w:p>
    <w:p w14:paraId="3E804DDE" w14:textId="5B3805F4" w:rsidR="00DD1610" w:rsidRDefault="00DD1610" w:rsidP="00323A18">
      <w:pPr>
        <w:overflowPunct w:val="0"/>
        <w:autoSpaceDE w:val="0"/>
        <w:autoSpaceDN w:val="0"/>
        <w:adjustRightInd w:val="0"/>
        <w:textAlignment w:val="baseline"/>
        <w:rPr>
          <w:ins w:id="76" w:author="Patterson-Stein, Jacob" w:date="2018-10-03T09:42:00Z"/>
          <w:szCs w:val="22"/>
        </w:rPr>
      </w:pPr>
    </w:p>
    <w:p w14:paraId="0F494659" w14:textId="67D3CC72" w:rsidR="00DD1610" w:rsidRPr="00CC7C14" w:rsidRDefault="00DD1610" w:rsidP="00323A18">
      <w:pPr>
        <w:overflowPunct w:val="0"/>
        <w:autoSpaceDE w:val="0"/>
        <w:autoSpaceDN w:val="0"/>
        <w:adjustRightInd w:val="0"/>
        <w:textAlignment w:val="baseline"/>
        <w:rPr>
          <w:szCs w:val="22"/>
        </w:rPr>
      </w:pPr>
      <w:ins w:id="77" w:author="Patterson-Stein, Jacob" w:date="2018-10-03T09:42:00Z">
        <w:r>
          <w:rPr>
            <w:szCs w:val="22"/>
          </w:rPr>
          <w:t>Integrate slides 41 and 42 from presentation</w:t>
        </w:r>
      </w:ins>
    </w:p>
    <w:p w14:paraId="0AFF4136" w14:textId="77777777" w:rsidR="00323A18" w:rsidRPr="00CC7C14" w:rsidRDefault="00323A18" w:rsidP="00323A18">
      <w:pPr>
        <w:rPr>
          <w:szCs w:val="22"/>
        </w:rPr>
      </w:pPr>
    </w:p>
    <w:p w14:paraId="7CEAF687" w14:textId="16AAD7F9" w:rsidR="004F63CC" w:rsidRPr="000A0584" w:rsidRDefault="004F63CC" w:rsidP="00FD5D18">
      <w:pPr>
        <w:pStyle w:val="Heading3"/>
      </w:pPr>
      <w:bookmarkStart w:id="78" w:name="_Toc524597405"/>
      <w:r>
        <w:t>Evaluation Question 3: Synergy</w:t>
      </w:r>
      <w:bookmarkEnd w:id="78"/>
    </w:p>
    <w:p w14:paraId="6BE0584C" w14:textId="77777777" w:rsidR="00C3266E" w:rsidRPr="00CC7C14" w:rsidRDefault="00C3266E" w:rsidP="00C3266E">
      <w:pPr>
        <w:rPr>
          <w:szCs w:val="22"/>
        </w:rPr>
      </w:pPr>
      <w:r w:rsidRPr="7AA453DA">
        <w:rPr>
          <w:b/>
          <w:bCs/>
        </w:rPr>
        <w:t>Baseline data suggests that although there has been some initial coordination between CITIES and other donor activities, there is still room for CITIES, other USAID programs, and other donors to develop synergies and determine how best to complement each other’s objectives.</w:t>
      </w:r>
      <w:r>
        <w:t xml:space="preserve"> The multiplicity of donors working to support municipalities and decentralization requires the subordination of projects to a joint approach to maximize the impact of programming. Speaking to various donors about the nature of their support and how it fits with government’s efforts, donors agreed on the existence of an overall national vision for change but emphasized that a clear roadmap for how to bring this change about is still lacking. </w:t>
      </w:r>
    </w:p>
    <w:p w14:paraId="170D4759" w14:textId="77777777" w:rsidR="00C3266E" w:rsidRDefault="00C3266E" w:rsidP="004F63CC">
      <w:pPr>
        <w:rPr>
          <w:szCs w:val="22"/>
        </w:rPr>
      </w:pPr>
    </w:p>
    <w:p w14:paraId="5F96DFB5" w14:textId="3B5411D7" w:rsidR="004F63CC" w:rsidRDefault="004F63CC" w:rsidP="004F63CC">
      <w:r w:rsidRPr="7AA453DA">
        <w:rPr>
          <w:rFonts w:eastAsia="Gill Sans MT" w:cs="Gill Sans MT"/>
          <w:szCs w:val="22"/>
        </w:rPr>
        <w:t>To address challenges in</w:t>
      </w:r>
      <w:r>
        <w:rPr>
          <w:rFonts w:eastAsia="Gill Sans MT" w:cs="Gill Sans MT"/>
          <w:szCs w:val="22"/>
        </w:rPr>
        <w:t xml:space="preserve"> local</w:t>
      </w:r>
      <w:r w:rsidRPr="7AA453DA">
        <w:rPr>
          <w:rFonts w:eastAsia="Gill Sans MT" w:cs="Gill Sans MT"/>
          <w:szCs w:val="22"/>
        </w:rPr>
        <w:t xml:space="preserve"> capacity, various organizations and projects are or will soon be implementing direct and indirect capacity building interventions to support local, municipal, executive and governorate council members including CITIES, LENS, IRI, NDI, Danish Aid, FCM (JMSP), ITDC (SMASRIJ), JICA (WMP), AECID (DCP), GIZ (PRM), OECD, VNG and AFD, among others. </w:t>
      </w:r>
      <w:r>
        <w:t xml:space="preserve">According to Jordanian officials an institutional framework for capacity building has been developed by MoPIC, and the ministry is trying to harmonize efforts to support capacity building. </w:t>
      </w:r>
    </w:p>
    <w:p w14:paraId="60568763" w14:textId="0AC4ED26" w:rsidR="004F63CC" w:rsidRDefault="004F63CC" w:rsidP="004F63CC"/>
    <w:p w14:paraId="585DEAAD" w14:textId="77777777" w:rsidR="004F63CC" w:rsidRPr="00CC7C14" w:rsidRDefault="004F63CC" w:rsidP="004F63CC">
      <w:pPr>
        <w:rPr>
          <w:szCs w:val="22"/>
        </w:rPr>
      </w:pPr>
      <w:r w:rsidRPr="00CC7C14">
        <w:rPr>
          <w:szCs w:val="22"/>
        </w:rPr>
        <w:t>The government is in the process of setting up a local governance-training institute to build the capacity of council members and municipal staff. A special committee was set up to oversee the institute’s establishment and curricula and harmonize donors’ related efforts. It includes representatives from MoMA, the municipal sector and MoPIC. The progress of the project, as a MoMA official admitted, is slow. Only a few meetings to discuss plans have taken place. According to WB respondents, the World Bank’s new project supporting municipalities also contains a capacity development plan. The plan has not been harmonized with the government’s plans to establish the institute. “We cannot freeze what we want to do until the government’s own plan is implemented,” the WB respondent said.</w:t>
      </w:r>
    </w:p>
    <w:p w14:paraId="34F7E892" w14:textId="77777777" w:rsidR="00323A18" w:rsidRPr="00CC7C14" w:rsidRDefault="00323A18" w:rsidP="00323A18">
      <w:pPr>
        <w:rPr>
          <w:szCs w:val="22"/>
        </w:rPr>
      </w:pPr>
    </w:p>
    <w:p w14:paraId="25A1F159" w14:textId="31E5FB59" w:rsidR="00323A18" w:rsidRPr="00CC7C14" w:rsidRDefault="7AA453DA" w:rsidP="00323A18">
      <w:pPr>
        <w:rPr>
          <w:szCs w:val="22"/>
        </w:rPr>
      </w:pPr>
      <w:r>
        <w:t xml:space="preserve">The Jordanian government established various committees in support of decentralization including the ones for legislation, resource management, and finances. The committees are all working under the umbrella of an Inter-Ministerial Committee. </w:t>
      </w:r>
    </w:p>
    <w:p w14:paraId="50B4A1AC" w14:textId="77777777" w:rsidR="00323A18" w:rsidRPr="00CC7C14" w:rsidRDefault="00323A18" w:rsidP="00323A18">
      <w:pPr>
        <w:rPr>
          <w:szCs w:val="22"/>
        </w:rPr>
      </w:pPr>
    </w:p>
    <w:p w14:paraId="3CAB221F" w14:textId="0E1C8BBC" w:rsidR="00323A18" w:rsidRPr="00CC7C14" w:rsidRDefault="00323A18" w:rsidP="00323A18">
      <w:pPr>
        <w:rPr>
          <w:szCs w:val="22"/>
        </w:rPr>
      </w:pPr>
      <w:r w:rsidRPr="00CC7C14">
        <w:rPr>
          <w:szCs w:val="22"/>
        </w:rPr>
        <w:t>MoPIC is responsible for the overall coordination efforts between donors. According to government officials, MoPIC’s coordination efforts are focused on the national and policy levels without combing through the details of specific projects. On the other hand, MoMA provides donors working in the decentralization space with guidance, coordination</w:t>
      </w:r>
      <w:r w:rsidR="007526B8" w:rsidRPr="00CC7C14">
        <w:rPr>
          <w:szCs w:val="22"/>
        </w:rPr>
        <w:t>,</w:t>
      </w:r>
      <w:r w:rsidRPr="00CC7C14">
        <w:rPr>
          <w:szCs w:val="22"/>
        </w:rPr>
        <w:t xml:space="preserve"> and facilitation support. According to donors, what partly hampers effective coordination is different MoMA staff overseeing donor projects with little horizontal coordination between them. Compounding this situation according to a government official is that projects can reach municipalities without first passing through MoMA. According to the same official, municipalities are not under any obligation to publicize donor programming in their communities and government officials cannot force them to divulge information about such programming.</w:t>
      </w:r>
    </w:p>
    <w:p w14:paraId="0C48C28D" w14:textId="77777777" w:rsidR="00323A18" w:rsidRPr="00CC7C14" w:rsidRDefault="00323A18" w:rsidP="00323A18">
      <w:pPr>
        <w:rPr>
          <w:szCs w:val="22"/>
        </w:rPr>
      </w:pPr>
    </w:p>
    <w:p w14:paraId="5E5C530B" w14:textId="77777777" w:rsidR="00323A18" w:rsidRPr="00CC7C14" w:rsidRDefault="00323A18" w:rsidP="00323A18">
      <w:pPr>
        <w:rPr>
          <w:szCs w:val="22"/>
        </w:rPr>
      </w:pPr>
      <w:r w:rsidRPr="00CC7C14">
        <w:rPr>
          <w:szCs w:val="22"/>
        </w:rPr>
        <w:t>According to a government official, USAID Community Engagement Project (CEP) worked with the Ministry of Interior (MoI) to develop a guide to lead a community-focused process to identify needs. MoMA officials complained that CEP should have been working with them first. As a result, CEP worked with MoMA to develop another guide for a similar process. The result is two similar guides, one geared towards the governorate level and the other focused on the municipal level.</w:t>
      </w:r>
    </w:p>
    <w:p w14:paraId="16EAB333" w14:textId="77777777" w:rsidR="00323A18" w:rsidRPr="00CC7C14" w:rsidRDefault="00323A18" w:rsidP="00323A18">
      <w:pPr>
        <w:rPr>
          <w:szCs w:val="22"/>
        </w:rPr>
      </w:pPr>
    </w:p>
    <w:p w14:paraId="4020F485" w14:textId="233D36EE" w:rsidR="7AA453DA" w:rsidRDefault="7AA453DA" w:rsidP="7AA453DA">
      <w:r>
        <w:t>Interviewed government officials agreed that coordination efforts are unsystematic. This is due to the lack of an overall framework that connects, according to one official at MoMA, disparate components of programming. “When it comes to decentralization, we only have laws. There isn’t a framework for our work. Efforts are not systematic. We are trying to coordinate and connect disjointed interventions.” According to the official, the drive for decentralization should have started with the development of an overall policy delineating the government’s vision for the initiative followed by the introduction of laws and subordinate legislation then strategies to carry out the envisaged change. This long-term vision “would have prevented the chaos we see today</w:t>
      </w:r>
      <w:r w:rsidRPr="7AA453DA">
        <w:rPr>
          <w:rFonts w:eastAsia="Gill Sans MT" w:cs="Gill Sans MT"/>
          <w:szCs w:val="22"/>
        </w:rPr>
        <w:t>…We are trying to rectify the situation and learn from our mistakes” the official said. The EU is currently working on a strategy for decentralization. According to respondents, this will require another two years to be completed. The strategy is part of the Decentralization and Local Development Support Programme (DLDSP), an initiative funded by the EU and implemented by the UNDP to support the GoJ guide the decentralization and local development process and develop the relevant institutional and organizational settings for its implementation. The DLDSP is supporting the Inter-Ministerial Committee (IMC) to lead the process and make the required modifications at both the governorate and municipality levels to ensure alignment with the newly modified mandates introduced by the legal framework. A key component of this work is to support the GoJ to develop its vision and policy to reform local administration and to formulate a National Strategy and Programme for Decentralization.</w:t>
      </w:r>
      <w:r w:rsidR="005E4EDE">
        <w:rPr>
          <w:rStyle w:val="FootnoteReference"/>
          <w:rFonts w:eastAsia="Gill Sans MT" w:cs="Gill Sans MT"/>
          <w:szCs w:val="22"/>
        </w:rPr>
        <w:footnoteReference w:id="13"/>
      </w:r>
      <w:r w:rsidRPr="7AA453DA">
        <w:rPr>
          <w:rFonts w:eastAsia="Gill Sans MT" w:cs="Gill Sans MT"/>
          <w:szCs w:val="22"/>
        </w:rPr>
        <w:t xml:space="preserve"> </w:t>
      </w:r>
    </w:p>
    <w:p w14:paraId="4C49C8DB" w14:textId="77777777" w:rsidR="00323A18" w:rsidRPr="00CC7C14" w:rsidRDefault="00323A18" w:rsidP="00323A18">
      <w:pPr>
        <w:rPr>
          <w:szCs w:val="22"/>
        </w:rPr>
      </w:pPr>
    </w:p>
    <w:p w14:paraId="45AB5F3C" w14:textId="2825EAB3" w:rsidR="00323A18" w:rsidRPr="00CC7C14" w:rsidRDefault="7AA453DA" w:rsidP="00323A18">
      <w:pPr>
        <w:rPr>
          <w:szCs w:val="22"/>
        </w:rPr>
      </w:pPr>
      <w:r>
        <w:t>An executive director in a municipality in the north emphasized the weak coordination efforts. He said that when it comes to donors, the biggest problem municipalities face is the lack of coordination between them. He added: “they come in and insist on focusing on the same area even if the need is already being met by another donor.”</w:t>
      </w:r>
    </w:p>
    <w:p w14:paraId="5A716D4B" w14:textId="77777777" w:rsidR="00323A18" w:rsidRPr="00CC7C14" w:rsidRDefault="00323A18" w:rsidP="00323A18">
      <w:pPr>
        <w:rPr>
          <w:szCs w:val="22"/>
        </w:rPr>
      </w:pPr>
    </w:p>
    <w:p w14:paraId="00291AA3" w14:textId="7884C986" w:rsidR="7AA453DA" w:rsidRDefault="7AA453DA" w:rsidP="7AA453DA">
      <w:r w:rsidRPr="7AA453DA">
        <w:rPr>
          <w:rFonts w:eastAsia="Gill Sans MT" w:cs="Gill Sans MT"/>
          <w:szCs w:val="22"/>
        </w:rPr>
        <w:t xml:space="preserve">All interviewed donors agreed that CITIES is trying to coordinate efforts. However, the WB believes that the government should be taking the lead on this front. According to WB respondents, coordination is difficult when a “simple matrix on what everyone is doing” is lacking. Commenting on this effort, one donor representative said: “CITIES is trying to coordinate. It is not enough. They held their last meeting last April I think. We exchanged ideas but that’s it.  We go there to learn what others are doing but not really to coordinate.” </w:t>
      </w:r>
    </w:p>
    <w:p w14:paraId="32D1E4C3" w14:textId="557BA575" w:rsidR="7AA453DA" w:rsidRDefault="7AA453DA" w:rsidP="7AA453DA">
      <w:pPr>
        <w:rPr>
          <w:rFonts w:eastAsia="Gill Sans MT" w:cs="Gill Sans MT"/>
          <w:szCs w:val="22"/>
        </w:rPr>
      </w:pPr>
    </w:p>
    <w:p w14:paraId="71D998B7" w14:textId="4BB3CB87" w:rsidR="7AA453DA" w:rsidRDefault="7AA453DA" w:rsidP="7AA453DA">
      <w:r w:rsidRPr="7AA453DA">
        <w:rPr>
          <w:rFonts w:eastAsia="Gill Sans MT" w:cs="Gill Sans MT"/>
          <w:szCs w:val="22"/>
        </w:rPr>
        <w:t>MOPIC has in fact requested UNDP to map all the support being provided at the municipal and governorate levels to assess donors’ interventions relevant to needs, identify gaps and avoid duplication. This resulted in a matrix of interventions by development partners in support of the implementation of the new legal framework and more precisely the sub-national system at the governorate and municipal levels. The final matrix identified 28 implementing agencies operating through 48 projects that translated into 208 separate interventions at both the central and local levels and in the following areas</w:t>
      </w:r>
      <w:r w:rsidR="005E4EDE">
        <w:rPr>
          <w:rStyle w:val="FootnoteReference"/>
          <w:rFonts w:eastAsia="Gill Sans MT" w:cs="Gill Sans MT"/>
          <w:szCs w:val="22"/>
        </w:rPr>
        <w:footnoteReference w:id="14"/>
      </w:r>
      <w:r w:rsidRPr="7AA453DA">
        <w:rPr>
          <w:rFonts w:eastAsia="Gill Sans MT" w:cs="Gill Sans MT"/>
          <w:szCs w:val="22"/>
        </w:rPr>
        <w:t xml:space="preserve">: </w:t>
      </w:r>
    </w:p>
    <w:p w14:paraId="5CF8A620" w14:textId="08417C20" w:rsidR="7AA453DA" w:rsidRDefault="7AA453DA" w:rsidP="7AA453DA">
      <w:r w:rsidRPr="7AA453DA">
        <w:rPr>
          <w:rFonts w:eastAsia="Gill Sans MT" w:cs="Gill Sans MT"/>
          <w:szCs w:val="22"/>
        </w:rPr>
        <w:t xml:space="preserve"> </w:t>
      </w:r>
    </w:p>
    <w:p w14:paraId="6FF6AF65" w14:textId="7D9285C6" w:rsidR="7AA453DA" w:rsidRDefault="7AA453DA" w:rsidP="7AA453DA">
      <w:pPr>
        <w:pStyle w:val="ListParagraph"/>
        <w:numPr>
          <w:ilvl w:val="0"/>
          <w:numId w:val="1"/>
        </w:numPr>
        <w:rPr>
          <w:rFonts w:asciiTheme="minorHAnsi" w:hAnsiTheme="minorHAnsi" w:cstheme="minorBidi"/>
          <w:szCs w:val="22"/>
        </w:rPr>
      </w:pPr>
      <w:r w:rsidRPr="7AA453DA">
        <w:rPr>
          <w:rFonts w:eastAsia="Gill Sans MT" w:cs="Gill Sans MT"/>
          <w:szCs w:val="22"/>
        </w:rPr>
        <w:t>Policy, Legislation and Regulation</w:t>
      </w:r>
    </w:p>
    <w:p w14:paraId="7F1A96BE" w14:textId="349EC78D" w:rsidR="7AA453DA" w:rsidRDefault="7AA453DA" w:rsidP="7AA453DA">
      <w:pPr>
        <w:pStyle w:val="ListParagraph"/>
        <w:numPr>
          <w:ilvl w:val="0"/>
          <w:numId w:val="1"/>
        </w:numPr>
        <w:rPr>
          <w:rFonts w:asciiTheme="minorHAnsi" w:hAnsiTheme="minorHAnsi" w:cstheme="minorBidi"/>
          <w:szCs w:val="22"/>
        </w:rPr>
      </w:pPr>
      <w:r w:rsidRPr="7AA453DA">
        <w:rPr>
          <w:rFonts w:eastAsia="Gill Sans MT" w:cs="Gill Sans MT"/>
          <w:szCs w:val="22"/>
        </w:rPr>
        <w:t>Functional Assignment</w:t>
      </w:r>
    </w:p>
    <w:p w14:paraId="2318C69F" w14:textId="7A3E969B" w:rsidR="7AA453DA" w:rsidRDefault="7AA453DA" w:rsidP="7AA453DA">
      <w:pPr>
        <w:pStyle w:val="ListParagraph"/>
        <w:numPr>
          <w:ilvl w:val="0"/>
          <w:numId w:val="1"/>
        </w:numPr>
        <w:rPr>
          <w:rFonts w:asciiTheme="minorHAnsi" w:hAnsiTheme="minorHAnsi" w:cstheme="minorBidi"/>
          <w:szCs w:val="22"/>
        </w:rPr>
      </w:pPr>
      <w:r w:rsidRPr="7AA453DA">
        <w:rPr>
          <w:rFonts w:eastAsia="Gill Sans MT" w:cs="Gill Sans MT"/>
          <w:szCs w:val="22"/>
        </w:rPr>
        <w:t>Institutional and Organizational Structures</w:t>
      </w:r>
    </w:p>
    <w:p w14:paraId="36469867" w14:textId="1FD7A8DB" w:rsidR="7AA453DA" w:rsidRDefault="7AA453DA" w:rsidP="7AA453DA">
      <w:pPr>
        <w:pStyle w:val="ListParagraph"/>
        <w:numPr>
          <w:ilvl w:val="0"/>
          <w:numId w:val="1"/>
        </w:numPr>
        <w:rPr>
          <w:rFonts w:asciiTheme="minorHAnsi" w:hAnsiTheme="minorHAnsi" w:cstheme="minorBidi"/>
          <w:szCs w:val="22"/>
        </w:rPr>
      </w:pPr>
      <w:r w:rsidRPr="7AA453DA">
        <w:rPr>
          <w:rFonts w:eastAsia="Gill Sans MT" w:cs="Gill Sans MT"/>
          <w:szCs w:val="22"/>
        </w:rPr>
        <w:t>Inter-Governmental (Institutional)</w:t>
      </w:r>
    </w:p>
    <w:p w14:paraId="3C7D6624" w14:textId="3282F7C1" w:rsidR="7AA453DA" w:rsidRDefault="7AA453DA" w:rsidP="7AA453DA">
      <w:pPr>
        <w:pStyle w:val="ListParagraph"/>
        <w:numPr>
          <w:ilvl w:val="0"/>
          <w:numId w:val="1"/>
        </w:numPr>
        <w:rPr>
          <w:rFonts w:asciiTheme="minorHAnsi" w:hAnsiTheme="minorHAnsi" w:cstheme="minorBidi"/>
          <w:szCs w:val="22"/>
        </w:rPr>
      </w:pPr>
      <w:r w:rsidRPr="7AA453DA">
        <w:rPr>
          <w:rFonts w:eastAsia="Gill Sans MT" w:cs="Gill Sans MT"/>
          <w:szCs w:val="22"/>
        </w:rPr>
        <w:t>Systems, Procedures and Manuals</w:t>
      </w:r>
    </w:p>
    <w:p w14:paraId="0D709661" w14:textId="4F747583" w:rsidR="7AA453DA" w:rsidRDefault="7AA453DA" w:rsidP="7AA453DA">
      <w:pPr>
        <w:pStyle w:val="ListParagraph"/>
        <w:numPr>
          <w:ilvl w:val="0"/>
          <w:numId w:val="1"/>
        </w:numPr>
        <w:rPr>
          <w:rFonts w:asciiTheme="minorHAnsi" w:hAnsiTheme="minorHAnsi" w:cstheme="minorBidi"/>
          <w:szCs w:val="22"/>
        </w:rPr>
      </w:pPr>
      <w:r w:rsidRPr="7AA453DA">
        <w:rPr>
          <w:rFonts w:eastAsia="Gill Sans MT" w:cs="Gill Sans MT"/>
          <w:szCs w:val="22"/>
        </w:rPr>
        <w:t>Capacity Development</w:t>
      </w:r>
    </w:p>
    <w:p w14:paraId="38528E78" w14:textId="0609279F" w:rsidR="7AA453DA" w:rsidRDefault="7AA453DA" w:rsidP="7AA453DA">
      <w:pPr>
        <w:pStyle w:val="ListParagraph"/>
        <w:numPr>
          <w:ilvl w:val="0"/>
          <w:numId w:val="1"/>
        </w:numPr>
        <w:rPr>
          <w:rFonts w:asciiTheme="minorHAnsi" w:hAnsiTheme="minorHAnsi" w:cstheme="minorBidi"/>
          <w:szCs w:val="22"/>
        </w:rPr>
      </w:pPr>
      <w:r w:rsidRPr="7AA453DA">
        <w:rPr>
          <w:rFonts w:eastAsia="Gill Sans MT" w:cs="Gill Sans MT"/>
          <w:szCs w:val="22"/>
        </w:rPr>
        <w:t>Local Public Finance</w:t>
      </w:r>
    </w:p>
    <w:p w14:paraId="233075B8" w14:textId="77777777" w:rsidR="00262333" w:rsidRDefault="00262333" w:rsidP="00323A18"/>
    <w:p w14:paraId="36C65B46" w14:textId="16284D76" w:rsidR="00323A18" w:rsidRPr="00CC7C14" w:rsidRDefault="7AA453DA" w:rsidP="00323A18">
      <w:pPr>
        <w:rPr>
          <w:szCs w:val="22"/>
        </w:rPr>
      </w:pPr>
      <w:r>
        <w:t xml:space="preserve">Interviews with the WB revealed that CITIES has been coordinating with the new MSSRP project. The WB will be using CITIES’ manuals and training material and the project’s consultants to train and roll out in non-CITIES municipalities. According to WB respondents, the two projects diverge on the issue of ensuring accountability for the needs guide process. The WB sees the need for closer monitoring of community engagement to ensure participation is meaningful while CITIES wants the process to unfold more organically. World Bank representatives said that CITIES manuals would be reviewed. If they are not sufficiently rigorous they will be supplemented in non-CITIES municipalities. CITIES is also coordinating with the WB on the Technical Assistance of Municipal Financial Capacity project to ensure there is no duplication. </w:t>
      </w:r>
    </w:p>
    <w:p w14:paraId="72A85DA6" w14:textId="77777777" w:rsidR="00323A18" w:rsidRPr="00CC7C14" w:rsidRDefault="00323A18" w:rsidP="00323A18">
      <w:pPr>
        <w:rPr>
          <w:szCs w:val="22"/>
        </w:rPr>
      </w:pPr>
    </w:p>
    <w:p w14:paraId="401DA59C" w14:textId="1517BA19" w:rsidR="00323A18" w:rsidRPr="00CC7C14" w:rsidRDefault="7AA453DA" w:rsidP="00323A18">
      <w:pPr>
        <w:rPr>
          <w:szCs w:val="22"/>
        </w:rPr>
      </w:pPr>
      <w:r>
        <w:t>In addition, there is an OECD project focused on participatory budgeting and development planning. Respondents said they have met with CITIES several times and are closely coordinating the two projects. The two respondents agreed that decentralization would improve the quality of services if the system is functional and allows needs to translate upwards to be better reflected in budgeting. Otherwise and because of citizens’ high expectations the system might backfire. There remains a big issue of trust in the links between the administrative layers. Engagement must be inclusive and meaningful. Respondents said more effort has to go into understanding how grassroots priorities are filtered as they move up to subsequent local government levels; this, according to respondents, boils down to the quality of regulation.</w:t>
      </w:r>
    </w:p>
    <w:p w14:paraId="4C6738B3" w14:textId="77777777" w:rsidR="00323A18" w:rsidRPr="00CC7C14" w:rsidRDefault="00323A18" w:rsidP="00323A18">
      <w:pPr>
        <w:rPr>
          <w:szCs w:val="22"/>
        </w:rPr>
      </w:pPr>
    </w:p>
    <w:p w14:paraId="649C5E38" w14:textId="4E6A7109" w:rsidR="7AA453DA" w:rsidRDefault="7AA453DA">
      <w:r w:rsidRPr="7AA453DA">
        <w:rPr>
          <w:rFonts w:eastAsia="Gill Sans MT" w:cs="Gill Sans MT"/>
          <w:szCs w:val="22"/>
        </w:rPr>
        <w:t>AECID, AFD and VNG’s respondents also confirmed they are coordinating with CITIES. AECID is focusing on the three municipalities of Mafraq, Sarhan and Ramtha and is working to improve financial management. AFD’s project is expected to start end of 2019 and focus on the governorate centers of Salt, Ajloun, Madaba, Irbid and Jerash, while VNG and in addition to its capacity building support is partly focusing on Mafraq working in the three municipalities of Balama, Al-Sarhan and Umm Al-Jimal to develop green public spaces.</w:t>
      </w:r>
    </w:p>
    <w:p w14:paraId="38905E99" w14:textId="2786DFDC" w:rsidR="7AA453DA" w:rsidRDefault="7AA453DA" w:rsidP="7AA453DA"/>
    <w:p w14:paraId="339F90D9" w14:textId="050FEEC8" w:rsidR="00323A18" w:rsidRPr="00CC7C14" w:rsidRDefault="00042240" w:rsidP="00FD5D18">
      <w:pPr>
        <w:pStyle w:val="Heading3"/>
      </w:pPr>
      <w:bookmarkStart w:id="79" w:name="_Toc524597406"/>
      <w:commentRangeStart w:id="80"/>
      <w:commentRangeStart w:id="81"/>
      <w:r>
        <w:t>Summary of Baseline Evaluation Question Findings and Conclusions</w:t>
      </w:r>
      <w:bookmarkEnd w:id="79"/>
      <w:r>
        <w:t xml:space="preserve"> </w:t>
      </w:r>
      <w:commentRangeEnd w:id="80"/>
      <w:r w:rsidR="00E65BDF">
        <w:rPr>
          <w:rStyle w:val="CommentReference"/>
          <w:rFonts w:eastAsia="Calibri" w:cs="Arial"/>
          <w:b w:val="0"/>
          <w:smallCaps w:val="0"/>
          <w:color w:val="auto"/>
        </w:rPr>
        <w:commentReference w:id="80"/>
      </w:r>
      <w:commentRangeEnd w:id="81"/>
      <w:r w:rsidR="00AE1122">
        <w:rPr>
          <w:rStyle w:val="CommentReference"/>
          <w:rFonts w:eastAsia="Calibri" w:cs="Arial"/>
          <w:b w:val="0"/>
          <w:smallCaps w:val="0"/>
          <w:color w:val="auto"/>
        </w:rPr>
        <w:commentReference w:id="81"/>
      </w:r>
    </w:p>
    <w:p w14:paraId="0B849A98" w14:textId="2DB7868F" w:rsidR="00323A18" w:rsidRPr="00CC7C14" w:rsidRDefault="00323A18" w:rsidP="00323A18">
      <w:pPr>
        <w:overflowPunct w:val="0"/>
        <w:autoSpaceDE w:val="0"/>
        <w:autoSpaceDN w:val="0"/>
        <w:adjustRightInd w:val="0"/>
        <w:textAlignment w:val="baseline"/>
        <w:rPr>
          <w:szCs w:val="22"/>
        </w:rPr>
      </w:pPr>
      <w:r w:rsidRPr="00CC7C14">
        <w:rPr>
          <w:szCs w:val="22"/>
        </w:rPr>
        <w:t xml:space="preserve">Municipalities suffer from significant structural burdens that impair the provision of quality services to citizens. The most pronounced challenges are those related to </w:t>
      </w:r>
      <w:r w:rsidR="007526B8" w:rsidRPr="00CC7C14">
        <w:rPr>
          <w:szCs w:val="22"/>
        </w:rPr>
        <w:t>municipalities</w:t>
      </w:r>
      <w:r w:rsidRPr="00CC7C14">
        <w:rPr>
          <w:szCs w:val="22"/>
        </w:rPr>
        <w:t xml:space="preserve"> limited financial resources and revenue streams, the encroachment of the central government on their autonomy and independence and their overall weak institutional capacity. </w:t>
      </w:r>
    </w:p>
    <w:p w14:paraId="792B70D0" w14:textId="77777777" w:rsidR="00323A18" w:rsidRPr="00CC7C14" w:rsidRDefault="00323A18" w:rsidP="00323A18">
      <w:pPr>
        <w:rPr>
          <w:szCs w:val="22"/>
        </w:rPr>
      </w:pPr>
    </w:p>
    <w:p w14:paraId="1293D33A" w14:textId="121CCD75" w:rsidR="00323A18" w:rsidRDefault="00323A18" w:rsidP="00323A18">
      <w:pPr>
        <w:rPr>
          <w:rFonts w:cs="Gill Sans"/>
          <w:szCs w:val="22"/>
        </w:rPr>
      </w:pPr>
      <w:r w:rsidRPr="00CC7C14">
        <w:rPr>
          <w:szCs w:val="22"/>
        </w:rPr>
        <w:t xml:space="preserve">To propel the democratic transition forward the government has created municipal and local government layers and devolved power to the publicly elected bodies. </w:t>
      </w:r>
      <w:r w:rsidRPr="00CC7C14">
        <w:rPr>
          <w:rFonts w:cs="Gill Sans"/>
          <w:szCs w:val="22"/>
        </w:rPr>
        <w:t>The overall objective of the new structure and overall decentralization process is to improve the level of services provided to citizens and to promote citizen participation in the decision-making process at both the governorate and municipal levels. The two objectives are inextricably tied to each other, as engagement in decision-making will bolster accountability and ensure public services are in tune with public needs.</w:t>
      </w:r>
    </w:p>
    <w:p w14:paraId="7602CBAE" w14:textId="77777777" w:rsidR="000D057C" w:rsidRPr="00CC7C14" w:rsidRDefault="000D057C" w:rsidP="00323A18">
      <w:pPr>
        <w:rPr>
          <w:rFonts w:cs="Gill Sans"/>
          <w:szCs w:val="22"/>
        </w:rPr>
      </w:pPr>
    </w:p>
    <w:p w14:paraId="450F8619" w14:textId="1F5A8C9E" w:rsidR="00323A18" w:rsidRPr="00CC7C14" w:rsidRDefault="7AA453DA" w:rsidP="7AA453DA">
      <w:pPr>
        <w:rPr>
          <w:szCs w:val="22"/>
        </w:rPr>
      </w:pPr>
      <w:commentRangeStart w:id="82"/>
      <w:r>
        <w:t>Various factors could stall the transition and donors’ efforts to improve municipal performance</w:t>
      </w:r>
      <w:commentRangeEnd w:id="82"/>
      <w:r w:rsidR="00E65BDF">
        <w:rPr>
          <w:rStyle w:val="CommentReference"/>
        </w:rPr>
        <w:commentReference w:id="82"/>
      </w:r>
      <w:r>
        <w:t xml:space="preserve">. In addition to the dire situation municipalities are in, coordination mechanisms between local government structures and municipalities are weak; the current structure does not delineate a clear mandate for the various layers including the local, municipal, executive and governorate councils. </w:t>
      </w:r>
      <w:r w:rsidRPr="7AA453DA">
        <w:rPr>
          <w:rFonts w:eastAsia="Gill Sans MT" w:cs="Gill Sans MT"/>
          <w:szCs w:val="22"/>
        </w:rPr>
        <w:t xml:space="preserve">The municipal organizational structure has not been reconciled with decentralization requirements. </w:t>
      </w:r>
      <w:r>
        <w:t xml:space="preserve">The lack of adequate resources and weak institutional capacity including that of the LDUs mean that decentralization does not guarantee economic development. It only ensures that some form of community engagement to determine priorities is taking place. Citizens’ expectations are high. This will require quick wins, before the process runs out of steam.     </w:t>
      </w:r>
    </w:p>
    <w:p w14:paraId="7F985933" w14:textId="77777777" w:rsidR="00323A18" w:rsidRPr="00CC7C14" w:rsidRDefault="00323A18" w:rsidP="00323A18">
      <w:pPr>
        <w:rPr>
          <w:rFonts w:cs="Gill Sans"/>
          <w:szCs w:val="22"/>
        </w:rPr>
      </w:pPr>
    </w:p>
    <w:p w14:paraId="12A2FDDB" w14:textId="77777777" w:rsidR="00323A18" w:rsidRPr="00CC7C14" w:rsidRDefault="00323A18" w:rsidP="00323A18">
      <w:pPr>
        <w:rPr>
          <w:szCs w:val="22"/>
        </w:rPr>
      </w:pPr>
      <w:r w:rsidRPr="00CC7C14">
        <w:rPr>
          <w:rFonts w:cs="Gill Sans"/>
          <w:szCs w:val="22"/>
        </w:rPr>
        <w:t>Sector ministries operating at the local level are not under the span of control of the governorates or municipalities and have not seen much power devolved to them. Horizontal links between directorates representing sector ministries and municipalities is also weak. Defining and operationalizing coordination mechanisms between the various local governance and municipal levels is challenging and the features of these mechanisms including for decision-making are still opaque. The implementation of the system has revealed gaps in the current legal landscape that require the revision of existing laws and the development of new regulations.</w:t>
      </w:r>
    </w:p>
    <w:p w14:paraId="11F165A5" w14:textId="77777777" w:rsidR="00323A18" w:rsidRPr="00CC7C14" w:rsidRDefault="00323A18" w:rsidP="00323A18">
      <w:pPr>
        <w:rPr>
          <w:szCs w:val="22"/>
        </w:rPr>
      </w:pPr>
    </w:p>
    <w:p w14:paraId="74D52F6C" w14:textId="77777777" w:rsidR="00323A18" w:rsidRPr="00CC7C14" w:rsidRDefault="00323A18" w:rsidP="00323A18">
      <w:pPr>
        <w:rPr>
          <w:szCs w:val="22"/>
        </w:rPr>
      </w:pPr>
      <w:r w:rsidRPr="00CC7C14">
        <w:rPr>
          <w:szCs w:val="22"/>
        </w:rPr>
        <w:t xml:space="preserve">The effectiveness of the CITIES project will depend on its ability to navigate the change that can reasonably be expected within this new system. Improving the municipal sector’s institutional capacity requires an understanding of the technical, regulatory and relational dimensions of municipal functions and the ability to secure government’s support in areas within its span of control. </w:t>
      </w:r>
    </w:p>
    <w:p w14:paraId="31894330" w14:textId="77777777" w:rsidR="00323A18" w:rsidRPr="00CC7C14" w:rsidRDefault="00323A18" w:rsidP="00323A18">
      <w:pPr>
        <w:rPr>
          <w:szCs w:val="22"/>
        </w:rPr>
      </w:pPr>
    </w:p>
    <w:p w14:paraId="79E35323" w14:textId="77777777" w:rsidR="00323A18" w:rsidRPr="00CC7C14" w:rsidRDefault="00323A18" w:rsidP="00323A18">
      <w:pPr>
        <w:rPr>
          <w:szCs w:val="22"/>
        </w:rPr>
      </w:pPr>
      <w:r w:rsidRPr="00CC7C14">
        <w:rPr>
          <w:szCs w:val="22"/>
        </w:rPr>
        <w:t>On the other hand, decentralization requires that the central government ensures the provision of adequate financial resources and the will to devolve power. Municipalities still regard themselves as vehicles for the provision of conventional services and need to grow their development role to attract or implement investment projects, considered key to addressing communities’ most pronounced needs.</w:t>
      </w:r>
    </w:p>
    <w:p w14:paraId="20F96997" w14:textId="77777777" w:rsidR="00323A18" w:rsidRPr="00CC7C14" w:rsidRDefault="00323A18" w:rsidP="00323A18">
      <w:pPr>
        <w:rPr>
          <w:szCs w:val="22"/>
        </w:rPr>
      </w:pPr>
    </w:p>
    <w:p w14:paraId="5D414486" w14:textId="354642EF" w:rsidR="007D3FF6" w:rsidRDefault="00323A18" w:rsidP="00323A18">
      <w:pPr>
        <w:rPr>
          <w:szCs w:val="22"/>
        </w:rPr>
      </w:pPr>
      <w:r w:rsidRPr="00CC7C14">
        <w:rPr>
          <w:szCs w:val="22"/>
        </w:rPr>
        <w:t xml:space="preserve">Various donors are implementing projects to support the municipal sector and the process of decentralization. While donors continue their coordination attempts, the government’s ability to take the lead in this effort remains weak. </w:t>
      </w:r>
    </w:p>
    <w:p w14:paraId="385A2050" w14:textId="4C3B2AF7" w:rsidR="007D3FF6" w:rsidRPr="00CC7C14" w:rsidRDefault="007D3FF6" w:rsidP="00CC72F9">
      <w:pPr>
        <w:pStyle w:val="Heading2"/>
      </w:pPr>
      <w:bookmarkStart w:id="83" w:name="_Toc524597407"/>
      <w:bookmarkStart w:id="84" w:name="_Ref525819197"/>
      <w:commentRangeStart w:id="85"/>
      <w:r w:rsidRPr="00CC7C14">
        <w:t xml:space="preserve">Internal </w:t>
      </w:r>
      <w:commentRangeEnd w:id="85"/>
      <w:r w:rsidR="00E65BDF">
        <w:rPr>
          <w:rStyle w:val="CommentReference"/>
          <w:b w:val="0"/>
          <w:bCs w:val="0"/>
          <w:caps w:val="0"/>
          <w:color w:val="auto"/>
        </w:rPr>
        <w:commentReference w:id="85"/>
      </w:r>
      <w:r w:rsidRPr="00CC7C14">
        <w:t>Validity of MICA Scores</w:t>
      </w:r>
      <w:bookmarkEnd w:id="83"/>
      <w:bookmarkEnd w:id="84"/>
    </w:p>
    <w:p w14:paraId="74966045" w14:textId="7685FB28" w:rsidR="007D3FF6" w:rsidRPr="00AD11DA" w:rsidRDefault="00AE1122" w:rsidP="007D3FF6">
      <w:r>
        <w:t xml:space="preserve">Any impact evaluation must address the issue of internal and external validity. External validity generally refers to how applicable the findings of a given study are beyond that study’s context. In the case of CITIES, there may be questions about how applicable these findings are to another MENA region country, or even to non-study municipalities. A focus on the mechanisms for impact and careful noting of contextual factors can help address external validity concerns for decision makers. </w:t>
      </w:r>
      <w:r w:rsidR="007D3FF6" w:rsidRPr="00AD11DA">
        <w:t xml:space="preserve">Internal validity broadly refers to how well research is implemented. Threats to internal validity can arise if, for example, data collection occurs in a non-uniform way or there is contamination between assignment groups. The threat of data contamination or inability to maintain comparable respondent groups is low in the context of the MICA data—it is unlikely that a mayor from a treatment municipality would somehow respond to a comparison municipality MICA question. The MICA tool itself was applied equally across each comparison municipality. Although there were subjective differences in MICA scoring between evaluation team enumerators, each enumerator asked every question and applied the tool the same way. As noted above and in Annex 2, all within-team differences were clearly documented and resolved. </w:t>
      </w:r>
    </w:p>
    <w:p w14:paraId="47F834A5" w14:textId="77777777" w:rsidR="007D3FF6" w:rsidRPr="00AD11DA" w:rsidRDefault="007D3FF6" w:rsidP="007D3FF6">
      <w:pPr>
        <w:autoSpaceDE w:val="0"/>
        <w:autoSpaceDN w:val="0"/>
        <w:spacing w:before="40" w:after="40" w:line="240" w:lineRule="auto"/>
        <w:jc w:val="left"/>
        <w:rPr>
          <w:szCs w:val="22"/>
        </w:rPr>
      </w:pPr>
    </w:p>
    <w:p w14:paraId="18088844" w14:textId="63563C95" w:rsidR="007D3FF6" w:rsidRPr="00AD11DA" w:rsidRDefault="007D3FF6" w:rsidP="007D3FF6">
      <w:pPr>
        <w:jc w:val="left"/>
        <w:rPr>
          <w:szCs w:val="22"/>
        </w:rPr>
      </w:pPr>
      <w:r w:rsidRPr="00AD11DA">
        <w:rPr>
          <w:szCs w:val="22"/>
        </w:rPr>
        <w:t xml:space="preserve">There are two </w:t>
      </w:r>
      <w:commentRangeStart w:id="86"/>
      <w:r w:rsidRPr="00AD11DA">
        <w:rPr>
          <w:szCs w:val="22"/>
        </w:rPr>
        <w:t xml:space="preserve">main threats </w:t>
      </w:r>
      <w:commentRangeEnd w:id="86"/>
      <w:r w:rsidR="000847EA">
        <w:rPr>
          <w:rStyle w:val="CommentReference"/>
        </w:rPr>
        <w:commentReference w:id="86"/>
      </w:r>
      <w:r w:rsidRPr="00AD11DA">
        <w:rPr>
          <w:szCs w:val="22"/>
        </w:rPr>
        <w:t>to the internal validity of the MICA scores:</w:t>
      </w:r>
    </w:p>
    <w:p w14:paraId="1A6068E1" w14:textId="77777777" w:rsidR="007D3FF6" w:rsidRPr="00AD11DA" w:rsidRDefault="007D3FF6" w:rsidP="00C335FE">
      <w:pPr>
        <w:pStyle w:val="ListParagraph"/>
        <w:numPr>
          <w:ilvl w:val="0"/>
          <w:numId w:val="19"/>
        </w:numPr>
        <w:jc w:val="left"/>
        <w:rPr>
          <w:szCs w:val="22"/>
        </w:rPr>
      </w:pPr>
      <w:r w:rsidRPr="00AD11DA">
        <w:rPr>
          <w:szCs w:val="22"/>
        </w:rPr>
        <w:t>Enumerator bias</w:t>
      </w:r>
    </w:p>
    <w:p w14:paraId="7FA440D9" w14:textId="77777777" w:rsidR="007D3FF6" w:rsidRPr="00AA4205" w:rsidRDefault="007D3FF6" w:rsidP="00C335FE">
      <w:pPr>
        <w:pStyle w:val="ListParagraph"/>
        <w:numPr>
          <w:ilvl w:val="0"/>
          <w:numId w:val="19"/>
        </w:numPr>
        <w:jc w:val="left"/>
        <w:rPr>
          <w:szCs w:val="22"/>
        </w:rPr>
      </w:pPr>
      <w:r w:rsidRPr="00AD11DA">
        <w:rPr>
          <w:szCs w:val="22"/>
        </w:rPr>
        <w:t xml:space="preserve">Non-comparable </w:t>
      </w:r>
      <w:r>
        <w:rPr>
          <w:szCs w:val="22"/>
        </w:rPr>
        <w:t xml:space="preserve">MICA </w:t>
      </w:r>
      <w:r w:rsidRPr="00AD11DA">
        <w:rPr>
          <w:szCs w:val="22"/>
        </w:rPr>
        <w:t>application across the CITIES and evaluation teams</w:t>
      </w:r>
    </w:p>
    <w:p w14:paraId="5B58BF1D" w14:textId="77777777" w:rsidR="007D3FF6" w:rsidRPr="00AD11DA" w:rsidRDefault="007D3FF6" w:rsidP="007D3FF6">
      <w:pPr>
        <w:jc w:val="left"/>
        <w:rPr>
          <w:szCs w:val="22"/>
        </w:rPr>
      </w:pPr>
    </w:p>
    <w:p w14:paraId="76A8A628" w14:textId="1E323F0D" w:rsidR="007D3FF6" w:rsidRDefault="007D3FF6" w:rsidP="007D3FF6">
      <w:r w:rsidRPr="00AD11DA">
        <w:rPr>
          <w:szCs w:val="22"/>
        </w:rPr>
        <w:t xml:space="preserve">The agreement statistics suggest that there is a strong potential for enumerator bias, or the bias that arises from how enumerators ask and record questions, for MICA services items. However, the evaluation team’s </w:t>
      </w:r>
      <w:commentRangeStart w:id="87"/>
      <w:commentRangeStart w:id="88"/>
      <w:r w:rsidRPr="00AD11DA">
        <w:rPr>
          <w:szCs w:val="22"/>
        </w:rPr>
        <w:t>process</w:t>
      </w:r>
      <w:commentRangeEnd w:id="87"/>
      <w:r w:rsidR="00DB5712">
        <w:rPr>
          <w:rStyle w:val="CommentReference"/>
        </w:rPr>
        <w:commentReference w:id="87"/>
      </w:r>
      <w:commentRangeEnd w:id="88"/>
      <w:r w:rsidR="00AE1122">
        <w:rPr>
          <w:rStyle w:val="CommentReference"/>
        </w:rPr>
        <w:commentReference w:id="88"/>
      </w:r>
      <w:r w:rsidRPr="00AD11DA">
        <w:rPr>
          <w:szCs w:val="22"/>
        </w:rPr>
        <w:t xml:space="preserve"> for data review helps mitigate the threat of this bias. By first identifying the error, as shown above, and then reviewing, item-by-item differences, t</w:t>
      </w:r>
      <w:r w:rsidRPr="00AA4205">
        <w:rPr>
          <w:szCs w:val="22"/>
        </w:rPr>
        <w:t>he evaluation team undertook a MICA synthesis process</w:t>
      </w:r>
      <w:r w:rsidRPr="00CC7C14">
        <w:t xml:space="preserve"> to align scores across raters. The end goal of this was to develop a final dataset of comparison municipality MICA scores. </w:t>
      </w:r>
      <w:r>
        <w:t>I</w:t>
      </w:r>
      <w:r w:rsidRPr="00CC7C14">
        <w:t xml:space="preserve">n some cases, </w:t>
      </w:r>
      <w:r>
        <w:t>MICA guidance i</w:t>
      </w:r>
      <w:r w:rsidRPr="00CC7C14">
        <w:t>s ambiguous or inconsistent</w:t>
      </w:r>
      <w:r>
        <w:t xml:space="preserve"> leading to an increased role for subjective judgement in determining a score</w:t>
      </w:r>
      <w:r w:rsidRPr="00CC7C14">
        <w:t>.</w:t>
      </w:r>
      <w:r>
        <w:t xml:space="preserve"> As part of the data review process,</w:t>
      </w:r>
      <w:r w:rsidRPr="00CC7C14">
        <w:t xml:space="preserve"> the enumerators went over their notes</w:t>
      </w:r>
      <w:r>
        <w:t xml:space="preserve"> for each item where there was disagreement</w:t>
      </w:r>
      <w:r w:rsidRPr="00CC7C14">
        <w:t>, discussed what they observed, and determined whether to maintain or change the final score.</w:t>
      </w:r>
      <w:r>
        <w:t xml:space="preserve"> </w:t>
      </w:r>
    </w:p>
    <w:p w14:paraId="3EFB3894" w14:textId="77777777" w:rsidR="007D3FF6" w:rsidRDefault="007D3FF6" w:rsidP="007D3FF6"/>
    <w:p w14:paraId="46B65CE8" w14:textId="77777777" w:rsidR="007D3FF6" w:rsidRDefault="007D3FF6" w:rsidP="007D3FF6">
      <w:commentRangeStart w:id="89"/>
      <w:r>
        <w:t xml:space="preserve">The CITIES team applied a similar process of scoring and review to improve data reliability. However, there is a threat to internal MICA data validity across the CITIES-evaluation teams. If CITIES applied the MICA tool in a way that is different from that of the evaluation team, or if their review process somehow biases scores, there could be a threat to the internal validity of the study since the two MICA datasets would not be comparable. By training, meeting, and consistently communicating with the CITIES team, the evaluation team sought to align its application of the MICA tool with CITIES. Both teams asked each question in the tool, questioned the relevant stakeholders based on CITIES’s guidance in applying the tool, and took diligent notes. Despite these similarities, there are likely differences in MICA application because the CITIES scoring team was assembled based on its expertise in the relevant MICA criteria. This could, in theory, result in an ex-ante difference in their MICA-related measurement skills that training may not be able to resolve. </w:t>
      </w:r>
    </w:p>
    <w:p w14:paraId="5D1713A2" w14:textId="6C93A917" w:rsidR="007D3FF6" w:rsidRDefault="00DB5712" w:rsidP="00D61E5E">
      <w:r>
        <w:tab/>
      </w:r>
    </w:p>
    <w:p w14:paraId="59592882" w14:textId="77CAD59B" w:rsidR="007D3FF6" w:rsidRDefault="007D3FF6" w:rsidP="007D3FF6">
      <w:r>
        <w:t>The MICA data do suggest slightly different usage of the tool. As shown in the figure below, i</w:t>
      </w:r>
      <w:r w:rsidRPr="00411C58">
        <w:t>tem-level analysis across assignment groups generally shows that the evaluation team used interim scoring more often; for example, giving the score of 0.5 58 times compared to CITIES 19. The evaluation team explored the use of half-scores with the CITIES team to understand when to best utilize these since the MICA tool has clear integer categories. Additional discussion with CITIES staff may be warranted between this round of data collection and the next implementation of the MICA in the comparison municipalities to ensure that the evaluation team is properly aligned with the MICA methodology.</w:t>
      </w:r>
      <w:commentRangeEnd w:id="89"/>
      <w:r w:rsidR="00DB5712">
        <w:rPr>
          <w:rStyle w:val="CommentReference"/>
        </w:rPr>
        <w:commentReference w:id="89"/>
      </w:r>
    </w:p>
    <w:p w14:paraId="170862A9" w14:textId="77777777" w:rsidR="001D089C" w:rsidRDefault="001D089C">
      <w:pPr>
        <w:spacing w:after="160" w:line="259" w:lineRule="auto"/>
        <w:jc w:val="left"/>
        <w:rPr>
          <w:iCs/>
          <w:color w:val="2F5496" w:themeColor="accent5" w:themeShade="BF"/>
          <w:sz w:val="20"/>
          <w:szCs w:val="18"/>
        </w:rPr>
      </w:pPr>
      <w:bookmarkStart w:id="90" w:name="_Toc524532334"/>
      <w:r>
        <w:br w:type="page"/>
      </w:r>
    </w:p>
    <w:p w14:paraId="4C73EA54" w14:textId="48CD6BD6" w:rsidR="007D3FF6" w:rsidRPr="00CC7C14" w:rsidRDefault="007D3FF6" w:rsidP="007D3FF6">
      <w:pPr>
        <w:pStyle w:val="Caption"/>
        <w:keepNext/>
        <w:jc w:val="left"/>
      </w:pPr>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12</w:t>
      </w:r>
      <w:r w:rsidR="000E4344">
        <w:rPr>
          <w:noProof/>
        </w:rPr>
        <w:fldChar w:fldCharType="end"/>
      </w:r>
      <w:r w:rsidRPr="00CC7C14">
        <w:t xml:space="preserve">: Distribution of MICA </w:t>
      </w:r>
      <w:commentRangeStart w:id="91"/>
      <w:commentRangeStart w:id="92"/>
      <w:r w:rsidRPr="00CC7C14">
        <w:t>Services</w:t>
      </w:r>
      <w:commentRangeEnd w:id="91"/>
      <w:r w:rsidR="00DB5712">
        <w:rPr>
          <w:rStyle w:val="CommentReference"/>
          <w:iCs w:val="0"/>
          <w:color w:val="auto"/>
        </w:rPr>
        <w:commentReference w:id="91"/>
      </w:r>
      <w:commentRangeEnd w:id="92"/>
      <w:r w:rsidR="00AE1122">
        <w:rPr>
          <w:rStyle w:val="CommentReference"/>
          <w:iCs w:val="0"/>
          <w:color w:val="auto"/>
        </w:rPr>
        <w:commentReference w:id="92"/>
      </w:r>
      <w:r w:rsidRPr="00CC7C14">
        <w:t xml:space="preserve"> Item Scores by Assignment Group</w:t>
      </w:r>
      <w:bookmarkEnd w:id="90"/>
    </w:p>
    <w:p w14:paraId="15F16FF6" w14:textId="77777777" w:rsidR="007D3FF6" w:rsidRPr="007A59E2" w:rsidRDefault="007D3FF6" w:rsidP="007D3FF6"/>
    <w:p w14:paraId="6A60E2DE" w14:textId="77777777" w:rsidR="007D3FF6" w:rsidRDefault="007D3FF6" w:rsidP="007D3FF6">
      <w:pPr>
        <w:jc w:val="left"/>
      </w:pPr>
      <w:r w:rsidRPr="00B04C39">
        <w:rPr>
          <w:noProof/>
        </w:rPr>
        <w:drawing>
          <wp:inline distT="0" distB="0" distL="0" distR="0" wp14:anchorId="5A0EE638" wp14:editId="7C28F2C8">
            <wp:extent cx="6356992" cy="3263704"/>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bwMode="auto">
                    <a:xfrm>
                      <a:off x="0" y="0"/>
                      <a:ext cx="6383503" cy="3277315"/>
                    </a:xfrm>
                    <a:prstGeom prst="rect">
                      <a:avLst/>
                    </a:prstGeom>
                    <a:ln>
                      <a:noFill/>
                    </a:ln>
                    <a:extLst>
                      <a:ext uri="{53640926-AAD7-44D8-BBD7-CCE9431645EC}">
                        <a14:shadowObscured xmlns:a14="http://schemas.microsoft.com/office/drawing/2010/main"/>
                      </a:ext>
                    </a:extLst>
                  </pic:spPr>
                </pic:pic>
              </a:graphicData>
            </a:graphic>
          </wp:inline>
        </w:drawing>
      </w:r>
    </w:p>
    <w:p w14:paraId="21EC48D3" w14:textId="77777777" w:rsidR="007D3FF6" w:rsidRPr="00411C58" w:rsidRDefault="007D3FF6" w:rsidP="007D3FF6">
      <w:pPr>
        <w:jc w:val="left"/>
      </w:pPr>
    </w:p>
    <w:p w14:paraId="00B288E5" w14:textId="77777777" w:rsidR="007D3FF6" w:rsidRPr="00AA4205" w:rsidRDefault="007D3FF6" w:rsidP="007D3FF6">
      <w:pPr>
        <w:jc w:val="left"/>
      </w:pPr>
    </w:p>
    <w:p w14:paraId="5C3A5C2E" w14:textId="77777777" w:rsidR="007D3FF6" w:rsidRDefault="007D3FF6" w:rsidP="007D3FF6">
      <w:r>
        <w:t>The next section addresses scoring equivalence across assignment groups, but understanding how the MICA tool and subsequent scores were functionally applied is important for understanding threats to the internal validity of the data itself. Beyond using half-scores more frequently, there is no clear evidence that the tool itself was applied in a different capacity across treatment and comparison groups. On an item level</w:t>
      </w:r>
      <w:r w:rsidRPr="00411C58">
        <w:t xml:space="preserve">, there is some clustering around certain values, such as item 7.2, but the notes of the MICA tool suggest that this clustering, as well as the </w:t>
      </w:r>
      <w:r>
        <w:t xml:space="preserve">evaluation team’s </w:t>
      </w:r>
      <w:r w:rsidRPr="00411C58">
        <w:t xml:space="preserve">use of half-scores is consistent </w:t>
      </w:r>
      <w:r>
        <w:t>with</w:t>
      </w:r>
      <w:r w:rsidRPr="00411C58">
        <w:t xml:space="preserve"> guidance from the CITIES team.</w:t>
      </w:r>
    </w:p>
    <w:p w14:paraId="45EF4A3F" w14:textId="77777777" w:rsidR="007D3FF6" w:rsidRDefault="007D3FF6" w:rsidP="007D3FF6"/>
    <w:p w14:paraId="080029A8" w14:textId="77777777" w:rsidR="007D3FF6" w:rsidRDefault="007D3FF6" w:rsidP="007D3FF6">
      <w:r>
        <w:t xml:space="preserve">The threats of enumerator bias and incomparable MICA application are real, but resolvable threats to the internal validity of the MICA data. The evaluation team addressed these two threats through its own internal reliability processes and through its training and outreach with the CITIES team. </w:t>
      </w:r>
    </w:p>
    <w:p w14:paraId="094AD28C" w14:textId="77777777" w:rsidR="007D3FF6" w:rsidRPr="00CC7C14" w:rsidRDefault="007D3FF6" w:rsidP="007D3FF6"/>
    <w:p w14:paraId="167C0766" w14:textId="77777777" w:rsidR="007D3FF6" w:rsidRPr="00CC7C14" w:rsidRDefault="007D3FF6" w:rsidP="007D3FF6">
      <w:pPr>
        <w:pStyle w:val="Heading4"/>
      </w:pPr>
      <w:r w:rsidRPr="00CC7C14">
        <w:t>Scorer Agreement Error</w:t>
      </w:r>
    </w:p>
    <w:p w14:paraId="2F3492EC" w14:textId="77777777" w:rsidR="007D3FF6" w:rsidRPr="00CC7C14" w:rsidRDefault="007D3FF6" w:rsidP="007D3FF6">
      <w:r w:rsidRPr="00CC7C14">
        <w:t>There is concern about measurement consistency with any data collection effort. Two reasonable people can interpret the same question in slightly different ways, which can affect the reliability of the overall measurement endeavor. In the case of the CITIES IE, the use of the MICA as a primary data source for this IE presents two main challenges: between team reliability and within team reliability.</w:t>
      </w:r>
    </w:p>
    <w:p w14:paraId="0EF52A6D" w14:textId="77777777" w:rsidR="007D3FF6" w:rsidRPr="00CC7C14" w:rsidRDefault="007D3FF6" w:rsidP="007D3FF6"/>
    <w:p w14:paraId="6E693E09" w14:textId="77777777" w:rsidR="007D3FF6" w:rsidRPr="00CC7C14" w:rsidRDefault="007D3FF6" w:rsidP="007D3FF6">
      <w:r>
        <w:t>The evaluation team’s MICA scoring in control municipalities needed to be aligned with that of CITIES’s scoring in its treatment municipalities to ensure between-team comparability. The evaluation team and CITIES needed to have a similar understanding of each MICA item and how to apply MICA scores appropriately. To this end, the evaluation team received two training sessions with members of the CITIES team. The evaluation team also shadowed CITIES staff as they applied the MICA in six Mafraq governorate municipalities. The goal of training with and shadowing CITIES staff was to minimize the variability between each group’s scores and overcome the challenge of each team implementing the MICA tool differently.</w:t>
      </w:r>
    </w:p>
    <w:p w14:paraId="567DC013" w14:textId="77777777" w:rsidR="007D3FF6" w:rsidRDefault="007D3FF6" w:rsidP="007D3FF6"/>
    <w:p w14:paraId="313E8CD1" w14:textId="77777777" w:rsidR="007D3FF6" w:rsidRDefault="007D3FF6" w:rsidP="007D3FF6">
      <w:r w:rsidRPr="7AA453DA">
        <w:rPr>
          <w:rFonts w:eastAsia="Gill Sans MT" w:cs="Gill Sans MT"/>
          <w:szCs w:val="22"/>
        </w:rPr>
        <w:t xml:space="preserve">During the training, members of the CITIES team were told that the tool could produce socially desirable answers or impressionistic responses that may not hold up to objective scrutiny. The CITIES team emphasized the importance of requesting municipal staff to produce evidence in the form of related documentation when responding to questions. The IE team followed the guidance but was still able to identify ratings within the tool that covered subjective criteria or rubrics that did not exhaustively define applicable objective criteria and therefore allowed evaluators to exercise their discretion and assign a higher or lower score depending on their opinion or particular bias. </w:t>
      </w:r>
    </w:p>
    <w:p w14:paraId="47AD07B1" w14:textId="77777777" w:rsidR="007D3FF6" w:rsidRPr="00CC7C14" w:rsidRDefault="007D3FF6" w:rsidP="007D3FF6"/>
    <w:p w14:paraId="540CDC01" w14:textId="77777777" w:rsidR="007D3FF6" w:rsidRDefault="007D3FF6" w:rsidP="007D3FF6">
      <w:r w:rsidRPr="00CC7C14">
        <w:t xml:space="preserve">The second challenge MICA scoring presented as part of baseline data collection was within team, or inter-rater, reliability. Even though the IE team received training on how to employ the MICA tool, there could still be variability within the IE team on how to appropriately score the same municipality on the same measures. Beyond the training and guidance that the evaluation team received from CITIES, the MICA tool itself has guidance on how to apply scores for each item. For example, on MICA measurement 2.1, Technical Trainings in Service Delivery, the MICA tool provides the guidance to apply a score of 1 if, The municipality occasionally organizes training on technical topics (e.g. maintenance infrastructure, maintenance of vehicles/equipment, SWM), at request [sic]. This seems straight forward, but there are often cases where conditions on the ground are more ambiguous, such as </w:t>
      </w:r>
      <w:r>
        <w:t>whether staff were actually able to provide services and their qualifications to do so</w:t>
      </w:r>
      <w:r w:rsidRPr="00CC7C14">
        <w:t>. If there is a lot of variation within the IE team on what constitutes one score over another, assessment of the comparison municipalities could be biased as would comparison t</w:t>
      </w:r>
      <w:r w:rsidRPr="00176AB2">
        <w:t>o CITIES’s treatment municipalities.</w:t>
      </w:r>
    </w:p>
    <w:p w14:paraId="0C60EFE1" w14:textId="77777777" w:rsidR="007D3FF6" w:rsidRDefault="007D3FF6" w:rsidP="007D3FF6"/>
    <w:p w14:paraId="189010A3" w14:textId="4D11571E" w:rsidR="00157A30" w:rsidRDefault="007D3FF6" w:rsidP="007D3FF6">
      <w:commentRangeStart w:id="93"/>
      <w:r>
        <w:t>The table below provides a summary of agreement between evaluation team enumerators across each municipality</w:t>
      </w:r>
      <w:r w:rsidR="00157A30">
        <w:t xml:space="preserve">, as well as a set of municipal-level agreement statistics (the </w:t>
      </w:r>
      <w:r w:rsidR="00A57E02">
        <w:t>intra</w:t>
      </w:r>
      <w:r w:rsidR="008718AE">
        <w:t>-</w:t>
      </w:r>
      <w:r w:rsidR="00A57E02">
        <w:t>cluster correlation coefficient</w:t>
      </w:r>
      <w:r w:rsidR="00157A30">
        <w:t xml:space="preserve"> statistic) most appropriate for ordinal level data</w:t>
      </w:r>
      <w:r>
        <w:t xml:space="preserve">. </w:t>
      </w:r>
      <w:commentRangeEnd w:id="93"/>
      <w:r w:rsidR="007A652D">
        <w:rPr>
          <w:rStyle w:val="CommentReference"/>
        </w:rPr>
        <w:commentReference w:id="93"/>
      </w:r>
      <w:r w:rsidR="00AE1122">
        <w:t xml:space="preserve">This analysis was part of the overall reliability and scoring process that took place after baseline MICA data collection was completed. </w:t>
      </w:r>
    </w:p>
    <w:p w14:paraId="1161702E" w14:textId="77777777" w:rsidR="00157A30" w:rsidRDefault="00157A30" w:rsidP="007D3FF6"/>
    <w:p w14:paraId="0D11D2B4" w14:textId="18B94B28" w:rsidR="007D3FF6" w:rsidRDefault="007D3FF6" w:rsidP="007D3FF6">
      <w:pPr>
        <w:pStyle w:val="Caption"/>
        <w:keepNext/>
      </w:pPr>
      <w:bookmarkStart w:id="94" w:name="_Toc524532309"/>
      <w:r>
        <w:t xml:space="preserve">Table </w:t>
      </w:r>
      <w:r>
        <w:rPr>
          <w:noProof/>
        </w:rPr>
        <w:fldChar w:fldCharType="begin"/>
      </w:r>
      <w:r>
        <w:rPr>
          <w:noProof/>
        </w:rPr>
        <w:instrText xml:space="preserve"> SEQ Table \* ARABIC </w:instrText>
      </w:r>
      <w:r>
        <w:rPr>
          <w:noProof/>
        </w:rPr>
        <w:fldChar w:fldCharType="separate"/>
      </w:r>
      <w:r w:rsidR="00A93871">
        <w:rPr>
          <w:noProof/>
        </w:rPr>
        <w:t>5</w:t>
      </w:r>
      <w:r>
        <w:rPr>
          <w:noProof/>
        </w:rPr>
        <w:fldChar w:fldCharType="end"/>
      </w:r>
      <w:r>
        <w:t xml:space="preserve">: Total </w:t>
      </w:r>
      <w:r w:rsidRPr="00F03648">
        <w:t>MICA Score Reliability Statistics</w:t>
      </w:r>
      <w:bookmarkEnd w:id="94"/>
    </w:p>
    <w:tbl>
      <w:tblPr>
        <w:tblW w:w="6139" w:type="dxa"/>
        <w:jc w:val="center"/>
        <w:tblLook w:val="07E0" w:firstRow="1" w:lastRow="1" w:firstColumn="1" w:lastColumn="1" w:noHBand="1" w:noVBand="1"/>
      </w:tblPr>
      <w:tblGrid>
        <w:gridCol w:w="2794"/>
        <w:gridCol w:w="2567"/>
        <w:gridCol w:w="778"/>
      </w:tblGrid>
      <w:tr w:rsidR="00FE03E4" w:rsidRPr="00CC7C14" w14:paraId="4C102B56" w14:textId="43B491E5" w:rsidTr="00D61E5E">
        <w:trPr>
          <w:trHeight w:val="341"/>
          <w:tblHeader/>
          <w:jc w:val="center"/>
        </w:trPr>
        <w:tc>
          <w:tcPr>
            <w:tcW w:w="0" w:type="auto"/>
            <w:tcBorders>
              <w:bottom w:val="single" w:sz="0" w:space="0" w:color="auto"/>
            </w:tcBorders>
            <w:vAlign w:val="bottom"/>
          </w:tcPr>
          <w:p w14:paraId="7FCD0A0B" w14:textId="77777777" w:rsidR="00FE03E4" w:rsidRPr="00CC7C14" w:rsidRDefault="00FE03E4" w:rsidP="00FE03E4">
            <w:pPr>
              <w:pStyle w:val="Compact"/>
            </w:pPr>
            <w:r w:rsidRPr="00CC7C14">
              <w:t>Municipality</w:t>
            </w:r>
          </w:p>
        </w:tc>
        <w:tc>
          <w:tcPr>
            <w:tcW w:w="0" w:type="auto"/>
            <w:tcBorders>
              <w:bottom w:val="single" w:sz="0" w:space="0" w:color="auto"/>
            </w:tcBorders>
            <w:vAlign w:val="bottom"/>
          </w:tcPr>
          <w:p w14:paraId="78075336" w14:textId="77777777" w:rsidR="00FE03E4" w:rsidRPr="00CC7C14" w:rsidRDefault="00FE03E4" w:rsidP="00FE03E4">
            <w:pPr>
              <w:pStyle w:val="Compact"/>
              <w:jc w:val="right"/>
            </w:pPr>
            <w:r>
              <w:t xml:space="preserve">Percent </w:t>
            </w:r>
            <w:r w:rsidRPr="00CC7C14">
              <w:t>Agreement</w:t>
            </w:r>
          </w:p>
        </w:tc>
        <w:tc>
          <w:tcPr>
            <w:tcW w:w="0" w:type="auto"/>
            <w:tcBorders>
              <w:bottom w:val="single" w:sz="0" w:space="0" w:color="auto"/>
            </w:tcBorders>
            <w:vAlign w:val="bottom"/>
          </w:tcPr>
          <w:p w14:paraId="014DDABB" w14:textId="555BB4B8" w:rsidR="00FE03E4" w:rsidRDefault="008718AE" w:rsidP="00FE03E4">
            <w:pPr>
              <w:pStyle w:val="Compact"/>
              <w:jc w:val="right"/>
            </w:pPr>
            <w:r>
              <w:t>ICC</w:t>
            </w:r>
          </w:p>
        </w:tc>
      </w:tr>
      <w:tr w:rsidR="008718AE" w:rsidRPr="00CC7C14" w14:paraId="376D7AE0" w14:textId="22CCF7ED" w:rsidTr="00D61E5E">
        <w:trPr>
          <w:trHeight w:val="330"/>
          <w:tblHeader/>
          <w:jc w:val="center"/>
        </w:trPr>
        <w:tc>
          <w:tcPr>
            <w:tcW w:w="0" w:type="auto"/>
          </w:tcPr>
          <w:p w14:paraId="235B71AA" w14:textId="3A30E9B6" w:rsidR="008718AE" w:rsidRPr="00CC7C14" w:rsidRDefault="008718AE" w:rsidP="008718AE">
            <w:pPr>
              <w:pStyle w:val="Compact"/>
            </w:pPr>
            <w:r w:rsidRPr="007C50E4">
              <w:t>Al Seru</w:t>
            </w:r>
          </w:p>
        </w:tc>
        <w:tc>
          <w:tcPr>
            <w:tcW w:w="0" w:type="auto"/>
          </w:tcPr>
          <w:p w14:paraId="06243E0F" w14:textId="0182B00E" w:rsidR="008718AE" w:rsidRPr="00CC7C14" w:rsidRDefault="008718AE" w:rsidP="008718AE">
            <w:pPr>
              <w:pStyle w:val="Compact"/>
              <w:jc w:val="right"/>
            </w:pPr>
            <w:r w:rsidRPr="007C50E4">
              <w:t>73.91</w:t>
            </w:r>
          </w:p>
        </w:tc>
        <w:tc>
          <w:tcPr>
            <w:tcW w:w="0" w:type="auto"/>
          </w:tcPr>
          <w:p w14:paraId="2C4FF739" w14:textId="0DA8C0C3" w:rsidR="008718AE" w:rsidRPr="00CC7C14" w:rsidRDefault="008718AE" w:rsidP="008718AE">
            <w:pPr>
              <w:pStyle w:val="Compact"/>
              <w:jc w:val="right"/>
            </w:pPr>
            <w:r w:rsidRPr="007C50E4">
              <w:t>0.84</w:t>
            </w:r>
          </w:p>
        </w:tc>
      </w:tr>
      <w:tr w:rsidR="008718AE" w:rsidRPr="00CC7C14" w14:paraId="0EE0E594" w14:textId="12CC0690" w:rsidTr="00D61E5E">
        <w:trPr>
          <w:trHeight w:val="341"/>
          <w:tblHeader/>
          <w:jc w:val="center"/>
        </w:trPr>
        <w:tc>
          <w:tcPr>
            <w:tcW w:w="0" w:type="auto"/>
          </w:tcPr>
          <w:p w14:paraId="7E0FAA67" w14:textId="1DF7AABF" w:rsidR="008718AE" w:rsidRPr="00CC7C14" w:rsidRDefault="008718AE" w:rsidP="008718AE">
            <w:pPr>
              <w:pStyle w:val="Compact"/>
            </w:pPr>
            <w:r w:rsidRPr="007C50E4">
              <w:t>Alsharah</w:t>
            </w:r>
          </w:p>
        </w:tc>
        <w:tc>
          <w:tcPr>
            <w:tcW w:w="0" w:type="auto"/>
          </w:tcPr>
          <w:p w14:paraId="3A09391D" w14:textId="415E1F51" w:rsidR="008718AE" w:rsidRPr="00CC7C14" w:rsidRDefault="008718AE" w:rsidP="008718AE">
            <w:pPr>
              <w:pStyle w:val="Compact"/>
              <w:jc w:val="right"/>
            </w:pPr>
            <w:r w:rsidRPr="007C50E4">
              <w:t>73.91</w:t>
            </w:r>
          </w:p>
        </w:tc>
        <w:tc>
          <w:tcPr>
            <w:tcW w:w="0" w:type="auto"/>
          </w:tcPr>
          <w:p w14:paraId="38246AAA" w14:textId="52E431EA" w:rsidR="008718AE" w:rsidRPr="00CC7C14" w:rsidRDefault="008718AE" w:rsidP="008718AE">
            <w:pPr>
              <w:pStyle w:val="Compact"/>
              <w:jc w:val="right"/>
            </w:pPr>
            <w:r w:rsidRPr="007C50E4">
              <w:t>0.83</w:t>
            </w:r>
          </w:p>
        </w:tc>
      </w:tr>
      <w:tr w:rsidR="008718AE" w:rsidRPr="00CC7C14" w14:paraId="3A4D3B9C" w14:textId="681CBB42" w:rsidTr="00D61E5E">
        <w:trPr>
          <w:trHeight w:val="330"/>
          <w:tblHeader/>
          <w:jc w:val="center"/>
        </w:trPr>
        <w:tc>
          <w:tcPr>
            <w:tcW w:w="0" w:type="auto"/>
          </w:tcPr>
          <w:p w14:paraId="64D422A6" w14:textId="175BCB1B" w:rsidR="008718AE" w:rsidRPr="00CC7C14" w:rsidRDefault="008718AE" w:rsidP="008718AE">
            <w:pPr>
              <w:pStyle w:val="Compact"/>
            </w:pPr>
            <w:r w:rsidRPr="007C50E4">
              <w:t>Ain Albasha</w:t>
            </w:r>
          </w:p>
        </w:tc>
        <w:tc>
          <w:tcPr>
            <w:tcW w:w="0" w:type="auto"/>
          </w:tcPr>
          <w:p w14:paraId="394229E0" w14:textId="378B9045" w:rsidR="008718AE" w:rsidRPr="00CC7C14" w:rsidRDefault="008718AE" w:rsidP="008718AE">
            <w:pPr>
              <w:pStyle w:val="Compact"/>
              <w:jc w:val="right"/>
            </w:pPr>
            <w:r w:rsidRPr="007C50E4">
              <w:t>60.87</w:t>
            </w:r>
          </w:p>
        </w:tc>
        <w:tc>
          <w:tcPr>
            <w:tcW w:w="0" w:type="auto"/>
          </w:tcPr>
          <w:p w14:paraId="3148BDAD" w14:textId="002A6928" w:rsidR="008718AE" w:rsidRPr="00CC7C14" w:rsidRDefault="008718AE" w:rsidP="008718AE">
            <w:pPr>
              <w:pStyle w:val="Compact"/>
              <w:jc w:val="right"/>
            </w:pPr>
            <w:r w:rsidRPr="007C50E4">
              <w:t>0.88</w:t>
            </w:r>
          </w:p>
        </w:tc>
      </w:tr>
      <w:tr w:rsidR="008718AE" w:rsidRPr="00CC7C14" w14:paraId="06B59CEB" w14:textId="4EA16280" w:rsidTr="00D61E5E">
        <w:trPr>
          <w:trHeight w:val="341"/>
          <w:tblHeader/>
          <w:jc w:val="center"/>
        </w:trPr>
        <w:tc>
          <w:tcPr>
            <w:tcW w:w="0" w:type="auto"/>
          </w:tcPr>
          <w:p w14:paraId="3FF4A338" w14:textId="7610DEF2" w:rsidR="008718AE" w:rsidRPr="00CC7C14" w:rsidRDefault="008718AE" w:rsidP="008718AE">
            <w:pPr>
              <w:pStyle w:val="Compact"/>
            </w:pPr>
            <w:r w:rsidRPr="007C50E4">
              <w:t>Alauion</w:t>
            </w:r>
          </w:p>
        </w:tc>
        <w:tc>
          <w:tcPr>
            <w:tcW w:w="0" w:type="auto"/>
          </w:tcPr>
          <w:p w14:paraId="27266320" w14:textId="0045EBB2" w:rsidR="008718AE" w:rsidRPr="00CC7C14" w:rsidRDefault="008718AE" w:rsidP="008718AE">
            <w:pPr>
              <w:pStyle w:val="Compact"/>
              <w:jc w:val="right"/>
            </w:pPr>
            <w:r w:rsidRPr="007C50E4">
              <w:t>60.87</w:t>
            </w:r>
          </w:p>
        </w:tc>
        <w:tc>
          <w:tcPr>
            <w:tcW w:w="0" w:type="auto"/>
          </w:tcPr>
          <w:p w14:paraId="204C9B5F" w14:textId="156FBE3E" w:rsidR="008718AE" w:rsidRPr="00CC7C14" w:rsidRDefault="008718AE" w:rsidP="008718AE">
            <w:pPr>
              <w:pStyle w:val="Compact"/>
              <w:jc w:val="right"/>
            </w:pPr>
            <w:r w:rsidRPr="007C50E4">
              <w:t>0.69</w:t>
            </w:r>
          </w:p>
        </w:tc>
      </w:tr>
      <w:tr w:rsidR="008718AE" w:rsidRPr="00CC7C14" w14:paraId="77D52324" w14:textId="35F1614E" w:rsidTr="00D61E5E">
        <w:trPr>
          <w:trHeight w:val="330"/>
          <w:tblHeader/>
          <w:jc w:val="center"/>
        </w:trPr>
        <w:tc>
          <w:tcPr>
            <w:tcW w:w="0" w:type="auto"/>
          </w:tcPr>
          <w:p w14:paraId="00519221" w14:textId="7AE21B4D" w:rsidR="008718AE" w:rsidRPr="00CC7C14" w:rsidRDefault="008718AE" w:rsidP="008718AE">
            <w:pPr>
              <w:pStyle w:val="Compact"/>
            </w:pPr>
            <w:r w:rsidRPr="007C50E4">
              <w:t>Talal Aljadedah</w:t>
            </w:r>
          </w:p>
        </w:tc>
        <w:tc>
          <w:tcPr>
            <w:tcW w:w="0" w:type="auto"/>
          </w:tcPr>
          <w:p w14:paraId="545FBCA7" w14:textId="4F3E4BD2" w:rsidR="008718AE" w:rsidRPr="00CC7C14" w:rsidRDefault="008718AE" w:rsidP="008718AE">
            <w:pPr>
              <w:pStyle w:val="Compact"/>
              <w:jc w:val="right"/>
            </w:pPr>
            <w:r w:rsidRPr="007C50E4">
              <w:t>60.87</w:t>
            </w:r>
          </w:p>
        </w:tc>
        <w:tc>
          <w:tcPr>
            <w:tcW w:w="0" w:type="auto"/>
          </w:tcPr>
          <w:p w14:paraId="082EC65B" w14:textId="23EF8418" w:rsidR="008718AE" w:rsidRPr="00CC7C14" w:rsidRDefault="008718AE" w:rsidP="008718AE">
            <w:pPr>
              <w:pStyle w:val="Compact"/>
              <w:jc w:val="right"/>
            </w:pPr>
            <w:r w:rsidRPr="007C50E4">
              <w:t>0.75</w:t>
            </w:r>
          </w:p>
        </w:tc>
      </w:tr>
      <w:tr w:rsidR="008718AE" w:rsidRPr="00CC7C14" w14:paraId="17D1CBAD" w14:textId="057C3C72" w:rsidTr="00D61E5E">
        <w:trPr>
          <w:trHeight w:val="341"/>
          <w:tblHeader/>
          <w:jc w:val="center"/>
        </w:trPr>
        <w:tc>
          <w:tcPr>
            <w:tcW w:w="0" w:type="auto"/>
          </w:tcPr>
          <w:p w14:paraId="46B20773" w14:textId="36AB472A" w:rsidR="008718AE" w:rsidRPr="00CC7C14" w:rsidRDefault="008718AE" w:rsidP="008718AE">
            <w:pPr>
              <w:pStyle w:val="Compact"/>
            </w:pPr>
            <w:r w:rsidRPr="007C50E4">
              <w:t>Alyarmook Aljadedah</w:t>
            </w:r>
          </w:p>
        </w:tc>
        <w:tc>
          <w:tcPr>
            <w:tcW w:w="0" w:type="auto"/>
          </w:tcPr>
          <w:p w14:paraId="36D4ABDB" w14:textId="1F9155F7" w:rsidR="008718AE" w:rsidRPr="00CC7C14" w:rsidRDefault="008718AE" w:rsidP="008718AE">
            <w:pPr>
              <w:pStyle w:val="Compact"/>
              <w:jc w:val="right"/>
            </w:pPr>
            <w:r w:rsidRPr="007C50E4">
              <w:t>56.52</w:t>
            </w:r>
          </w:p>
        </w:tc>
        <w:tc>
          <w:tcPr>
            <w:tcW w:w="0" w:type="auto"/>
          </w:tcPr>
          <w:p w14:paraId="0A279B6A" w14:textId="259BAF70" w:rsidR="008718AE" w:rsidRPr="00CC7C14" w:rsidRDefault="008718AE" w:rsidP="008718AE">
            <w:pPr>
              <w:pStyle w:val="Compact"/>
              <w:jc w:val="right"/>
            </w:pPr>
            <w:r w:rsidRPr="007C50E4">
              <w:t>0.87</w:t>
            </w:r>
          </w:p>
        </w:tc>
      </w:tr>
      <w:tr w:rsidR="008718AE" w:rsidRPr="00CC7C14" w14:paraId="0589330B" w14:textId="2C81D540" w:rsidTr="00D61E5E">
        <w:trPr>
          <w:trHeight w:val="330"/>
          <w:tblHeader/>
          <w:jc w:val="center"/>
        </w:trPr>
        <w:tc>
          <w:tcPr>
            <w:tcW w:w="0" w:type="auto"/>
          </w:tcPr>
          <w:p w14:paraId="667F5A87" w14:textId="60A612D5" w:rsidR="008718AE" w:rsidRPr="00CC7C14" w:rsidRDefault="008718AE" w:rsidP="008718AE">
            <w:pPr>
              <w:pStyle w:val="Compact"/>
            </w:pPr>
            <w:r w:rsidRPr="007C50E4">
              <w:t>Bab Amman</w:t>
            </w:r>
          </w:p>
        </w:tc>
        <w:tc>
          <w:tcPr>
            <w:tcW w:w="0" w:type="auto"/>
          </w:tcPr>
          <w:p w14:paraId="3EC0CD1A" w14:textId="5E2D6997" w:rsidR="008718AE" w:rsidRPr="00CC7C14" w:rsidRDefault="008718AE" w:rsidP="008718AE">
            <w:pPr>
              <w:pStyle w:val="Compact"/>
              <w:jc w:val="right"/>
            </w:pPr>
            <w:r w:rsidRPr="007C50E4">
              <w:t>56.52</w:t>
            </w:r>
          </w:p>
        </w:tc>
        <w:tc>
          <w:tcPr>
            <w:tcW w:w="0" w:type="auto"/>
          </w:tcPr>
          <w:p w14:paraId="0BDEC461" w14:textId="0F38BB7F" w:rsidR="008718AE" w:rsidRPr="00CC7C14" w:rsidRDefault="008718AE" w:rsidP="008718AE">
            <w:pPr>
              <w:pStyle w:val="Compact"/>
              <w:jc w:val="right"/>
            </w:pPr>
            <w:r w:rsidRPr="007C50E4">
              <w:t>0.84</w:t>
            </w:r>
          </w:p>
        </w:tc>
      </w:tr>
      <w:tr w:rsidR="008718AE" w:rsidRPr="00CC7C14" w14:paraId="0F216EE9" w14:textId="7C2085B1" w:rsidTr="00D61E5E">
        <w:trPr>
          <w:trHeight w:val="341"/>
          <w:tblHeader/>
          <w:jc w:val="center"/>
        </w:trPr>
        <w:tc>
          <w:tcPr>
            <w:tcW w:w="0" w:type="auto"/>
          </w:tcPr>
          <w:p w14:paraId="7B77E33E" w14:textId="0E7DB15C" w:rsidR="008718AE" w:rsidRPr="00CC7C14" w:rsidRDefault="008718AE" w:rsidP="008718AE">
            <w:pPr>
              <w:pStyle w:val="Compact"/>
            </w:pPr>
            <w:r w:rsidRPr="007C50E4">
              <w:t>Manshiat Bane Hasan</w:t>
            </w:r>
          </w:p>
        </w:tc>
        <w:tc>
          <w:tcPr>
            <w:tcW w:w="0" w:type="auto"/>
          </w:tcPr>
          <w:p w14:paraId="4155AED8" w14:textId="0709CF12" w:rsidR="008718AE" w:rsidRPr="00CC7C14" w:rsidRDefault="008718AE" w:rsidP="008718AE">
            <w:pPr>
              <w:pStyle w:val="Compact"/>
              <w:jc w:val="right"/>
            </w:pPr>
            <w:r w:rsidRPr="007C50E4">
              <w:t>56.52</w:t>
            </w:r>
          </w:p>
        </w:tc>
        <w:tc>
          <w:tcPr>
            <w:tcW w:w="0" w:type="auto"/>
          </w:tcPr>
          <w:p w14:paraId="06B5C9F2" w14:textId="1E59A54E" w:rsidR="008718AE" w:rsidRPr="00CC7C14" w:rsidRDefault="008718AE" w:rsidP="008718AE">
            <w:pPr>
              <w:pStyle w:val="Compact"/>
              <w:jc w:val="right"/>
            </w:pPr>
            <w:r w:rsidRPr="007C50E4">
              <w:t>0.73</w:t>
            </w:r>
          </w:p>
        </w:tc>
      </w:tr>
      <w:tr w:rsidR="008718AE" w:rsidRPr="00CC7C14" w14:paraId="79819CC3" w14:textId="0710F919" w:rsidTr="00D61E5E">
        <w:trPr>
          <w:trHeight w:val="330"/>
          <w:tblHeader/>
          <w:jc w:val="center"/>
        </w:trPr>
        <w:tc>
          <w:tcPr>
            <w:tcW w:w="0" w:type="auto"/>
          </w:tcPr>
          <w:p w14:paraId="10A89D57" w14:textId="70276AEA" w:rsidR="008718AE" w:rsidRPr="00CC7C14" w:rsidRDefault="008718AE" w:rsidP="008718AE">
            <w:pPr>
              <w:pStyle w:val="Compact"/>
            </w:pPr>
            <w:r w:rsidRPr="007C50E4">
              <w:t>Shafa</w:t>
            </w:r>
          </w:p>
        </w:tc>
        <w:tc>
          <w:tcPr>
            <w:tcW w:w="0" w:type="auto"/>
          </w:tcPr>
          <w:p w14:paraId="2FA8CB07" w14:textId="333D7B16" w:rsidR="008718AE" w:rsidRPr="00CC7C14" w:rsidRDefault="008718AE" w:rsidP="008718AE">
            <w:pPr>
              <w:pStyle w:val="Compact"/>
              <w:jc w:val="right"/>
            </w:pPr>
            <w:r w:rsidRPr="007C50E4">
              <w:t>52.17</w:t>
            </w:r>
          </w:p>
        </w:tc>
        <w:tc>
          <w:tcPr>
            <w:tcW w:w="0" w:type="auto"/>
          </w:tcPr>
          <w:p w14:paraId="3130DFB1" w14:textId="58A7BA01" w:rsidR="008718AE" w:rsidRPr="00CC7C14" w:rsidRDefault="008718AE" w:rsidP="008718AE">
            <w:pPr>
              <w:pStyle w:val="Compact"/>
              <w:jc w:val="right"/>
            </w:pPr>
            <w:r w:rsidRPr="007C50E4">
              <w:t>0.78</w:t>
            </w:r>
          </w:p>
        </w:tc>
      </w:tr>
      <w:tr w:rsidR="008718AE" w:rsidRPr="00CC7C14" w14:paraId="6B6ADF24" w14:textId="3B025833" w:rsidTr="00D61E5E">
        <w:trPr>
          <w:trHeight w:val="341"/>
          <w:tblHeader/>
          <w:jc w:val="center"/>
        </w:trPr>
        <w:tc>
          <w:tcPr>
            <w:tcW w:w="0" w:type="auto"/>
          </w:tcPr>
          <w:p w14:paraId="7C67E124" w14:textId="3597AF5A" w:rsidR="008718AE" w:rsidRPr="00CC7C14" w:rsidRDefault="008718AE" w:rsidP="008718AE">
            <w:pPr>
              <w:pStyle w:val="Compact"/>
            </w:pPr>
            <w:r w:rsidRPr="007C50E4">
              <w:t>Mo'ath Abn Jabal</w:t>
            </w:r>
          </w:p>
        </w:tc>
        <w:tc>
          <w:tcPr>
            <w:tcW w:w="0" w:type="auto"/>
          </w:tcPr>
          <w:p w14:paraId="38352F78" w14:textId="172ED442" w:rsidR="008718AE" w:rsidRPr="00CC7C14" w:rsidRDefault="008718AE" w:rsidP="008718AE">
            <w:pPr>
              <w:pStyle w:val="Compact"/>
              <w:jc w:val="right"/>
            </w:pPr>
            <w:r w:rsidRPr="007C50E4">
              <w:t>47.83</w:t>
            </w:r>
          </w:p>
        </w:tc>
        <w:tc>
          <w:tcPr>
            <w:tcW w:w="0" w:type="auto"/>
          </w:tcPr>
          <w:p w14:paraId="63FE80A1" w14:textId="7A91A32B" w:rsidR="008718AE" w:rsidRPr="00CC7C14" w:rsidRDefault="008718AE" w:rsidP="008718AE">
            <w:pPr>
              <w:pStyle w:val="Compact"/>
              <w:jc w:val="right"/>
            </w:pPr>
            <w:r w:rsidRPr="007C50E4">
              <w:t>0.7</w:t>
            </w:r>
            <w:r>
              <w:t>0</w:t>
            </w:r>
          </w:p>
        </w:tc>
      </w:tr>
      <w:tr w:rsidR="008718AE" w:rsidRPr="00CC7C14" w14:paraId="23666472" w14:textId="3599941B" w:rsidTr="00D61E5E">
        <w:trPr>
          <w:trHeight w:val="330"/>
          <w:tblHeader/>
          <w:jc w:val="center"/>
        </w:trPr>
        <w:tc>
          <w:tcPr>
            <w:tcW w:w="0" w:type="auto"/>
          </w:tcPr>
          <w:p w14:paraId="7DFF4C07" w14:textId="402D957E" w:rsidR="008718AE" w:rsidRPr="00CC7C14" w:rsidRDefault="008718AE" w:rsidP="008718AE">
            <w:pPr>
              <w:pStyle w:val="Compact"/>
            </w:pPr>
            <w:r w:rsidRPr="007C50E4">
              <w:t>Tabaqat Fahl</w:t>
            </w:r>
          </w:p>
        </w:tc>
        <w:tc>
          <w:tcPr>
            <w:tcW w:w="0" w:type="auto"/>
          </w:tcPr>
          <w:p w14:paraId="4614B4BC" w14:textId="2FCCD9C4" w:rsidR="008718AE" w:rsidRPr="00CC7C14" w:rsidRDefault="008718AE" w:rsidP="008718AE">
            <w:pPr>
              <w:pStyle w:val="Compact"/>
              <w:jc w:val="right"/>
            </w:pPr>
            <w:r w:rsidRPr="007C50E4">
              <w:t>47.62</w:t>
            </w:r>
          </w:p>
        </w:tc>
        <w:tc>
          <w:tcPr>
            <w:tcW w:w="0" w:type="auto"/>
          </w:tcPr>
          <w:p w14:paraId="5FD38DB3" w14:textId="60CB099F" w:rsidR="008718AE" w:rsidRPr="00CC7C14" w:rsidRDefault="008718AE" w:rsidP="008718AE">
            <w:pPr>
              <w:pStyle w:val="Compact"/>
              <w:jc w:val="right"/>
            </w:pPr>
            <w:r w:rsidRPr="007C50E4">
              <w:t>0.64</w:t>
            </w:r>
          </w:p>
        </w:tc>
      </w:tr>
      <w:tr w:rsidR="008718AE" w:rsidRPr="00CC7C14" w14:paraId="2E49D6E0" w14:textId="51EFE737" w:rsidTr="00D61E5E">
        <w:trPr>
          <w:trHeight w:val="341"/>
          <w:tblHeader/>
          <w:jc w:val="center"/>
        </w:trPr>
        <w:tc>
          <w:tcPr>
            <w:tcW w:w="0" w:type="auto"/>
          </w:tcPr>
          <w:p w14:paraId="2A281C38" w14:textId="683CF54C" w:rsidR="008718AE" w:rsidRPr="00CC7C14" w:rsidRDefault="008718AE" w:rsidP="008718AE">
            <w:pPr>
              <w:pStyle w:val="Compact"/>
            </w:pPr>
            <w:r w:rsidRPr="007C50E4">
              <w:t>Iel Jadeda</w:t>
            </w:r>
          </w:p>
        </w:tc>
        <w:tc>
          <w:tcPr>
            <w:tcW w:w="0" w:type="auto"/>
          </w:tcPr>
          <w:p w14:paraId="5FCF49AA" w14:textId="059B4AF7" w:rsidR="008718AE" w:rsidRPr="00CC7C14" w:rsidRDefault="008718AE" w:rsidP="008718AE">
            <w:pPr>
              <w:pStyle w:val="Compact"/>
              <w:jc w:val="right"/>
            </w:pPr>
            <w:r w:rsidRPr="007C50E4">
              <w:t>43.48</w:t>
            </w:r>
          </w:p>
        </w:tc>
        <w:tc>
          <w:tcPr>
            <w:tcW w:w="0" w:type="auto"/>
          </w:tcPr>
          <w:p w14:paraId="7B8604FD" w14:textId="31979DDA" w:rsidR="008718AE" w:rsidRPr="00CC7C14" w:rsidRDefault="008718AE" w:rsidP="008718AE">
            <w:pPr>
              <w:pStyle w:val="Compact"/>
              <w:jc w:val="right"/>
            </w:pPr>
            <w:r w:rsidRPr="007C50E4">
              <w:t>0.75</w:t>
            </w:r>
          </w:p>
        </w:tc>
      </w:tr>
      <w:tr w:rsidR="008718AE" w:rsidRPr="00CC7C14" w14:paraId="5515C9ED" w14:textId="5F7A6035" w:rsidTr="00D61E5E">
        <w:trPr>
          <w:trHeight w:val="330"/>
          <w:tblHeader/>
          <w:jc w:val="center"/>
        </w:trPr>
        <w:tc>
          <w:tcPr>
            <w:tcW w:w="0" w:type="auto"/>
          </w:tcPr>
          <w:p w14:paraId="61C51A3A" w14:textId="208F8FE9" w:rsidR="008718AE" w:rsidRPr="00CC7C14" w:rsidRDefault="008718AE" w:rsidP="008718AE">
            <w:pPr>
              <w:pStyle w:val="Compact"/>
            </w:pPr>
            <w:r w:rsidRPr="007C50E4">
              <w:t>Jizah</w:t>
            </w:r>
          </w:p>
        </w:tc>
        <w:tc>
          <w:tcPr>
            <w:tcW w:w="0" w:type="auto"/>
          </w:tcPr>
          <w:p w14:paraId="618C0E84" w14:textId="3E909DB5" w:rsidR="008718AE" w:rsidRPr="00CC7C14" w:rsidRDefault="008718AE" w:rsidP="008718AE">
            <w:pPr>
              <w:pStyle w:val="Compact"/>
              <w:jc w:val="right"/>
            </w:pPr>
            <w:r w:rsidRPr="007C50E4">
              <w:t>43.48</w:t>
            </w:r>
          </w:p>
        </w:tc>
        <w:tc>
          <w:tcPr>
            <w:tcW w:w="0" w:type="auto"/>
          </w:tcPr>
          <w:p w14:paraId="74C9CCA8" w14:textId="4CFF0E35" w:rsidR="008718AE" w:rsidRPr="00CC7C14" w:rsidRDefault="008718AE" w:rsidP="008718AE">
            <w:pPr>
              <w:pStyle w:val="Compact"/>
              <w:jc w:val="right"/>
            </w:pPr>
            <w:r w:rsidRPr="007C50E4">
              <w:t>0.3</w:t>
            </w:r>
            <w:r>
              <w:t>0</w:t>
            </w:r>
          </w:p>
        </w:tc>
      </w:tr>
      <w:tr w:rsidR="008718AE" w:rsidRPr="00CC7C14" w14:paraId="15A53BA3" w14:textId="7CBD4F73" w:rsidTr="00D61E5E">
        <w:trPr>
          <w:trHeight w:val="341"/>
          <w:tblHeader/>
          <w:jc w:val="center"/>
        </w:trPr>
        <w:tc>
          <w:tcPr>
            <w:tcW w:w="0" w:type="auto"/>
          </w:tcPr>
          <w:p w14:paraId="3FF0591F" w14:textId="6FD0DED8" w:rsidR="008718AE" w:rsidRPr="00CC7C14" w:rsidRDefault="008718AE" w:rsidP="008718AE">
            <w:pPr>
              <w:pStyle w:val="Compact"/>
            </w:pPr>
            <w:r w:rsidRPr="007C50E4">
              <w:t>Mazar Jadeda</w:t>
            </w:r>
          </w:p>
        </w:tc>
        <w:tc>
          <w:tcPr>
            <w:tcW w:w="0" w:type="auto"/>
          </w:tcPr>
          <w:p w14:paraId="0297D3CE" w14:textId="3B01EB45" w:rsidR="008718AE" w:rsidRPr="00CC7C14" w:rsidRDefault="008718AE" w:rsidP="008718AE">
            <w:pPr>
              <w:pStyle w:val="Compact"/>
              <w:jc w:val="right"/>
            </w:pPr>
            <w:r w:rsidRPr="007C50E4">
              <w:t>43.48</w:t>
            </w:r>
          </w:p>
        </w:tc>
        <w:tc>
          <w:tcPr>
            <w:tcW w:w="0" w:type="auto"/>
          </w:tcPr>
          <w:p w14:paraId="059DE9E3" w14:textId="53AB97FF" w:rsidR="008718AE" w:rsidRPr="00CC7C14" w:rsidRDefault="008718AE" w:rsidP="008718AE">
            <w:pPr>
              <w:pStyle w:val="Compact"/>
              <w:jc w:val="right"/>
            </w:pPr>
            <w:r w:rsidRPr="007C50E4">
              <w:t>0.8</w:t>
            </w:r>
            <w:r>
              <w:t>0</w:t>
            </w:r>
          </w:p>
        </w:tc>
      </w:tr>
    </w:tbl>
    <w:p w14:paraId="7EED9FB9" w14:textId="77777777" w:rsidR="007D3FF6" w:rsidRDefault="007D3FF6" w:rsidP="007D3FF6"/>
    <w:p w14:paraId="7D15864C" w14:textId="3FAC888A" w:rsidR="007D3FF6" w:rsidRDefault="007D3FF6" w:rsidP="007D3FF6"/>
    <w:p w14:paraId="6D24D218" w14:textId="6A4E17F9" w:rsidR="00157A30" w:rsidRDefault="00945A2F" w:rsidP="00157A30">
      <w:r>
        <w:t xml:space="preserve">Agreement ranges from </w:t>
      </w:r>
      <w:r w:rsidR="008718AE">
        <w:t>43 to 74</w:t>
      </w:r>
      <w:r>
        <w:t xml:space="preserve"> percent</w:t>
      </w:r>
      <w:r w:rsidR="00437768">
        <w:t xml:space="preserve">. </w:t>
      </w:r>
      <w:r w:rsidR="00157A30">
        <w:t xml:space="preserve">A percent agreement of 100 would </w:t>
      </w:r>
      <w:r>
        <w:t>result if all o</w:t>
      </w:r>
      <w:r w:rsidR="00157A30">
        <w:t>f the enumerators had identical MICA scores for a given municipality,</w:t>
      </w:r>
      <w:r w:rsidR="00437768">
        <w:t xml:space="preserve"> </w:t>
      </w:r>
      <w:r w:rsidR="00157A30">
        <w:t xml:space="preserve">whereas, the 56 percent agreement for </w:t>
      </w:r>
      <w:r w:rsidR="008718AE">
        <w:t>Shafa</w:t>
      </w:r>
      <w:r w:rsidR="00157A30">
        <w:t xml:space="preserve">, for example, suggests that there was disagreement on almost half of the MICA items. It is important to note that percent agreement on its own may not be a fair assessment of enumerator alignment. </w:t>
      </w:r>
      <w:r w:rsidR="00157A30" w:rsidRPr="00CC7C14">
        <w:t xml:space="preserve">One limit of this approach is that it </w:t>
      </w:r>
      <w:r w:rsidR="008718AE">
        <w:t xml:space="preserve">simply measures whether enumerators assigned scores identically, but it does not account for the fact that scores could be similar, but not the same, among raters for a given municipality. The intra-cluster correlation coefficient (ICC) provides a measure of how </w:t>
      </w:r>
      <w:r w:rsidR="00B32F5A">
        <w:t>similar scores are within a given municipality, or “cluster</w:t>
      </w:r>
      <w:r w:rsidR="008718AE">
        <w:t>.</w:t>
      </w:r>
      <w:r w:rsidR="00B32F5A">
        <w:t>”</w:t>
      </w:r>
      <w:r w:rsidR="008718AE">
        <w:t xml:space="preserve"> A higher ICC suggests a stronger relationship between scores for a given set of raters within a municipality; for example, if the ICC were 1.0 for a given municipality, all of the rate</w:t>
      </w:r>
      <w:r w:rsidR="00B32F5A">
        <w:t>rs would have identical scores. Mazar Jadeda provides a good example of how the percent agreement and ICC differ. The percent agreement for Mazar Jadeda is 43.5, suggesting that raters’ scores differed for about 56.6 percent of the time, yet the ICC is 0.80, which suggests that although the raters’ scores differed, they were very closely related. The item-level scores for Ma</w:t>
      </w:r>
      <w:r w:rsidR="00973741">
        <w:t>zar Jadeda differed by about 0.47</w:t>
      </w:r>
      <w:r w:rsidR="00B32F5A">
        <w:t xml:space="preserve"> on average, with only three items differing by more than one point (i.e. the magnitude of the overall difference was low); in contrast, </w:t>
      </w:r>
      <w:r w:rsidR="00973741">
        <w:t xml:space="preserve">in </w:t>
      </w:r>
      <w:r w:rsidR="00B32F5A">
        <w:t>Jizah, which has</w:t>
      </w:r>
      <w:r w:rsidR="00973741">
        <w:t xml:space="preserve"> the same percent agreement but</w:t>
      </w:r>
      <w:r w:rsidR="00B32F5A">
        <w:t xml:space="preserve"> an ICC of 0.30</w:t>
      </w:r>
      <w:r w:rsidR="00973741">
        <w:t xml:space="preserve">, scores differed by an average of 0.52, including five items with an item-level difference larger than one. </w:t>
      </w:r>
    </w:p>
    <w:p w14:paraId="2FB5AF85" w14:textId="77777777" w:rsidR="00157A30" w:rsidRDefault="00157A30" w:rsidP="007D3FF6"/>
    <w:p w14:paraId="3EED9CBC" w14:textId="77777777" w:rsidR="00157A30" w:rsidRDefault="00157A30" w:rsidP="007D3FF6"/>
    <w:p w14:paraId="3E2E471C" w14:textId="58811890" w:rsidR="003B7B81" w:rsidRDefault="007D3FF6" w:rsidP="008D1851">
      <w:r w:rsidRPr="00176AB2">
        <w:rPr>
          <w:noProof/>
        </w:rPr>
        <w:drawing>
          <wp:anchor distT="0" distB="0" distL="114300" distR="114300" simplePos="0" relativeHeight="251673611" behindDoc="1" locked="0" layoutInCell="1" allowOverlap="1" wp14:anchorId="6C48AD29" wp14:editId="3B27F5EE">
            <wp:simplePos x="0" y="0"/>
            <wp:positionH relativeFrom="column">
              <wp:posOffset>3049270</wp:posOffset>
            </wp:positionH>
            <wp:positionV relativeFrom="paragraph">
              <wp:posOffset>454660</wp:posOffset>
            </wp:positionV>
            <wp:extent cx="3488055" cy="3488055"/>
            <wp:effectExtent l="0" t="0" r="0" b="0"/>
            <wp:wrapTight wrapText="bothSides">
              <wp:wrapPolygon edited="0">
                <wp:start x="0" y="0"/>
                <wp:lineTo x="0" y="21470"/>
                <wp:lineTo x="21470" y="21470"/>
                <wp:lineTo x="21470"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88055" cy="3488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76AB2">
        <w:rPr>
          <w:noProof/>
        </w:rPr>
        <mc:AlternateContent>
          <mc:Choice Requires="wps">
            <w:drawing>
              <wp:anchor distT="0" distB="0" distL="114300" distR="114300" simplePos="0" relativeHeight="251674635" behindDoc="0" locked="0" layoutInCell="1" allowOverlap="1" wp14:anchorId="07128501" wp14:editId="6C852D29">
                <wp:simplePos x="0" y="0"/>
                <wp:positionH relativeFrom="column">
                  <wp:posOffset>3514090</wp:posOffset>
                </wp:positionH>
                <wp:positionV relativeFrom="paragraph">
                  <wp:posOffset>9525</wp:posOffset>
                </wp:positionV>
                <wp:extent cx="2954655" cy="457200"/>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2954655" cy="457200"/>
                        </a:xfrm>
                        <a:prstGeom prst="rect">
                          <a:avLst/>
                        </a:prstGeom>
                        <a:solidFill>
                          <a:prstClr val="white"/>
                        </a:solidFill>
                        <a:ln>
                          <a:noFill/>
                        </a:ln>
                      </wps:spPr>
                      <wps:txbx>
                        <w:txbxContent>
                          <w:p w14:paraId="3D43B50B" w14:textId="2C418DA2" w:rsidR="00DD1610" w:rsidRPr="009C0F90" w:rsidRDefault="00DD1610" w:rsidP="007D3FF6">
                            <w:pPr>
                              <w:pStyle w:val="Caption"/>
                              <w:rPr>
                                <w:b/>
                                <w:noProof/>
                                <w:color w:val="002060"/>
                                <w:szCs w:val="24"/>
                              </w:rPr>
                            </w:pPr>
                            <w:bookmarkStart w:id="95" w:name="_Toc524532335"/>
                            <w:r>
                              <w:t xml:space="preserve">Figure </w:t>
                            </w:r>
                            <w:r w:rsidR="000E4344">
                              <w:rPr>
                                <w:noProof/>
                              </w:rPr>
                              <w:fldChar w:fldCharType="begin"/>
                            </w:r>
                            <w:r w:rsidR="000E4344">
                              <w:rPr>
                                <w:noProof/>
                              </w:rPr>
                              <w:instrText xml:space="preserve"> SEQ Figure \* ARABIC </w:instrText>
                            </w:r>
                            <w:r w:rsidR="000E4344">
                              <w:rPr>
                                <w:noProof/>
                              </w:rPr>
                              <w:fldChar w:fldCharType="separate"/>
                            </w:r>
                            <w:r>
                              <w:rPr>
                                <w:noProof/>
                              </w:rPr>
                              <w:t>16</w:t>
                            </w:r>
                            <w:r w:rsidR="000E4344">
                              <w:rPr>
                                <w:noProof/>
                              </w:rPr>
                              <w:fldChar w:fldCharType="end"/>
                            </w:r>
                            <w:r>
                              <w:t>: Total MICA Error by Comparison Municipality</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128501" id="Text Box 37" o:spid="_x0000_s1033" type="#_x0000_t202" style="position:absolute;left:0;text-align:left;margin-left:276.7pt;margin-top:.75pt;width:232.65pt;height:36pt;z-index:25167463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s3YMgIAAGkEAAAOAAAAZHJzL2Uyb0RvYy54bWysVFFv2yAQfp+0/4B4X5xkTdpZcaosVaZJ&#10;UVspmfpMMMRImGNAYme/fge2063b07QXfNwdB9/33Xlx39aanIXzCkxBJ6MxJcJwKJU5FvTbfvPh&#10;jhIfmCmZBiMKehGe3i/fv1s0NhdTqECXwhEsYnze2IJWIdg8yzyvRM38CKwwGJTgahZw645Z6ViD&#10;1WudTcfjedaAK60DLrxH70MXpMtUX0rBw5OUXgSiC4pvC2l1aT3ENVsuWH50zFaK989g//CKmimD&#10;l15LPbDAyMmpP0rVijvwIMOIQ52BlIqLhAHRTMZv0OwqZkXCguR4e6XJ/7+y/PH87IgqC/rxlhLD&#10;atRoL9pAPkNL0IX8NNbnmLazmBha9KPOg9+jM8JupavjFwERjCPTlyu7sRpH5/TT7GY+m1HCMXYz&#10;u0X5Ypns9bR1PnwRUJNoFNSheolUdt760KUOKfEyD1qVG6V13MTAWjtyZqh0U6kg+uK/ZWkTcw3E&#10;U13B6MkixA5KtEJ7aBMl8wHmAcoLonfQ9Y+3fKPwvi3z4Zk5bBgEjEMQnnCRGpqCQm9RUoH78Td/&#10;zEcdMUpJgw1YUP/9xJygRH81qHDs1sFwg3EYDHOq14BIJzhelicTD7igB1M6qF9wNlbxFgwxw/Gu&#10;gobBXIduDHC2uFitUhL2pGVha3aWx9IDr/v2hTnbqxJQz0cYWpPlb8TpcjuWV6cAUiXlIq8diz3d&#10;2M9J+3724sD8uk9Zr3+I5U8AAAD//wMAUEsDBBQABgAIAAAAIQCp6Ck/3wAAAAkBAAAPAAAAZHJz&#10;L2Rvd25yZXYueG1sTI9BT8JAEIXvJv6HzZh4MbIFLJDaLVHQmx5Awnnojm1jd7bZ3dLy711Oepx8&#10;L+99k69H04ozOd9YVjCdJCCIS6sbrhQcvt4fVyB8QNbYWiYFF/KwLm5vcsy0HXhH532oRCxhn6GC&#10;OoQuk9KXNRn0E9sRR/ZtncEQT1dJ7XCI5aaVsyRZSIMNx4UaO9rUVP7se6NgsXX9sOPNw/bw9oGf&#10;XTU7vl6OSt3fjS/PIAKN4S8MV/2oDkV0OtmetRetgjSdP8VoBCmIK0+mqyWIk4LlPAVZ5PL/B8Uv&#10;AAAA//8DAFBLAQItABQABgAIAAAAIQC2gziS/gAAAOEBAAATAAAAAAAAAAAAAAAAAAAAAABbQ29u&#10;dGVudF9UeXBlc10ueG1sUEsBAi0AFAAGAAgAAAAhADj9If/WAAAAlAEAAAsAAAAAAAAAAAAAAAAA&#10;LwEAAF9yZWxzLy5yZWxzUEsBAi0AFAAGAAgAAAAhAFnSzdgyAgAAaQQAAA4AAAAAAAAAAAAAAAAA&#10;LgIAAGRycy9lMm9Eb2MueG1sUEsBAi0AFAAGAAgAAAAhAKnoKT/fAAAACQEAAA8AAAAAAAAAAAAA&#10;AAAAjAQAAGRycy9kb3ducmV2LnhtbFBLBQYAAAAABAAEAPMAAACYBQAAAAA=&#10;" stroked="f">
                <v:textbox inset="0,0,0,0">
                  <w:txbxContent>
                    <w:p w14:paraId="3D43B50B" w14:textId="2C418DA2" w:rsidR="00DD1610" w:rsidRPr="009C0F90" w:rsidRDefault="00DD1610" w:rsidP="007D3FF6">
                      <w:pPr>
                        <w:pStyle w:val="Caption"/>
                        <w:rPr>
                          <w:b/>
                          <w:noProof/>
                          <w:color w:val="002060"/>
                          <w:szCs w:val="24"/>
                        </w:rPr>
                      </w:pPr>
                      <w:bookmarkStart w:id="98" w:name="_Toc524532335"/>
                      <w:r>
                        <w:t xml:space="preserve">Figure </w:t>
                      </w:r>
                      <w:fldSimple w:instr=" SEQ Figure \* ARABIC ">
                        <w:r>
                          <w:rPr>
                            <w:noProof/>
                          </w:rPr>
                          <w:t>16</w:t>
                        </w:r>
                      </w:fldSimple>
                      <w:r>
                        <w:t>: Total MICA Error by Comparison Municipality</w:t>
                      </w:r>
                      <w:bookmarkEnd w:id="98"/>
                    </w:p>
                  </w:txbxContent>
                </v:textbox>
                <w10:wrap type="square"/>
              </v:shape>
            </w:pict>
          </mc:Fallback>
        </mc:AlternateContent>
      </w:r>
      <w:r w:rsidRPr="00176AB2">
        <w:t>To</w:t>
      </w:r>
      <w:r w:rsidR="008D1851">
        <w:t xml:space="preserve"> </w:t>
      </w:r>
      <w:r w:rsidRPr="00CC7C14">
        <w:t xml:space="preserve">understand </w:t>
      </w:r>
      <w:r w:rsidR="008D1851">
        <w:t>error more directly and descriptively, t</w:t>
      </w:r>
      <w:r w:rsidRPr="00CC7C14">
        <w:t xml:space="preserve">he evaluation team </w:t>
      </w:r>
      <w:r w:rsidR="008D1851">
        <w:t xml:space="preserve">manually </w:t>
      </w:r>
      <w:r w:rsidRPr="00CC7C14">
        <w:t>calculated the error rate, i.e. the rate at which one or more evaluation team members scored the same item for the same municipality</w:t>
      </w:r>
      <w:r>
        <w:t xml:space="preserve"> </w:t>
      </w:r>
      <w:r w:rsidRPr="00CC7C14">
        <w:t xml:space="preserve">differently. As shown in the figure below, the error rate varied across municipalities. </w:t>
      </w:r>
      <w:hyperlink w:anchor="_Annex_3:_Investigating_1" w:history="1">
        <w:r w:rsidR="008D1851" w:rsidRPr="00FE03E4">
          <w:rPr>
            <w:rStyle w:val="Hyperlink"/>
          </w:rPr>
          <w:t xml:space="preserve">Annex </w:t>
        </w:r>
      </w:hyperlink>
      <w:r w:rsidR="00203108">
        <w:rPr>
          <w:rStyle w:val="Hyperlink"/>
        </w:rPr>
        <w:t>3</w:t>
      </w:r>
      <w:r w:rsidR="008D1851">
        <w:t xml:space="preserve"> provides more detail and additional agreement statistics such as for continuous data</w:t>
      </w:r>
      <w:r w:rsidR="003B7B81">
        <w:t xml:space="preserve">. </w:t>
      </w:r>
    </w:p>
    <w:p w14:paraId="6DECBE14" w14:textId="77777777" w:rsidR="003B7B81" w:rsidRDefault="003B7B81" w:rsidP="008D1851"/>
    <w:p w14:paraId="55A00C72" w14:textId="147F10AA" w:rsidR="008D1851" w:rsidRDefault="003B7B81" w:rsidP="008D1851">
      <w:r>
        <w:t xml:space="preserve">A </w:t>
      </w:r>
      <w:r w:rsidR="008D1851">
        <w:t>review of a simple percent agreement statistic</w:t>
      </w:r>
      <w:r>
        <w:t>, examining a range of agreement statistics customized to various data types (categorical, ordinal, continuous), and a manual exploration of total error across raters, municipalities, and items indicates the existence of a low to moderate dissonance across MICA scorers</w:t>
      </w:r>
      <w:r w:rsidR="008D1851">
        <w:t>.</w:t>
      </w:r>
      <w:r>
        <w:t xml:space="preserve"> This dissonance varies but does indicate some cause for concern in the case of a few municipalities and a few items. </w:t>
      </w:r>
    </w:p>
    <w:p w14:paraId="69AF0420" w14:textId="7A3E2C91" w:rsidR="003B7B81" w:rsidRDefault="003B7B81" w:rsidP="008D1851"/>
    <w:p w14:paraId="3E40BAED" w14:textId="7FB43177" w:rsidR="003B7B81" w:rsidRDefault="003B7B81" w:rsidP="008D1851">
      <w:r>
        <w:t xml:space="preserve">Upon internal review as well as review with the CITIES Component 1 team lead, </w:t>
      </w:r>
      <w:commentRangeStart w:id="96"/>
      <w:r>
        <w:t xml:space="preserve">such dissonance is considered within normal bounds </w:t>
      </w:r>
      <w:commentRangeEnd w:id="96"/>
      <w:r w:rsidR="003D5FE0">
        <w:rPr>
          <w:rStyle w:val="CommentReference"/>
        </w:rPr>
        <w:commentReference w:id="96"/>
      </w:r>
      <w:r>
        <w:t xml:space="preserve">and the comparison municipality scoring to be sufficiently valid as to compare against the CITIES MICA scoring. </w:t>
      </w:r>
    </w:p>
    <w:p w14:paraId="243539D5" w14:textId="77777777" w:rsidR="007D3FF6" w:rsidRDefault="007D3FF6" w:rsidP="007D3FF6">
      <w:pPr>
        <w:spacing w:after="160" w:line="259" w:lineRule="auto"/>
        <w:jc w:val="left"/>
        <w:sectPr w:rsidR="007D3FF6" w:rsidSect="00D61E5E">
          <w:type w:val="continuous"/>
          <w:pgSz w:w="12240" w:h="15840"/>
          <w:pgMar w:top="1440" w:right="1440" w:bottom="1440" w:left="1440" w:header="720" w:footer="720" w:gutter="0"/>
          <w:cols w:space="720"/>
          <w:docGrid w:linePitch="360"/>
        </w:sectPr>
      </w:pPr>
    </w:p>
    <w:p w14:paraId="34D7C8BA" w14:textId="77777777" w:rsidR="005E4EDE" w:rsidRDefault="005E4EDE" w:rsidP="00FE03E4">
      <w:pPr>
        <w:pStyle w:val="Heading2"/>
      </w:pPr>
      <w:bookmarkStart w:id="97" w:name="_Toc524597408"/>
      <w:commentRangeStart w:id="98"/>
      <w:r w:rsidRPr="00CC7C14">
        <w:t>Assessing Baseline Equivalence</w:t>
      </w:r>
      <w:bookmarkEnd w:id="97"/>
      <w:commentRangeEnd w:id="98"/>
      <w:r w:rsidR="00817964">
        <w:rPr>
          <w:rStyle w:val="CommentReference"/>
          <w:b w:val="0"/>
          <w:bCs w:val="0"/>
          <w:caps w:val="0"/>
          <w:color w:val="auto"/>
        </w:rPr>
        <w:commentReference w:id="98"/>
      </w:r>
    </w:p>
    <w:p w14:paraId="59DD850C" w14:textId="68B6A120" w:rsidR="00F2317B" w:rsidRDefault="003B7B81" w:rsidP="00F2317B">
      <w:r>
        <w:t xml:space="preserve">If the MICA scoring in comparison municipalities is sufficiently valid as to compare against the CITIES municipal scoring, the natural next consideration is </w:t>
      </w:r>
      <w:r w:rsidR="005E4EDE">
        <w:t xml:space="preserve">the </w:t>
      </w:r>
      <w:r>
        <w:t xml:space="preserve">difference </w:t>
      </w:r>
      <w:r w:rsidR="005E4EDE">
        <w:t>across assignment groups</w:t>
      </w:r>
      <w:r>
        <w:t>. T</w:t>
      </w:r>
      <w:r w:rsidR="005E4EDE">
        <w:t>hat is, how do the CITIES municipalities compare to a set of similar municipalities that do not</w:t>
      </w:r>
      <w:r w:rsidR="001E67F9">
        <w:t xml:space="preserve"> receive CITIES implementation?</w:t>
      </w:r>
      <w:r w:rsidR="005E4EDE">
        <w:t xml:space="preserve"> </w:t>
      </w:r>
      <w:r w:rsidR="00F2317B">
        <w:t>The question is critical for maintaining validity of the evaluation design - i</w:t>
      </w:r>
      <w:r w:rsidR="00F2317B" w:rsidRPr="00CC7C14">
        <w:t xml:space="preserve">f substantial differences across municipalities exist, the control group may not be a valid representation of the counter-factual, or additional weighting may need to be applied to improve the comparability. </w:t>
      </w:r>
    </w:p>
    <w:p w14:paraId="6E378CAE" w14:textId="77777777" w:rsidR="00F2317B" w:rsidRDefault="00F2317B" w:rsidP="005E4EDE"/>
    <w:p w14:paraId="654220AE" w14:textId="0879E228" w:rsidR="003B7B81" w:rsidRDefault="005E4EDE" w:rsidP="005E4EDE">
      <w:commentRangeStart w:id="99"/>
      <w:commentRangeStart w:id="100"/>
      <w:r>
        <w:t xml:space="preserve">As outlined in the evaluation design </w:t>
      </w:r>
      <w:r w:rsidR="003B7B81">
        <w:t xml:space="preserve">document, </w:t>
      </w:r>
      <w:r>
        <w:t>the evaluation team</w:t>
      </w:r>
      <w:r w:rsidR="00F2317B">
        <w:t xml:space="preserve"> conducted an initial</w:t>
      </w:r>
      <w:r>
        <w:t xml:space="preserve"> select</w:t>
      </w:r>
      <w:r w:rsidR="00F2317B">
        <w:t>ion of</w:t>
      </w:r>
      <w:r>
        <w:t xml:space="preserve"> comparison municipalities through an ex-ante matching process to create observably similar assignment groups</w:t>
      </w:r>
      <w:r w:rsidR="003B7B81">
        <w:t xml:space="preserve"> on general municipal characteristics</w:t>
      </w:r>
      <w:r>
        <w:t>.</w:t>
      </w:r>
      <w:r>
        <w:rPr>
          <w:rStyle w:val="FootnoteReference"/>
        </w:rPr>
        <w:footnoteReference w:id="15"/>
      </w:r>
      <w:r>
        <w:t xml:space="preserve"> </w:t>
      </w:r>
      <w:commentRangeEnd w:id="99"/>
      <w:r w:rsidR="003E6493">
        <w:rPr>
          <w:rStyle w:val="CommentReference"/>
        </w:rPr>
        <w:commentReference w:id="99"/>
      </w:r>
      <w:commentRangeEnd w:id="100"/>
      <w:r w:rsidR="00796C9C">
        <w:rPr>
          <w:rStyle w:val="CommentReference"/>
        </w:rPr>
        <w:commentReference w:id="100"/>
      </w:r>
      <w:r w:rsidR="00F2317B" w:rsidRPr="00CC7C14">
        <w:t xml:space="preserve">While the </w:t>
      </w:r>
      <w:r w:rsidR="00F2317B">
        <w:t xml:space="preserve">initial municipality </w:t>
      </w:r>
      <w:r w:rsidR="00F2317B" w:rsidRPr="00CC7C14">
        <w:t xml:space="preserve">matching procedure sought to ex-ante increase the probability of balance between the treatment and comparison groups, </w:t>
      </w:r>
      <w:commentRangeStart w:id="101"/>
      <w:commentRangeStart w:id="102"/>
      <w:r w:rsidR="00F2317B" w:rsidRPr="00CC7C14">
        <w:t>it is important to test this assumption once data are collected to confirm the fidelity of the procedure and see what, if any, additional steps may be needed before the next stage of analysis.</w:t>
      </w:r>
      <w:r w:rsidR="00F2317B">
        <w:t xml:space="preserve"> </w:t>
      </w:r>
      <w:commentRangeEnd w:id="101"/>
      <w:r w:rsidR="003E6493">
        <w:rPr>
          <w:rStyle w:val="CommentReference"/>
        </w:rPr>
        <w:commentReference w:id="101"/>
      </w:r>
      <w:commentRangeEnd w:id="102"/>
      <w:r w:rsidR="00796C9C">
        <w:rPr>
          <w:rStyle w:val="CommentReference"/>
        </w:rPr>
        <w:commentReference w:id="102"/>
      </w:r>
      <w:r w:rsidR="00F2317B" w:rsidRPr="00CC7C14">
        <w:t>With scoring of the comparison municipalities concluded, it is now possible to directly assess baseline equivalency across municipal institutional measures.</w:t>
      </w:r>
    </w:p>
    <w:p w14:paraId="66FF1886" w14:textId="3D44FB94" w:rsidR="001E67F9" w:rsidRDefault="001E67F9" w:rsidP="005E4EDE"/>
    <w:p w14:paraId="1A743436" w14:textId="47A76073" w:rsidR="001E67F9" w:rsidRDefault="001E67F9" w:rsidP="005E4EDE">
      <w:r>
        <w:t>Note that balance metrics are assessed against three configurations of treatment and comparison municipalities. The first configuration is all 33 CITIES municipalities against the 15 comparison municipalities. Given that this configuration includes class A municipalities that are entirely a part of the CITIES activity, it is for reference only and not a central part of the evaluation.</w:t>
      </w:r>
      <w:r>
        <w:rPr>
          <w:rStyle w:val="FootnoteReference"/>
        </w:rPr>
        <w:footnoteReference w:id="16"/>
      </w:r>
      <w:r>
        <w:t xml:space="preserve"> The second configuration is the 23 CITIES municipalities that exclude class A, compared against 15 comparison municipalities. The third configuration consists of 15 treatment municipalities compared against 15 comparison municipalities.</w:t>
      </w:r>
      <w:r>
        <w:rPr>
          <w:rStyle w:val="FootnoteReference"/>
        </w:rPr>
        <w:footnoteReference w:id="17"/>
      </w:r>
      <w:r>
        <w:t xml:space="preserve"> </w:t>
      </w:r>
    </w:p>
    <w:p w14:paraId="7B2BEBDF" w14:textId="4265BD54" w:rsidR="000C16C2" w:rsidRDefault="000C16C2" w:rsidP="005E4EDE"/>
    <w:p w14:paraId="541D08B8" w14:textId="60D6C251" w:rsidR="000C16C2" w:rsidRDefault="000C16C2" w:rsidP="005E4EDE">
      <w:r>
        <w:t xml:space="preserve">The value of assessing equivalency across multiple configurations is that the evaluation team can better understand how sensitive scoring is to particular metrics or municipality characteristics. It may be the case that the matching of 15-15 was overly conservative based on similar data, but not the exact metrics of interest for this IE. By testing the three aforementioned configurations, the evaluation team can assess whether and by how much scores across assignment groups differ. This is important for understanding how robust the findings are and whether they may carry over to a broader implementation context.  </w:t>
      </w:r>
    </w:p>
    <w:p w14:paraId="6D3AAB9F" w14:textId="7ED6E998" w:rsidR="00F672BA" w:rsidRDefault="00F672BA" w:rsidP="005E4EDE"/>
    <w:p w14:paraId="2360CDC8" w14:textId="3AD50095" w:rsidR="00F672BA" w:rsidRDefault="00F672BA" w:rsidP="005E4EDE">
      <w:r>
        <w:t xml:space="preserve">The balance metrics that follow are organized by aggregate and item-level scores across score type (Services and GESI), and across the three configurations mentioned above. Finally, each of these set of metrics is presented across the final set of scores produced by the evaluation team, and the alternate set of scores after harmonization. </w:t>
      </w:r>
    </w:p>
    <w:p w14:paraId="1F5AB1FF" w14:textId="54B25CCD" w:rsidR="00C74997" w:rsidRPr="00966CF8" w:rsidRDefault="00C74997" w:rsidP="00C74997">
      <w:pPr>
        <w:pStyle w:val="Heading3"/>
      </w:pPr>
      <w:commentRangeStart w:id="103"/>
      <w:r>
        <w:t>Aggregate</w:t>
      </w:r>
      <w:r w:rsidRPr="00966CF8">
        <w:t xml:space="preserve"> </w:t>
      </w:r>
      <w:commentRangeEnd w:id="103"/>
      <w:r w:rsidR="00ED4D9B">
        <w:rPr>
          <w:rStyle w:val="CommentReference"/>
          <w:rFonts w:eastAsia="Calibri" w:cs="Arial"/>
          <w:b w:val="0"/>
          <w:smallCaps w:val="0"/>
          <w:color w:val="auto"/>
        </w:rPr>
        <w:commentReference w:id="103"/>
      </w:r>
      <w:r w:rsidRPr="00966CF8">
        <w:t>Balance</w:t>
      </w:r>
    </w:p>
    <w:p w14:paraId="3D861EF6" w14:textId="77777777" w:rsidR="00BB17D9" w:rsidRDefault="00BB17D9" w:rsidP="00BB17D9">
      <w:r>
        <w:t xml:space="preserve">The MICA score is predicated on the concept of an aggregate score of municipal level competency consisting of the sum of 23 services and 17 GESI scores. The CITIES evaluation, specifically Hypotheses 1-3 (municipal institutional level outcomes), takes the further step of supposing an overall capacity measure consisting of the overall mean MICA score across the entire set of treatment municipalities under study, compared to the overall mean MICA score across the entire set of comparison municipalities. </w:t>
      </w:r>
    </w:p>
    <w:p w14:paraId="399FAB94" w14:textId="77777777" w:rsidR="00BB17D9" w:rsidRDefault="00BB17D9" w:rsidP="005E4EDE"/>
    <w:p w14:paraId="334E2962" w14:textId="72AB887A" w:rsidR="005E4EDE" w:rsidRPr="00CC7C14" w:rsidRDefault="005E4EDE" w:rsidP="005E4EDE">
      <w:r w:rsidRPr="00CC7C14">
        <w:t>Overall balance indicates a mixed picture of achieving baseline equivalence</w:t>
      </w:r>
      <w:r w:rsidR="00F22007">
        <w:t xml:space="preserve"> depending on what municipalities are included in the analysis and the MICA items assessed</w:t>
      </w:r>
      <w:r w:rsidRPr="00CC7C14">
        <w:t>. More detail is provided in Annex 3, but a standardized difference with an absolute value of 0.25 or less indicates particularly strong balance, while a value at or above 1.0 should raise serious concerns. The Selected Municipalities and Municipalities Excluding Class A were balanced across services items, which is valuable for the evaluation since much of the focus of the MICA tool is focused on services items and the 15-15 matched municipalities are the target groups for this evaluation. However, as seen in the table below, aggregated balance is less apparent for the GESI items and for the broader CITIES-comparison municipalities.</w:t>
      </w:r>
    </w:p>
    <w:p w14:paraId="58966E37" w14:textId="52F63D34" w:rsidR="005E4EDE" w:rsidRPr="00CC7C14" w:rsidRDefault="005E4EDE" w:rsidP="005E4EDE">
      <w:pPr>
        <w:pStyle w:val="Caption"/>
      </w:pPr>
      <w:bookmarkStart w:id="104" w:name="_Toc524532310"/>
      <w:r w:rsidRPr="00CC7C14">
        <w:t xml:space="preserve">Table </w:t>
      </w:r>
      <w:r w:rsidR="001F0854">
        <w:rPr>
          <w:noProof/>
        </w:rPr>
        <w:fldChar w:fldCharType="begin"/>
      </w:r>
      <w:r w:rsidR="001F0854">
        <w:rPr>
          <w:noProof/>
        </w:rPr>
        <w:instrText xml:space="preserve"> SEQ Table \* ARABIC </w:instrText>
      </w:r>
      <w:r w:rsidR="001F0854">
        <w:rPr>
          <w:noProof/>
        </w:rPr>
        <w:fldChar w:fldCharType="separate"/>
      </w:r>
      <w:r w:rsidR="00A93871">
        <w:rPr>
          <w:noProof/>
        </w:rPr>
        <w:t>6</w:t>
      </w:r>
      <w:r w:rsidR="001F0854">
        <w:rPr>
          <w:noProof/>
        </w:rPr>
        <w:fldChar w:fldCharType="end"/>
      </w:r>
      <w:r w:rsidRPr="00CC7C14">
        <w:t xml:space="preserve"> </w:t>
      </w:r>
      <w:r w:rsidR="00796C9C">
        <w:t>Final MESP</w:t>
      </w:r>
      <w:r w:rsidR="00796C9C" w:rsidRPr="00CC7C14">
        <w:t xml:space="preserve"> </w:t>
      </w:r>
      <w:commentRangeStart w:id="105"/>
      <w:commentRangeEnd w:id="105"/>
      <w:r w:rsidR="00ED4D9B">
        <w:rPr>
          <w:rStyle w:val="CommentReference"/>
          <w:iCs w:val="0"/>
          <w:color w:val="auto"/>
        </w:rPr>
        <w:commentReference w:id="105"/>
      </w:r>
      <w:r w:rsidRPr="00CC7C14">
        <w:t>MICA scores by treatment, selection status</w:t>
      </w:r>
      <w:bookmarkEnd w:id="104"/>
    </w:p>
    <w:tbl>
      <w:tblPr>
        <w:tblW w:w="9903" w:type="dxa"/>
        <w:tblLook w:val="04A0" w:firstRow="1" w:lastRow="0" w:firstColumn="1" w:lastColumn="0" w:noHBand="0" w:noVBand="1"/>
      </w:tblPr>
      <w:tblGrid>
        <w:gridCol w:w="3145"/>
        <w:gridCol w:w="1420"/>
        <w:gridCol w:w="1319"/>
        <w:gridCol w:w="1319"/>
        <w:gridCol w:w="1260"/>
        <w:gridCol w:w="1440"/>
      </w:tblGrid>
      <w:tr w:rsidR="0022776B" w:rsidRPr="00CC7C14" w14:paraId="5D07E019" w14:textId="77777777" w:rsidTr="005D12A9">
        <w:trPr>
          <w:trHeight w:val="576"/>
        </w:trPr>
        <w:tc>
          <w:tcPr>
            <w:tcW w:w="314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E0F171D" w14:textId="77777777" w:rsidR="005E4EDE" w:rsidRPr="00CC7C14" w:rsidRDefault="005E4EDE" w:rsidP="005E4EDE">
            <w:pPr>
              <w:spacing w:line="240" w:lineRule="auto"/>
              <w:jc w:val="center"/>
              <w:rPr>
                <w:rFonts w:eastAsia="Times New Roman" w:cs="Calibri"/>
                <w:color w:val="000000"/>
                <w:szCs w:val="22"/>
              </w:rPr>
            </w:pPr>
            <w:r w:rsidRPr="00CC7C14">
              <w:rPr>
                <w:rFonts w:eastAsia="Times New Roman" w:cs="Calibri"/>
                <w:color w:val="000000"/>
                <w:szCs w:val="22"/>
              </w:rPr>
              <w:t xml:space="preserve">Category </w:t>
            </w:r>
          </w:p>
          <w:p w14:paraId="43F672ED" w14:textId="77777777" w:rsidR="005E4EDE" w:rsidRPr="00CC7C14" w:rsidRDefault="005E4EDE" w:rsidP="005E4EDE">
            <w:pPr>
              <w:spacing w:line="240" w:lineRule="auto"/>
              <w:jc w:val="center"/>
              <w:rPr>
                <w:rFonts w:eastAsia="Times New Roman" w:cs="Calibri"/>
                <w:color w:val="000000"/>
                <w:szCs w:val="22"/>
              </w:rPr>
            </w:pPr>
            <w:r w:rsidRPr="00CC7C14">
              <w:rPr>
                <w:rFonts w:eastAsia="Times New Roman" w:cs="Calibri"/>
                <w:color w:val="000000"/>
                <w:szCs w:val="22"/>
              </w:rPr>
              <w:t>(Treatment / Comparison)</w:t>
            </w:r>
          </w:p>
        </w:tc>
        <w:tc>
          <w:tcPr>
            <w:tcW w:w="1420" w:type="dxa"/>
            <w:tcBorders>
              <w:top w:val="single" w:sz="4" w:space="0" w:color="auto"/>
              <w:left w:val="nil"/>
              <w:bottom w:val="single" w:sz="4" w:space="0" w:color="auto"/>
              <w:right w:val="single" w:sz="4" w:space="0" w:color="auto"/>
            </w:tcBorders>
            <w:shd w:val="clear" w:color="000000" w:fill="D9D9D9"/>
            <w:vAlign w:val="center"/>
            <w:hideMark/>
          </w:tcPr>
          <w:p w14:paraId="60A3BB32" w14:textId="77777777" w:rsidR="005E4EDE" w:rsidRPr="00CC7C14" w:rsidRDefault="005E4EDE" w:rsidP="005E4EDE">
            <w:pPr>
              <w:spacing w:line="240" w:lineRule="auto"/>
              <w:jc w:val="center"/>
              <w:rPr>
                <w:rFonts w:eastAsia="Times New Roman" w:cs="Calibri"/>
                <w:color w:val="000000"/>
                <w:szCs w:val="22"/>
              </w:rPr>
            </w:pPr>
            <w:r w:rsidRPr="00CC7C14">
              <w:rPr>
                <w:rFonts w:eastAsia="Times New Roman" w:cs="Calibri"/>
                <w:color w:val="000000"/>
                <w:szCs w:val="22"/>
              </w:rPr>
              <w:t>Component</w:t>
            </w:r>
          </w:p>
        </w:tc>
        <w:tc>
          <w:tcPr>
            <w:tcW w:w="1319" w:type="dxa"/>
            <w:tcBorders>
              <w:top w:val="single" w:sz="4" w:space="0" w:color="auto"/>
              <w:left w:val="nil"/>
              <w:bottom w:val="single" w:sz="4" w:space="0" w:color="auto"/>
              <w:right w:val="single" w:sz="4" w:space="0" w:color="auto"/>
            </w:tcBorders>
            <w:shd w:val="clear" w:color="000000" w:fill="D9D9D9"/>
            <w:vAlign w:val="center"/>
            <w:hideMark/>
          </w:tcPr>
          <w:p w14:paraId="045169D9" w14:textId="79630BB0" w:rsidR="005E4EDE" w:rsidRPr="00CC7C14" w:rsidRDefault="005D12A9" w:rsidP="005E4EDE">
            <w:pPr>
              <w:spacing w:line="240" w:lineRule="auto"/>
              <w:jc w:val="center"/>
              <w:rPr>
                <w:rFonts w:eastAsia="Times New Roman" w:cs="Calibri"/>
                <w:color w:val="000000"/>
                <w:szCs w:val="22"/>
              </w:rPr>
            </w:pPr>
            <w:r>
              <w:rPr>
                <w:rFonts w:eastAsia="Times New Roman" w:cs="Calibri"/>
                <w:color w:val="000000"/>
                <w:szCs w:val="22"/>
              </w:rPr>
              <w:t>Comparison</w:t>
            </w:r>
            <w:r w:rsidRPr="00CC7C14">
              <w:rPr>
                <w:rFonts w:eastAsia="Times New Roman" w:cs="Calibri"/>
                <w:color w:val="000000"/>
                <w:szCs w:val="22"/>
              </w:rPr>
              <w:t xml:space="preserve"> </w:t>
            </w:r>
            <w:r w:rsidR="005E4EDE" w:rsidRPr="00CC7C14">
              <w:rPr>
                <w:rFonts w:eastAsia="Times New Roman" w:cs="Calibri"/>
                <w:color w:val="000000"/>
                <w:szCs w:val="22"/>
              </w:rPr>
              <w:t>Mean</w:t>
            </w:r>
          </w:p>
        </w:tc>
        <w:tc>
          <w:tcPr>
            <w:tcW w:w="1319" w:type="dxa"/>
            <w:tcBorders>
              <w:top w:val="single" w:sz="4" w:space="0" w:color="auto"/>
              <w:left w:val="nil"/>
              <w:bottom w:val="single" w:sz="4" w:space="0" w:color="auto"/>
              <w:right w:val="single" w:sz="4" w:space="0" w:color="auto"/>
            </w:tcBorders>
            <w:shd w:val="clear" w:color="000000" w:fill="D9D9D9"/>
            <w:vAlign w:val="center"/>
            <w:hideMark/>
          </w:tcPr>
          <w:p w14:paraId="425666E6" w14:textId="67C464D5" w:rsidR="005E4EDE" w:rsidRPr="00CC7C14" w:rsidRDefault="005D12A9" w:rsidP="005E4EDE">
            <w:pPr>
              <w:spacing w:line="240" w:lineRule="auto"/>
              <w:jc w:val="center"/>
              <w:rPr>
                <w:rFonts w:eastAsia="Times New Roman" w:cs="Calibri"/>
                <w:color w:val="000000"/>
                <w:szCs w:val="22"/>
              </w:rPr>
            </w:pPr>
            <w:r>
              <w:rPr>
                <w:rFonts w:eastAsia="Times New Roman" w:cs="Calibri"/>
                <w:color w:val="000000"/>
                <w:szCs w:val="22"/>
              </w:rPr>
              <w:t>Treatment</w:t>
            </w:r>
            <w:r w:rsidRPr="00CC7C14">
              <w:rPr>
                <w:rFonts w:eastAsia="Times New Roman" w:cs="Calibri"/>
                <w:color w:val="000000"/>
                <w:szCs w:val="22"/>
              </w:rPr>
              <w:t xml:space="preserve"> </w:t>
            </w:r>
            <w:r w:rsidR="005E4EDE" w:rsidRPr="00CC7C14">
              <w:rPr>
                <w:rFonts w:eastAsia="Times New Roman" w:cs="Calibri"/>
                <w:color w:val="000000"/>
                <w:szCs w:val="22"/>
              </w:rPr>
              <w:t>Mean</w:t>
            </w:r>
          </w:p>
        </w:tc>
        <w:tc>
          <w:tcPr>
            <w:tcW w:w="1260" w:type="dxa"/>
            <w:tcBorders>
              <w:top w:val="single" w:sz="4" w:space="0" w:color="auto"/>
              <w:left w:val="nil"/>
              <w:bottom w:val="single" w:sz="4" w:space="0" w:color="auto"/>
              <w:right w:val="single" w:sz="4" w:space="0" w:color="auto"/>
            </w:tcBorders>
            <w:shd w:val="clear" w:color="000000" w:fill="D9D9D9"/>
            <w:vAlign w:val="center"/>
            <w:hideMark/>
          </w:tcPr>
          <w:p w14:paraId="07B660D2" w14:textId="77777777" w:rsidR="005E4EDE" w:rsidRPr="00CC7C14" w:rsidRDefault="005E4EDE" w:rsidP="005E4EDE">
            <w:pPr>
              <w:spacing w:line="240" w:lineRule="auto"/>
              <w:jc w:val="center"/>
              <w:rPr>
                <w:rFonts w:eastAsia="Times New Roman" w:cs="Calibri"/>
                <w:color w:val="000000"/>
                <w:szCs w:val="22"/>
              </w:rPr>
            </w:pPr>
            <w:r w:rsidRPr="00CC7C14">
              <w:rPr>
                <w:rFonts w:eastAsia="Times New Roman" w:cs="Calibri"/>
                <w:color w:val="000000"/>
                <w:szCs w:val="22"/>
              </w:rPr>
              <w:t>Difference</w:t>
            </w:r>
          </w:p>
        </w:tc>
        <w:tc>
          <w:tcPr>
            <w:tcW w:w="1440" w:type="dxa"/>
            <w:tcBorders>
              <w:top w:val="single" w:sz="4" w:space="0" w:color="auto"/>
              <w:left w:val="nil"/>
              <w:bottom w:val="single" w:sz="4" w:space="0" w:color="auto"/>
              <w:right w:val="single" w:sz="4" w:space="0" w:color="auto"/>
            </w:tcBorders>
            <w:shd w:val="clear" w:color="000000" w:fill="D9D9D9"/>
            <w:vAlign w:val="center"/>
            <w:hideMark/>
          </w:tcPr>
          <w:p w14:paraId="7AAD14E7" w14:textId="77777777" w:rsidR="005E4EDE" w:rsidRPr="00CC7C14" w:rsidRDefault="005E4EDE" w:rsidP="005E4EDE">
            <w:pPr>
              <w:spacing w:line="240" w:lineRule="auto"/>
              <w:jc w:val="center"/>
              <w:rPr>
                <w:rFonts w:eastAsia="Times New Roman" w:cs="Calibri"/>
                <w:color w:val="000000"/>
                <w:szCs w:val="22"/>
              </w:rPr>
            </w:pPr>
            <w:r w:rsidRPr="00CC7C14">
              <w:rPr>
                <w:rFonts w:eastAsia="Times New Roman" w:cs="Calibri"/>
                <w:color w:val="000000"/>
                <w:szCs w:val="22"/>
              </w:rPr>
              <w:t>Standardized difference</w:t>
            </w:r>
          </w:p>
        </w:tc>
      </w:tr>
      <w:tr w:rsidR="005D12A9" w:rsidRPr="00CC7C14" w14:paraId="06360E07" w14:textId="77777777" w:rsidTr="00D61E5E">
        <w:trPr>
          <w:trHeight w:val="288"/>
        </w:trPr>
        <w:tc>
          <w:tcPr>
            <w:tcW w:w="3145" w:type="dxa"/>
            <w:tcBorders>
              <w:top w:val="nil"/>
              <w:left w:val="single" w:sz="4" w:space="0" w:color="auto"/>
              <w:bottom w:val="nil"/>
              <w:right w:val="single" w:sz="4" w:space="0" w:color="auto"/>
            </w:tcBorders>
            <w:shd w:val="clear" w:color="auto" w:fill="auto"/>
            <w:noWrap/>
            <w:hideMark/>
          </w:tcPr>
          <w:p w14:paraId="122CF46E" w14:textId="745D2FFE" w:rsidR="005D12A9" w:rsidRPr="00CC7C14" w:rsidRDefault="005D12A9" w:rsidP="005D12A9">
            <w:pPr>
              <w:spacing w:line="240" w:lineRule="auto"/>
              <w:jc w:val="left"/>
              <w:rPr>
                <w:rFonts w:eastAsia="Times New Roman" w:cs="Calibri"/>
                <w:color w:val="000000"/>
                <w:szCs w:val="22"/>
              </w:rPr>
            </w:pPr>
            <w:r w:rsidRPr="00031FAB">
              <w:t>All CITIES municipalities (15/33)</w:t>
            </w:r>
          </w:p>
        </w:tc>
        <w:tc>
          <w:tcPr>
            <w:tcW w:w="1420" w:type="dxa"/>
            <w:tcBorders>
              <w:top w:val="nil"/>
              <w:left w:val="single" w:sz="4" w:space="0" w:color="auto"/>
              <w:bottom w:val="nil"/>
              <w:right w:val="single" w:sz="4" w:space="0" w:color="auto"/>
            </w:tcBorders>
            <w:shd w:val="clear" w:color="auto" w:fill="auto"/>
            <w:noWrap/>
            <w:vAlign w:val="center"/>
            <w:hideMark/>
          </w:tcPr>
          <w:p w14:paraId="61A9CF2A" w14:textId="77777777" w:rsidR="005D12A9" w:rsidRPr="00CC7C14" w:rsidRDefault="005D12A9" w:rsidP="005D12A9">
            <w:pPr>
              <w:spacing w:line="240" w:lineRule="auto"/>
              <w:jc w:val="center"/>
              <w:rPr>
                <w:rFonts w:eastAsia="Times New Roman" w:cs="Calibri"/>
                <w:color w:val="000000"/>
                <w:szCs w:val="22"/>
              </w:rPr>
            </w:pPr>
            <w:r w:rsidRPr="00CC7C14">
              <w:rPr>
                <w:rFonts w:eastAsia="Times New Roman" w:cs="Calibri"/>
                <w:color w:val="000000"/>
                <w:szCs w:val="22"/>
              </w:rPr>
              <w:t>Services</w:t>
            </w:r>
          </w:p>
        </w:tc>
        <w:tc>
          <w:tcPr>
            <w:tcW w:w="1319" w:type="dxa"/>
            <w:tcBorders>
              <w:top w:val="nil"/>
              <w:left w:val="single" w:sz="4" w:space="0" w:color="auto"/>
              <w:bottom w:val="nil"/>
              <w:right w:val="single" w:sz="4" w:space="0" w:color="auto"/>
            </w:tcBorders>
            <w:shd w:val="clear" w:color="auto" w:fill="auto"/>
            <w:noWrap/>
            <w:hideMark/>
          </w:tcPr>
          <w:p w14:paraId="4A7D68BB" w14:textId="360723B4" w:rsidR="005D12A9" w:rsidRPr="00CC7C14" w:rsidRDefault="005D12A9" w:rsidP="005D12A9">
            <w:pPr>
              <w:spacing w:line="240" w:lineRule="auto"/>
              <w:jc w:val="center"/>
              <w:rPr>
                <w:rFonts w:eastAsia="Times New Roman" w:cs="Calibri"/>
                <w:color w:val="000000"/>
                <w:szCs w:val="22"/>
              </w:rPr>
            </w:pPr>
            <w:r w:rsidRPr="00F7080C">
              <w:t>21.07</w:t>
            </w:r>
          </w:p>
        </w:tc>
        <w:tc>
          <w:tcPr>
            <w:tcW w:w="1319" w:type="dxa"/>
            <w:tcBorders>
              <w:top w:val="nil"/>
              <w:left w:val="single" w:sz="4" w:space="0" w:color="auto"/>
              <w:bottom w:val="nil"/>
              <w:right w:val="single" w:sz="4" w:space="0" w:color="auto"/>
            </w:tcBorders>
            <w:shd w:val="clear" w:color="auto" w:fill="auto"/>
            <w:noWrap/>
            <w:hideMark/>
          </w:tcPr>
          <w:p w14:paraId="4827AC0B" w14:textId="4AF170C1" w:rsidR="005D12A9" w:rsidRPr="00CC7C14" w:rsidRDefault="005D12A9" w:rsidP="005D12A9">
            <w:pPr>
              <w:spacing w:line="240" w:lineRule="auto"/>
              <w:jc w:val="center"/>
              <w:rPr>
                <w:rFonts w:eastAsia="Times New Roman" w:cs="Calibri"/>
                <w:color w:val="000000"/>
                <w:szCs w:val="22"/>
              </w:rPr>
            </w:pPr>
            <w:r w:rsidRPr="00F7080C">
              <w:t>27.62</w:t>
            </w:r>
          </w:p>
        </w:tc>
        <w:tc>
          <w:tcPr>
            <w:tcW w:w="1260" w:type="dxa"/>
            <w:tcBorders>
              <w:top w:val="nil"/>
              <w:left w:val="single" w:sz="4" w:space="0" w:color="auto"/>
              <w:bottom w:val="nil"/>
              <w:right w:val="single" w:sz="4" w:space="0" w:color="auto"/>
            </w:tcBorders>
            <w:shd w:val="clear" w:color="auto" w:fill="auto"/>
            <w:noWrap/>
            <w:hideMark/>
          </w:tcPr>
          <w:p w14:paraId="3500013B" w14:textId="2B7F7714" w:rsidR="005D12A9" w:rsidRPr="00CC7C14" w:rsidRDefault="005D12A9" w:rsidP="005D12A9">
            <w:pPr>
              <w:spacing w:line="240" w:lineRule="auto"/>
              <w:jc w:val="center"/>
              <w:rPr>
                <w:rFonts w:eastAsia="Times New Roman" w:cs="Calibri"/>
                <w:color w:val="000000"/>
                <w:szCs w:val="22"/>
              </w:rPr>
            </w:pPr>
            <w:r w:rsidRPr="00F7080C">
              <w:t>6.55</w:t>
            </w:r>
          </w:p>
        </w:tc>
        <w:tc>
          <w:tcPr>
            <w:tcW w:w="1440" w:type="dxa"/>
            <w:tcBorders>
              <w:top w:val="nil"/>
              <w:left w:val="single" w:sz="4" w:space="0" w:color="auto"/>
              <w:bottom w:val="nil"/>
              <w:right w:val="single" w:sz="4" w:space="0" w:color="auto"/>
            </w:tcBorders>
            <w:shd w:val="clear" w:color="auto" w:fill="auto"/>
            <w:noWrap/>
            <w:hideMark/>
          </w:tcPr>
          <w:p w14:paraId="5C3C091A" w14:textId="5408015F" w:rsidR="005D12A9" w:rsidRPr="00CC7C14" w:rsidRDefault="005D12A9" w:rsidP="005D12A9">
            <w:pPr>
              <w:spacing w:line="240" w:lineRule="auto"/>
              <w:jc w:val="center"/>
              <w:rPr>
                <w:rFonts w:eastAsia="Times New Roman" w:cs="Calibri"/>
                <w:color w:val="000000"/>
                <w:szCs w:val="22"/>
              </w:rPr>
            </w:pPr>
            <w:r w:rsidRPr="00F7080C">
              <w:t>0.54</w:t>
            </w:r>
          </w:p>
        </w:tc>
      </w:tr>
      <w:tr w:rsidR="005D12A9" w:rsidRPr="00CC7C14" w14:paraId="7B26DE78" w14:textId="77777777" w:rsidTr="00D61E5E">
        <w:trPr>
          <w:trHeight w:val="288"/>
        </w:trPr>
        <w:tc>
          <w:tcPr>
            <w:tcW w:w="3145" w:type="dxa"/>
            <w:tcBorders>
              <w:top w:val="nil"/>
              <w:left w:val="single" w:sz="4" w:space="0" w:color="auto"/>
              <w:bottom w:val="nil"/>
              <w:right w:val="single" w:sz="4" w:space="0" w:color="auto"/>
            </w:tcBorders>
            <w:shd w:val="clear" w:color="auto" w:fill="auto"/>
            <w:noWrap/>
            <w:hideMark/>
          </w:tcPr>
          <w:p w14:paraId="62C4E561" w14:textId="522981D0" w:rsidR="005D12A9" w:rsidRPr="00CC7C14" w:rsidRDefault="005D12A9" w:rsidP="005D12A9">
            <w:pPr>
              <w:spacing w:line="240" w:lineRule="auto"/>
              <w:jc w:val="left"/>
              <w:rPr>
                <w:rFonts w:eastAsia="Times New Roman" w:cs="Calibri"/>
                <w:color w:val="000000"/>
                <w:szCs w:val="22"/>
              </w:rPr>
            </w:pPr>
            <w:r w:rsidRPr="00031FAB">
              <w:t>Excluding class A (15/23)</w:t>
            </w:r>
          </w:p>
        </w:tc>
        <w:tc>
          <w:tcPr>
            <w:tcW w:w="1420" w:type="dxa"/>
            <w:tcBorders>
              <w:top w:val="nil"/>
              <w:left w:val="single" w:sz="4" w:space="0" w:color="auto"/>
              <w:bottom w:val="nil"/>
              <w:right w:val="single" w:sz="4" w:space="0" w:color="auto"/>
            </w:tcBorders>
            <w:shd w:val="clear" w:color="auto" w:fill="auto"/>
            <w:noWrap/>
            <w:vAlign w:val="center"/>
            <w:hideMark/>
          </w:tcPr>
          <w:p w14:paraId="36A094FA" w14:textId="77777777" w:rsidR="005D12A9" w:rsidRPr="00CC7C14" w:rsidRDefault="005D12A9" w:rsidP="005D12A9">
            <w:pPr>
              <w:spacing w:line="240" w:lineRule="auto"/>
              <w:jc w:val="center"/>
              <w:rPr>
                <w:rFonts w:eastAsia="Times New Roman" w:cs="Calibri"/>
                <w:color w:val="000000"/>
                <w:szCs w:val="22"/>
              </w:rPr>
            </w:pPr>
            <w:r w:rsidRPr="00CC7C14">
              <w:rPr>
                <w:rFonts w:eastAsia="Times New Roman" w:cs="Calibri"/>
                <w:color w:val="000000"/>
                <w:szCs w:val="22"/>
              </w:rPr>
              <w:t>Services</w:t>
            </w:r>
          </w:p>
        </w:tc>
        <w:tc>
          <w:tcPr>
            <w:tcW w:w="1319" w:type="dxa"/>
            <w:tcBorders>
              <w:top w:val="nil"/>
              <w:left w:val="single" w:sz="4" w:space="0" w:color="auto"/>
              <w:bottom w:val="nil"/>
              <w:right w:val="single" w:sz="4" w:space="0" w:color="auto"/>
            </w:tcBorders>
            <w:shd w:val="clear" w:color="auto" w:fill="auto"/>
            <w:noWrap/>
            <w:hideMark/>
          </w:tcPr>
          <w:p w14:paraId="49801363" w14:textId="1D65DC69" w:rsidR="005D12A9" w:rsidRPr="00CC7C14" w:rsidRDefault="005D12A9" w:rsidP="005D12A9">
            <w:pPr>
              <w:spacing w:line="240" w:lineRule="auto"/>
              <w:jc w:val="center"/>
              <w:rPr>
                <w:rFonts w:eastAsia="Times New Roman" w:cs="Calibri"/>
                <w:color w:val="000000"/>
                <w:szCs w:val="22"/>
              </w:rPr>
            </w:pPr>
            <w:r w:rsidRPr="00F7080C">
              <w:t>21.07</w:t>
            </w:r>
          </w:p>
        </w:tc>
        <w:tc>
          <w:tcPr>
            <w:tcW w:w="1319" w:type="dxa"/>
            <w:tcBorders>
              <w:top w:val="nil"/>
              <w:left w:val="single" w:sz="4" w:space="0" w:color="auto"/>
              <w:bottom w:val="nil"/>
              <w:right w:val="single" w:sz="4" w:space="0" w:color="auto"/>
            </w:tcBorders>
            <w:shd w:val="clear" w:color="auto" w:fill="auto"/>
            <w:noWrap/>
            <w:hideMark/>
          </w:tcPr>
          <w:p w14:paraId="51748B44" w14:textId="67C5656F" w:rsidR="005D12A9" w:rsidRPr="00CC7C14" w:rsidRDefault="005D12A9" w:rsidP="005D12A9">
            <w:pPr>
              <w:spacing w:line="240" w:lineRule="auto"/>
              <w:jc w:val="center"/>
              <w:rPr>
                <w:rFonts w:eastAsia="Times New Roman" w:cs="Calibri"/>
                <w:color w:val="000000"/>
                <w:szCs w:val="22"/>
              </w:rPr>
            </w:pPr>
            <w:r w:rsidRPr="00F7080C">
              <w:t>21.11</w:t>
            </w:r>
          </w:p>
        </w:tc>
        <w:tc>
          <w:tcPr>
            <w:tcW w:w="1260" w:type="dxa"/>
            <w:tcBorders>
              <w:top w:val="nil"/>
              <w:left w:val="single" w:sz="4" w:space="0" w:color="auto"/>
              <w:bottom w:val="nil"/>
              <w:right w:val="single" w:sz="4" w:space="0" w:color="auto"/>
            </w:tcBorders>
            <w:shd w:val="clear" w:color="auto" w:fill="auto"/>
            <w:noWrap/>
            <w:hideMark/>
          </w:tcPr>
          <w:p w14:paraId="7F0F826C" w14:textId="1AD1437F" w:rsidR="005D12A9" w:rsidRPr="00CC7C14" w:rsidRDefault="005D12A9" w:rsidP="005D12A9">
            <w:pPr>
              <w:spacing w:line="240" w:lineRule="auto"/>
              <w:jc w:val="center"/>
              <w:rPr>
                <w:rFonts w:eastAsia="Times New Roman" w:cs="Calibri"/>
                <w:color w:val="000000"/>
                <w:szCs w:val="22"/>
              </w:rPr>
            </w:pPr>
            <w:r w:rsidRPr="00F7080C">
              <w:t>0.04</w:t>
            </w:r>
          </w:p>
        </w:tc>
        <w:tc>
          <w:tcPr>
            <w:tcW w:w="1440" w:type="dxa"/>
            <w:tcBorders>
              <w:top w:val="nil"/>
              <w:left w:val="single" w:sz="4" w:space="0" w:color="auto"/>
              <w:bottom w:val="nil"/>
              <w:right w:val="single" w:sz="4" w:space="0" w:color="auto"/>
            </w:tcBorders>
            <w:shd w:val="clear" w:color="auto" w:fill="auto"/>
            <w:noWrap/>
            <w:hideMark/>
          </w:tcPr>
          <w:p w14:paraId="110B5775" w14:textId="69170F63" w:rsidR="005D12A9" w:rsidRPr="00CC7C14" w:rsidRDefault="005D12A9" w:rsidP="005D12A9">
            <w:pPr>
              <w:spacing w:line="240" w:lineRule="auto"/>
              <w:jc w:val="center"/>
              <w:rPr>
                <w:rFonts w:eastAsia="Times New Roman" w:cs="Calibri"/>
                <w:color w:val="000000"/>
                <w:szCs w:val="22"/>
              </w:rPr>
            </w:pPr>
            <w:r w:rsidRPr="00F7080C">
              <w:t>0.01</w:t>
            </w:r>
          </w:p>
        </w:tc>
      </w:tr>
      <w:tr w:rsidR="005D12A9" w:rsidRPr="00CC7C14" w14:paraId="03E3571F" w14:textId="77777777" w:rsidTr="00D61E5E">
        <w:trPr>
          <w:trHeight w:val="288"/>
        </w:trPr>
        <w:tc>
          <w:tcPr>
            <w:tcW w:w="3145" w:type="dxa"/>
            <w:tcBorders>
              <w:top w:val="nil"/>
              <w:left w:val="single" w:sz="4" w:space="0" w:color="auto"/>
              <w:bottom w:val="nil"/>
              <w:right w:val="single" w:sz="4" w:space="0" w:color="auto"/>
            </w:tcBorders>
            <w:shd w:val="clear" w:color="auto" w:fill="auto"/>
            <w:noWrap/>
            <w:hideMark/>
          </w:tcPr>
          <w:p w14:paraId="1D319FED" w14:textId="34B64845" w:rsidR="005D12A9" w:rsidRPr="00CC7C14" w:rsidRDefault="005D12A9" w:rsidP="005D12A9">
            <w:pPr>
              <w:spacing w:line="240" w:lineRule="auto"/>
              <w:ind w:right="-150"/>
              <w:jc w:val="left"/>
              <w:rPr>
                <w:rFonts w:eastAsia="Times New Roman" w:cs="Calibri"/>
                <w:color w:val="000000"/>
                <w:szCs w:val="22"/>
              </w:rPr>
            </w:pPr>
            <w:r w:rsidRPr="00031FAB">
              <w:t>Selected municipalities (15/15)</w:t>
            </w:r>
          </w:p>
        </w:tc>
        <w:tc>
          <w:tcPr>
            <w:tcW w:w="1420" w:type="dxa"/>
            <w:tcBorders>
              <w:top w:val="nil"/>
              <w:left w:val="single" w:sz="4" w:space="0" w:color="auto"/>
              <w:bottom w:val="nil"/>
              <w:right w:val="single" w:sz="4" w:space="0" w:color="auto"/>
            </w:tcBorders>
            <w:shd w:val="clear" w:color="auto" w:fill="auto"/>
            <w:noWrap/>
            <w:vAlign w:val="center"/>
            <w:hideMark/>
          </w:tcPr>
          <w:p w14:paraId="13D1042B" w14:textId="77777777" w:rsidR="005D12A9" w:rsidRPr="00CC7C14" w:rsidRDefault="005D12A9" w:rsidP="005D12A9">
            <w:pPr>
              <w:spacing w:line="240" w:lineRule="auto"/>
              <w:jc w:val="center"/>
              <w:rPr>
                <w:rFonts w:eastAsia="Times New Roman" w:cs="Calibri"/>
                <w:color w:val="000000"/>
                <w:szCs w:val="22"/>
              </w:rPr>
            </w:pPr>
            <w:r w:rsidRPr="00CC7C14">
              <w:rPr>
                <w:rFonts w:eastAsia="Times New Roman" w:cs="Calibri"/>
                <w:color w:val="000000"/>
                <w:szCs w:val="22"/>
              </w:rPr>
              <w:t>Services</w:t>
            </w:r>
          </w:p>
        </w:tc>
        <w:tc>
          <w:tcPr>
            <w:tcW w:w="1319" w:type="dxa"/>
            <w:tcBorders>
              <w:top w:val="nil"/>
              <w:left w:val="single" w:sz="4" w:space="0" w:color="auto"/>
              <w:bottom w:val="nil"/>
              <w:right w:val="single" w:sz="4" w:space="0" w:color="auto"/>
            </w:tcBorders>
            <w:shd w:val="clear" w:color="auto" w:fill="auto"/>
            <w:noWrap/>
            <w:hideMark/>
          </w:tcPr>
          <w:p w14:paraId="54999A85" w14:textId="4FFF49D8" w:rsidR="005D12A9" w:rsidRPr="00CC7C14" w:rsidRDefault="005D12A9" w:rsidP="005D12A9">
            <w:pPr>
              <w:spacing w:line="240" w:lineRule="auto"/>
              <w:jc w:val="center"/>
              <w:rPr>
                <w:rFonts w:eastAsia="Times New Roman" w:cs="Calibri"/>
                <w:color w:val="000000"/>
                <w:szCs w:val="22"/>
              </w:rPr>
            </w:pPr>
            <w:r w:rsidRPr="00F7080C">
              <w:t>21.07</w:t>
            </w:r>
          </w:p>
        </w:tc>
        <w:tc>
          <w:tcPr>
            <w:tcW w:w="1319" w:type="dxa"/>
            <w:tcBorders>
              <w:top w:val="nil"/>
              <w:left w:val="single" w:sz="4" w:space="0" w:color="auto"/>
              <w:bottom w:val="nil"/>
              <w:right w:val="single" w:sz="4" w:space="0" w:color="auto"/>
            </w:tcBorders>
            <w:shd w:val="clear" w:color="auto" w:fill="auto"/>
            <w:noWrap/>
            <w:hideMark/>
          </w:tcPr>
          <w:p w14:paraId="23C9C34C" w14:textId="0FC0C7F3" w:rsidR="005D12A9" w:rsidRPr="00CC7C14" w:rsidRDefault="005D12A9" w:rsidP="005D12A9">
            <w:pPr>
              <w:spacing w:line="240" w:lineRule="auto"/>
              <w:jc w:val="center"/>
              <w:rPr>
                <w:rFonts w:eastAsia="Times New Roman" w:cs="Calibri"/>
                <w:color w:val="000000"/>
                <w:szCs w:val="22"/>
              </w:rPr>
            </w:pPr>
            <w:r w:rsidRPr="00F7080C">
              <w:t>22.57</w:t>
            </w:r>
          </w:p>
        </w:tc>
        <w:tc>
          <w:tcPr>
            <w:tcW w:w="1260" w:type="dxa"/>
            <w:tcBorders>
              <w:top w:val="nil"/>
              <w:left w:val="single" w:sz="4" w:space="0" w:color="auto"/>
              <w:bottom w:val="nil"/>
              <w:right w:val="single" w:sz="4" w:space="0" w:color="auto"/>
            </w:tcBorders>
            <w:shd w:val="clear" w:color="auto" w:fill="auto"/>
            <w:noWrap/>
            <w:hideMark/>
          </w:tcPr>
          <w:p w14:paraId="0E56126E" w14:textId="71C37F01" w:rsidR="005D12A9" w:rsidRPr="00CC7C14" w:rsidRDefault="005D12A9" w:rsidP="005D12A9">
            <w:pPr>
              <w:spacing w:line="240" w:lineRule="auto"/>
              <w:jc w:val="center"/>
              <w:rPr>
                <w:rFonts w:eastAsia="Times New Roman" w:cs="Calibri"/>
                <w:color w:val="000000"/>
                <w:szCs w:val="22"/>
              </w:rPr>
            </w:pPr>
            <w:r w:rsidRPr="00F7080C">
              <w:t>1.5</w:t>
            </w:r>
          </w:p>
        </w:tc>
        <w:tc>
          <w:tcPr>
            <w:tcW w:w="1440" w:type="dxa"/>
            <w:tcBorders>
              <w:top w:val="nil"/>
              <w:left w:val="single" w:sz="4" w:space="0" w:color="auto"/>
              <w:bottom w:val="nil"/>
              <w:right w:val="single" w:sz="4" w:space="0" w:color="auto"/>
            </w:tcBorders>
            <w:shd w:val="clear" w:color="auto" w:fill="auto"/>
            <w:noWrap/>
            <w:hideMark/>
          </w:tcPr>
          <w:p w14:paraId="170DB4F2" w14:textId="73EC3F5F" w:rsidR="005D12A9" w:rsidRPr="00CC7C14" w:rsidRDefault="005D12A9" w:rsidP="005D12A9">
            <w:pPr>
              <w:spacing w:line="240" w:lineRule="auto"/>
              <w:jc w:val="center"/>
              <w:rPr>
                <w:rFonts w:eastAsia="Times New Roman" w:cs="Calibri"/>
                <w:color w:val="000000"/>
                <w:szCs w:val="22"/>
              </w:rPr>
            </w:pPr>
            <w:r w:rsidRPr="00F7080C">
              <w:t>0.18</w:t>
            </w:r>
          </w:p>
        </w:tc>
      </w:tr>
      <w:tr w:rsidR="005D12A9" w:rsidRPr="00CC7C14" w14:paraId="544D07FE" w14:textId="77777777" w:rsidTr="00D61E5E">
        <w:trPr>
          <w:trHeight w:val="288"/>
        </w:trPr>
        <w:tc>
          <w:tcPr>
            <w:tcW w:w="3145" w:type="dxa"/>
            <w:tcBorders>
              <w:top w:val="single" w:sz="4" w:space="0" w:color="auto"/>
              <w:left w:val="single" w:sz="4" w:space="0" w:color="auto"/>
              <w:bottom w:val="nil"/>
              <w:right w:val="single" w:sz="4" w:space="0" w:color="auto"/>
            </w:tcBorders>
            <w:shd w:val="clear" w:color="auto" w:fill="auto"/>
            <w:noWrap/>
            <w:hideMark/>
          </w:tcPr>
          <w:p w14:paraId="4392045F" w14:textId="6F73FB89" w:rsidR="005D12A9" w:rsidRPr="00CC7C14" w:rsidRDefault="005D12A9" w:rsidP="005D12A9">
            <w:pPr>
              <w:spacing w:line="240" w:lineRule="auto"/>
              <w:jc w:val="left"/>
              <w:rPr>
                <w:rFonts w:eastAsia="Times New Roman" w:cs="Calibri"/>
                <w:color w:val="000000"/>
                <w:szCs w:val="22"/>
              </w:rPr>
            </w:pPr>
            <w:r w:rsidRPr="00031FAB">
              <w:t>All CITIES municipalities (15/33)</w:t>
            </w:r>
          </w:p>
        </w:tc>
        <w:tc>
          <w:tcPr>
            <w:tcW w:w="1420" w:type="dxa"/>
            <w:tcBorders>
              <w:top w:val="single" w:sz="4" w:space="0" w:color="auto"/>
              <w:left w:val="single" w:sz="4" w:space="0" w:color="auto"/>
              <w:bottom w:val="nil"/>
              <w:right w:val="single" w:sz="4" w:space="0" w:color="auto"/>
            </w:tcBorders>
            <w:shd w:val="clear" w:color="auto" w:fill="auto"/>
            <w:noWrap/>
            <w:vAlign w:val="center"/>
            <w:hideMark/>
          </w:tcPr>
          <w:p w14:paraId="53BE8E9F" w14:textId="77777777" w:rsidR="005D12A9" w:rsidRPr="00CC7C14" w:rsidRDefault="005D12A9" w:rsidP="005D12A9">
            <w:pPr>
              <w:spacing w:line="240" w:lineRule="auto"/>
              <w:jc w:val="center"/>
              <w:rPr>
                <w:rFonts w:eastAsia="Times New Roman" w:cs="Calibri"/>
                <w:color w:val="000000"/>
                <w:szCs w:val="22"/>
              </w:rPr>
            </w:pPr>
            <w:r w:rsidRPr="00CC7C14">
              <w:rPr>
                <w:rFonts w:eastAsia="Times New Roman" w:cs="Calibri"/>
                <w:color w:val="000000"/>
                <w:szCs w:val="22"/>
              </w:rPr>
              <w:t>GESI</w:t>
            </w:r>
          </w:p>
        </w:tc>
        <w:tc>
          <w:tcPr>
            <w:tcW w:w="1319" w:type="dxa"/>
            <w:tcBorders>
              <w:top w:val="single" w:sz="4" w:space="0" w:color="auto"/>
              <w:left w:val="single" w:sz="4" w:space="0" w:color="auto"/>
              <w:bottom w:val="nil"/>
              <w:right w:val="single" w:sz="4" w:space="0" w:color="auto"/>
            </w:tcBorders>
            <w:shd w:val="clear" w:color="auto" w:fill="auto"/>
            <w:noWrap/>
            <w:hideMark/>
          </w:tcPr>
          <w:p w14:paraId="507248FF" w14:textId="4F85A19E" w:rsidR="005D12A9" w:rsidRPr="00CC7C14" w:rsidRDefault="005D12A9" w:rsidP="005D12A9">
            <w:pPr>
              <w:spacing w:line="240" w:lineRule="auto"/>
              <w:jc w:val="center"/>
              <w:rPr>
                <w:rFonts w:eastAsia="Times New Roman" w:cs="Calibri"/>
                <w:color w:val="000000"/>
                <w:szCs w:val="22"/>
              </w:rPr>
            </w:pPr>
            <w:r w:rsidRPr="00F7080C">
              <w:t>0.53</w:t>
            </w:r>
          </w:p>
        </w:tc>
        <w:tc>
          <w:tcPr>
            <w:tcW w:w="1319" w:type="dxa"/>
            <w:tcBorders>
              <w:top w:val="single" w:sz="4" w:space="0" w:color="auto"/>
              <w:left w:val="single" w:sz="4" w:space="0" w:color="auto"/>
              <w:bottom w:val="nil"/>
              <w:right w:val="single" w:sz="4" w:space="0" w:color="auto"/>
            </w:tcBorders>
            <w:shd w:val="clear" w:color="auto" w:fill="auto"/>
            <w:noWrap/>
            <w:hideMark/>
          </w:tcPr>
          <w:p w14:paraId="4B67334E" w14:textId="54960523" w:rsidR="005D12A9" w:rsidRPr="00CC7C14" w:rsidRDefault="005D12A9" w:rsidP="005D12A9">
            <w:pPr>
              <w:spacing w:line="240" w:lineRule="auto"/>
              <w:jc w:val="center"/>
              <w:rPr>
                <w:rFonts w:eastAsia="Times New Roman" w:cs="Calibri"/>
                <w:color w:val="000000"/>
                <w:szCs w:val="22"/>
              </w:rPr>
            </w:pPr>
            <w:r w:rsidRPr="00F7080C">
              <w:t>1.79</w:t>
            </w:r>
          </w:p>
        </w:tc>
        <w:tc>
          <w:tcPr>
            <w:tcW w:w="1260" w:type="dxa"/>
            <w:tcBorders>
              <w:top w:val="single" w:sz="4" w:space="0" w:color="auto"/>
              <w:left w:val="single" w:sz="4" w:space="0" w:color="auto"/>
              <w:bottom w:val="nil"/>
              <w:right w:val="single" w:sz="4" w:space="0" w:color="auto"/>
            </w:tcBorders>
            <w:shd w:val="clear" w:color="auto" w:fill="auto"/>
            <w:noWrap/>
            <w:hideMark/>
          </w:tcPr>
          <w:p w14:paraId="51281AEA" w14:textId="1A4FE848" w:rsidR="005D12A9" w:rsidRPr="00CC7C14" w:rsidRDefault="005D12A9" w:rsidP="005D12A9">
            <w:pPr>
              <w:spacing w:line="240" w:lineRule="auto"/>
              <w:jc w:val="center"/>
              <w:rPr>
                <w:rFonts w:eastAsia="Times New Roman" w:cs="Calibri"/>
                <w:color w:val="000000"/>
                <w:szCs w:val="22"/>
              </w:rPr>
            </w:pPr>
            <w:r w:rsidRPr="00F7080C">
              <w:t>1.25</w:t>
            </w:r>
          </w:p>
        </w:tc>
        <w:tc>
          <w:tcPr>
            <w:tcW w:w="1440" w:type="dxa"/>
            <w:tcBorders>
              <w:top w:val="single" w:sz="4" w:space="0" w:color="auto"/>
              <w:left w:val="single" w:sz="4" w:space="0" w:color="auto"/>
              <w:bottom w:val="nil"/>
              <w:right w:val="single" w:sz="4" w:space="0" w:color="auto"/>
            </w:tcBorders>
            <w:shd w:val="clear" w:color="auto" w:fill="auto"/>
            <w:noWrap/>
            <w:hideMark/>
          </w:tcPr>
          <w:p w14:paraId="0A9D6C36" w14:textId="068EE076" w:rsidR="005D12A9" w:rsidRPr="00CC7C14" w:rsidRDefault="005D12A9" w:rsidP="005D12A9">
            <w:pPr>
              <w:spacing w:line="240" w:lineRule="auto"/>
              <w:jc w:val="center"/>
              <w:rPr>
                <w:rFonts w:eastAsia="Times New Roman" w:cs="Calibri"/>
                <w:color w:val="000000"/>
                <w:szCs w:val="22"/>
              </w:rPr>
            </w:pPr>
            <w:r w:rsidRPr="00F7080C">
              <w:t>0.74</w:t>
            </w:r>
          </w:p>
        </w:tc>
      </w:tr>
      <w:tr w:rsidR="005D12A9" w:rsidRPr="00CC7C14" w14:paraId="72340531" w14:textId="77777777" w:rsidTr="00D61E5E">
        <w:trPr>
          <w:trHeight w:val="288"/>
        </w:trPr>
        <w:tc>
          <w:tcPr>
            <w:tcW w:w="3145" w:type="dxa"/>
            <w:tcBorders>
              <w:top w:val="nil"/>
              <w:left w:val="single" w:sz="4" w:space="0" w:color="auto"/>
              <w:bottom w:val="nil"/>
              <w:right w:val="single" w:sz="4" w:space="0" w:color="auto"/>
            </w:tcBorders>
            <w:shd w:val="clear" w:color="auto" w:fill="auto"/>
            <w:noWrap/>
            <w:hideMark/>
          </w:tcPr>
          <w:p w14:paraId="2A3873D7" w14:textId="3245BB3A" w:rsidR="005D12A9" w:rsidRPr="00CC7C14" w:rsidRDefault="005D12A9" w:rsidP="005D12A9">
            <w:pPr>
              <w:spacing w:line="240" w:lineRule="auto"/>
              <w:jc w:val="left"/>
              <w:rPr>
                <w:rFonts w:eastAsia="Times New Roman" w:cs="Calibri"/>
                <w:color w:val="000000"/>
                <w:szCs w:val="22"/>
              </w:rPr>
            </w:pPr>
            <w:r w:rsidRPr="00031FAB">
              <w:t>Excluding class A (15/23)</w:t>
            </w:r>
          </w:p>
        </w:tc>
        <w:tc>
          <w:tcPr>
            <w:tcW w:w="1420" w:type="dxa"/>
            <w:tcBorders>
              <w:top w:val="nil"/>
              <w:left w:val="single" w:sz="4" w:space="0" w:color="auto"/>
              <w:bottom w:val="nil"/>
              <w:right w:val="single" w:sz="4" w:space="0" w:color="auto"/>
            </w:tcBorders>
            <w:shd w:val="clear" w:color="auto" w:fill="auto"/>
            <w:noWrap/>
            <w:vAlign w:val="center"/>
            <w:hideMark/>
          </w:tcPr>
          <w:p w14:paraId="52C0CD68" w14:textId="77777777" w:rsidR="005D12A9" w:rsidRPr="00CC7C14" w:rsidRDefault="005D12A9" w:rsidP="005D12A9">
            <w:pPr>
              <w:spacing w:line="240" w:lineRule="auto"/>
              <w:jc w:val="center"/>
              <w:rPr>
                <w:rFonts w:eastAsia="Times New Roman" w:cs="Calibri"/>
                <w:color w:val="000000"/>
                <w:szCs w:val="22"/>
              </w:rPr>
            </w:pPr>
            <w:r w:rsidRPr="00CC7C14">
              <w:rPr>
                <w:rFonts w:eastAsia="Times New Roman" w:cs="Calibri"/>
                <w:color w:val="000000"/>
                <w:szCs w:val="22"/>
              </w:rPr>
              <w:t>GESI</w:t>
            </w:r>
          </w:p>
        </w:tc>
        <w:tc>
          <w:tcPr>
            <w:tcW w:w="1319" w:type="dxa"/>
            <w:tcBorders>
              <w:top w:val="nil"/>
              <w:left w:val="single" w:sz="4" w:space="0" w:color="auto"/>
              <w:bottom w:val="nil"/>
              <w:right w:val="single" w:sz="4" w:space="0" w:color="auto"/>
            </w:tcBorders>
            <w:shd w:val="clear" w:color="auto" w:fill="auto"/>
            <w:noWrap/>
            <w:hideMark/>
          </w:tcPr>
          <w:p w14:paraId="4994E180" w14:textId="382C67ED" w:rsidR="005D12A9" w:rsidRPr="00CC7C14" w:rsidRDefault="005D12A9" w:rsidP="005D12A9">
            <w:pPr>
              <w:spacing w:line="240" w:lineRule="auto"/>
              <w:jc w:val="center"/>
              <w:rPr>
                <w:rFonts w:eastAsia="Times New Roman" w:cs="Calibri"/>
                <w:color w:val="000000"/>
                <w:szCs w:val="22"/>
              </w:rPr>
            </w:pPr>
            <w:r w:rsidRPr="00F7080C">
              <w:t>0.53</w:t>
            </w:r>
          </w:p>
        </w:tc>
        <w:tc>
          <w:tcPr>
            <w:tcW w:w="1319" w:type="dxa"/>
            <w:tcBorders>
              <w:top w:val="nil"/>
              <w:left w:val="single" w:sz="4" w:space="0" w:color="auto"/>
              <w:bottom w:val="nil"/>
              <w:right w:val="single" w:sz="4" w:space="0" w:color="auto"/>
            </w:tcBorders>
            <w:shd w:val="clear" w:color="auto" w:fill="auto"/>
            <w:noWrap/>
            <w:hideMark/>
          </w:tcPr>
          <w:p w14:paraId="6F9BD9B8" w14:textId="1A9BD05B" w:rsidR="005D12A9" w:rsidRPr="00CC7C14" w:rsidRDefault="005D12A9" w:rsidP="005D12A9">
            <w:pPr>
              <w:spacing w:line="240" w:lineRule="auto"/>
              <w:jc w:val="center"/>
              <w:rPr>
                <w:rFonts w:eastAsia="Times New Roman" w:cs="Calibri"/>
                <w:color w:val="000000"/>
                <w:szCs w:val="22"/>
              </w:rPr>
            </w:pPr>
            <w:r w:rsidRPr="00F7080C">
              <w:t>1.52</w:t>
            </w:r>
          </w:p>
        </w:tc>
        <w:tc>
          <w:tcPr>
            <w:tcW w:w="1260" w:type="dxa"/>
            <w:tcBorders>
              <w:top w:val="nil"/>
              <w:left w:val="single" w:sz="4" w:space="0" w:color="auto"/>
              <w:bottom w:val="nil"/>
              <w:right w:val="single" w:sz="4" w:space="0" w:color="auto"/>
            </w:tcBorders>
            <w:shd w:val="clear" w:color="auto" w:fill="auto"/>
            <w:noWrap/>
            <w:hideMark/>
          </w:tcPr>
          <w:p w14:paraId="48FC491A" w14:textId="6695040E" w:rsidR="005D12A9" w:rsidRPr="00CC7C14" w:rsidRDefault="005D12A9" w:rsidP="005D12A9">
            <w:pPr>
              <w:spacing w:line="240" w:lineRule="auto"/>
              <w:jc w:val="center"/>
              <w:rPr>
                <w:rFonts w:eastAsia="Times New Roman" w:cs="Calibri"/>
                <w:color w:val="000000"/>
                <w:szCs w:val="22"/>
              </w:rPr>
            </w:pPr>
            <w:r w:rsidRPr="00F7080C">
              <w:t>0.99</w:t>
            </w:r>
          </w:p>
        </w:tc>
        <w:tc>
          <w:tcPr>
            <w:tcW w:w="1440" w:type="dxa"/>
            <w:tcBorders>
              <w:top w:val="nil"/>
              <w:left w:val="single" w:sz="4" w:space="0" w:color="auto"/>
              <w:bottom w:val="nil"/>
              <w:right w:val="single" w:sz="4" w:space="0" w:color="auto"/>
            </w:tcBorders>
            <w:shd w:val="clear" w:color="auto" w:fill="auto"/>
            <w:noWrap/>
            <w:hideMark/>
          </w:tcPr>
          <w:p w14:paraId="118D3B99" w14:textId="7DC9747C" w:rsidR="005D12A9" w:rsidRPr="00CC7C14" w:rsidRDefault="005D12A9" w:rsidP="005D12A9">
            <w:pPr>
              <w:spacing w:line="240" w:lineRule="auto"/>
              <w:jc w:val="center"/>
              <w:rPr>
                <w:rFonts w:eastAsia="Times New Roman" w:cs="Calibri"/>
                <w:color w:val="000000"/>
                <w:szCs w:val="22"/>
              </w:rPr>
            </w:pPr>
            <w:r w:rsidRPr="00F7080C">
              <w:t>0.7</w:t>
            </w:r>
          </w:p>
        </w:tc>
      </w:tr>
      <w:tr w:rsidR="005D12A9" w:rsidRPr="00CC7C14" w14:paraId="7C35306E" w14:textId="77777777" w:rsidTr="00D61E5E">
        <w:trPr>
          <w:trHeight w:val="288"/>
        </w:trPr>
        <w:tc>
          <w:tcPr>
            <w:tcW w:w="3145" w:type="dxa"/>
            <w:tcBorders>
              <w:top w:val="nil"/>
              <w:left w:val="single" w:sz="4" w:space="0" w:color="auto"/>
              <w:bottom w:val="single" w:sz="4" w:space="0" w:color="auto"/>
              <w:right w:val="single" w:sz="4" w:space="0" w:color="auto"/>
            </w:tcBorders>
            <w:shd w:val="clear" w:color="auto" w:fill="auto"/>
            <w:noWrap/>
            <w:hideMark/>
          </w:tcPr>
          <w:p w14:paraId="50B813DF" w14:textId="3486AC5D" w:rsidR="005D12A9" w:rsidRPr="00CC7C14" w:rsidRDefault="005D12A9" w:rsidP="005D12A9">
            <w:pPr>
              <w:spacing w:line="240" w:lineRule="auto"/>
              <w:jc w:val="left"/>
              <w:rPr>
                <w:rFonts w:eastAsia="Times New Roman" w:cs="Calibri"/>
                <w:color w:val="000000"/>
                <w:szCs w:val="22"/>
              </w:rPr>
            </w:pPr>
            <w:r w:rsidRPr="00031FAB">
              <w:t>Selected municipalities (15/15)</w:t>
            </w:r>
          </w:p>
        </w:tc>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0DF4195" w14:textId="77777777" w:rsidR="005D12A9" w:rsidRPr="00CC7C14" w:rsidRDefault="005D12A9" w:rsidP="005D12A9">
            <w:pPr>
              <w:spacing w:line="240" w:lineRule="auto"/>
              <w:jc w:val="center"/>
              <w:rPr>
                <w:rFonts w:eastAsia="Times New Roman" w:cs="Calibri"/>
                <w:color w:val="000000"/>
                <w:szCs w:val="22"/>
              </w:rPr>
            </w:pPr>
            <w:r w:rsidRPr="00CC7C14">
              <w:rPr>
                <w:rFonts w:eastAsia="Times New Roman" w:cs="Calibri"/>
                <w:color w:val="000000"/>
                <w:szCs w:val="22"/>
              </w:rPr>
              <w:t>GESI</w:t>
            </w:r>
          </w:p>
        </w:tc>
        <w:tc>
          <w:tcPr>
            <w:tcW w:w="1319" w:type="dxa"/>
            <w:tcBorders>
              <w:top w:val="nil"/>
              <w:left w:val="single" w:sz="4" w:space="0" w:color="auto"/>
              <w:bottom w:val="single" w:sz="4" w:space="0" w:color="auto"/>
              <w:right w:val="single" w:sz="4" w:space="0" w:color="auto"/>
            </w:tcBorders>
            <w:shd w:val="clear" w:color="auto" w:fill="auto"/>
            <w:noWrap/>
            <w:hideMark/>
          </w:tcPr>
          <w:p w14:paraId="4FE3B65D" w14:textId="2D8F343E" w:rsidR="005D12A9" w:rsidRPr="00CC7C14" w:rsidRDefault="005D12A9" w:rsidP="005D12A9">
            <w:pPr>
              <w:spacing w:line="240" w:lineRule="auto"/>
              <w:jc w:val="center"/>
              <w:rPr>
                <w:rFonts w:eastAsia="Times New Roman" w:cs="Calibri"/>
                <w:color w:val="000000"/>
                <w:szCs w:val="22"/>
              </w:rPr>
            </w:pPr>
            <w:r w:rsidRPr="00F7080C">
              <w:t>0.53</w:t>
            </w:r>
          </w:p>
        </w:tc>
        <w:tc>
          <w:tcPr>
            <w:tcW w:w="1319" w:type="dxa"/>
            <w:tcBorders>
              <w:top w:val="nil"/>
              <w:left w:val="single" w:sz="4" w:space="0" w:color="auto"/>
              <w:bottom w:val="single" w:sz="4" w:space="0" w:color="auto"/>
              <w:right w:val="single" w:sz="4" w:space="0" w:color="auto"/>
            </w:tcBorders>
            <w:shd w:val="clear" w:color="auto" w:fill="auto"/>
            <w:noWrap/>
            <w:hideMark/>
          </w:tcPr>
          <w:p w14:paraId="6DD7E154" w14:textId="69D3FACC" w:rsidR="005D12A9" w:rsidRPr="00CC7C14" w:rsidRDefault="005D12A9" w:rsidP="005D12A9">
            <w:pPr>
              <w:spacing w:line="240" w:lineRule="auto"/>
              <w:jc w:val="center"/>
              <w:rPr>
                <w:rFonts w:eastAsia="Times New Roman" w:cs="Calibri"/>
                <w:color w:val="000000"/>
                <w:szCs w:val="22"/>
              </w:rPr>
            </w:pPr>
            <w:r w:rsidRPr="00F7080C">
              <w:t>1.53</w:t>
            </w:r>
          </w:p>
        </w:tc>
        <w:tc>
          <w:tcPr>
            <w:tcW w:w="1260" w:type="dxa"/>
            <w:tcBorders>
              <w:top w:val="nil"/>
              <w:left w:val="single" w:sz="4" w:space="0" w:color="auto"/>
              <w:bottom w:val="single" w:sz="4" w:space="0" w:color="auto"/>
              <w:right w:val="single" w:sz="4" w:space="0" w:color="auto"/>
            </w:tcBorders>
            <w:shd w:val="clear" w:color="auto" w:fill="auto"/>
            <w:noWrap/>
            <w:hideMark/>
          </w:tcPr>
          <w:p w14:paraId="0DEC41AA" w14:textId="044960DE" w:rsidR="005D12A9" w:rsidRPr="00CC7C14" w:rsidRDefault="005D12A9" w:rsidP="005D12A9">
            <w:pPr>
              <w:spacing w:line="240" w:lineRule="auto"/>
              <w:jc w:val="center"/>
              <w:rPr>
                <w:rFonts w:eastAsia="Times New Roman" w:cs="Calibri"/>
                <w:color w:val="000000"/>
                <w:szCs w:val="22"/>
              </w:rPr>
            </w:pPr>
            <w:r w:rsidRPr="00F7080C">
              <w:t>1</w:t>
            </w:r>
          </w:p>
        </w:tc>
        <w:tc>
          <w:tcPr>
            <w:tcW w:w="1440" w:type="dxa"/>
            <w:tcBorders>
              <w:top w:val="nil"/>
              <w:left w:val="single" w:sz="4" w:space="0" w:color="auto"/>
              <w:bottom w:val="single" w:sz="4" w:space="0" w:color="auto"/>
              <w:right w:val="single" w:sz="4" w:space="0" w:color="auto"/>
            </w:tcBorders>
            <w:shd w:val="clear" w:color="auto" w:fill="auto"/>
            <w:noWrap/>
            <w:hideMark/>
          </w:tcPr>
          <w:p w14:paraId="3B9FCAD5" w14:textId="798C58B6" w:rsidR="005D12A9" w:rsidRPr="00CC7C14" w:rsidRDefault="005D12A9" w:rsidP="005D12A9">
            <w:pPr>
              <w:spacing w:line="240" w:lineRule="auto"/>
              <w:jc w:val="center"/>
              <w:rPr>
                <w:rFonts w:eastAsia="Times New Roman" w:cs="Calibri"/>
                <w:color w:val="000000"/>
                <w:szCs w:val="22"/>
              </w:rPr>
            </w:pPr>
            <w:r w:rsidRPr="00F7080C">
              <w:t>0.75</w:t>
            </w:r>
          </w:p>
        </w:tc>
      </w:tr>
    </w:tbl>
    <w:p w14:paraId="58895EFE" w14:textId="26A75DE6" w:rsidR="005E4EDE" w:rsidRDefault="005E4EDE" w:rsidP="005E4EDE"/>
    <w:p w14:paraId="1A485C8A" w14:textId="54E120BC" w:rsidR="00C74997" w:rsidRDefault="00882E06" w:rsidP="005E4EDE">
      <w:r>
        <w:t xml:space="preserve">For MICA services scores summed across municipality for an overall services capacity score, and then municipal scores averaged by treatment or comparison status, there is equivalence for the specification of </w:t>
      </w:r>
      <w:commentRangeStart w:id="106"/>
      <w:commentRangeStart w:id="107"/>
      <w:r>
        <w:t>23 CITIES municipalities compared against 15 comparison municipalities (standardized difference .02). For the specification of 15 CITIES municipalities and 15 comparison municipalities, the standardized difference</w:t>
      </w:r>
      <w:r w:rsidR="005D12A9">
        <w:t xml:space="preserve"> and raw mean difference suggest statistically similar aggregate scores</w:t>
      </w:r>
      <w:commentRangeEnd w:id="106"/>
      <w:r w:rsidR="000C44E8">
        <w:rPr>
          <w:rStyle w:val="CommentReference"/>
        </w:rPr>
        <w:commentReference w:id="106"/>
      </w:r>
      <w:commentRangeEnd w:id="107"/>
      <w:r w:rsidR="00796C9C">
        <w:rPr>
          <w:rStyle w:val="CommentReference"/>
        </w:rPr>
        <w:commentReference w:id="107"/>
      </w:r>
      <w:r>
        <w:t xml:space="preserve">. For all 33 CITIES municipalities compared against the 15 comparison municipalities, the standardized difference of </w:t>
      </w:r>
      <w:r w:rsidR="005D12A9">
        <w:t>0</w:t>
      </w:r>
      <w:r>
        <w:t>.</w:t>
      </w:r>
      <w:r w:rsidR="005D12A9">
        <w:t xml:space="preserve">54 </w:t>
      </w:r>
      <w:r>
        <w:t xml:space="preserve">is unacceptably large, and indicates substantive differences between groups. This substantive difference is at least partially observable in that class A municipalities are generally of higher functional capacity and better resourced. </w:t>
      </w:r>
    </w:p>
    <w:p w14:paraId="7DCA0124" w14:textId="4D6FFF89" w:rsidR="0090155F" w:rsidRDefault="00C74997" w:rsidP="005E4EDE">
      <w:r>
        <w:t xml:space="preserve">Differences in aggregate services scores are visualized below. </w:t>
      </w:r>
      <w:r w:rsidR="00882E06">
        <w:t xml:space="preserve"> </w:t>
      </w:r>
    </w:p>
    <w:p w14:paraId="19ED883A" w14:textId="5BB1A5E9" w:rsidR="00C74997" w:rsidRDefault="00C74997" w:rsidP="00C74997">
      <w:pPr>
        <w:pStyle w:val="Caption"/>
      </w:pPr>
      <w:r>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14</w:t>
      </w:r>
      <w:r w:rsidR="000E4344">
        <w:rPr>
          <w:noProof/>
        </w:rPr>
        <w:fldChar w:fldCharType="end"/>
      </w:r>
      <w:r>
        <w:t xml:space="preserve"> Overall MICA scores by treatment, selection status</w:t>
      </w:r>
    </w:p>
    <w:p w14:paraId="50592083" w14:textId="2456A2A4" w:rsidR="00C74997" w:rsidRDefault="00C74997" w:rsidP="009244A7">
      <w:pPr>
        <w:jc w:val="center"/>
      </w:pPr>
      <w:r w:rsidRPr="00C74997">
        <w:rPr>
          <w:noProof/>
        </w:rPr>
        <w:drawing>
          <wp:inline distT="0" distB="0" distL="0" distR="0" wp14:anchorId="4B7AC9DF" wp14:editId="22E024F8">
            <wp:extent cx="4343400" cy="2895600"/>
            <wp:effectExtent l="0" t="0" r="0" b="0"/>
            <wp:docPr id="3" name="Picture 3" descr="C:\Users\dan.killian\Dropbox\work\MSI\Jordan\CITIES\MICAs\MICA baseline analysis\cities-ie\balance\MICA services score balance, aggreg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killian\Dropbox\work\MSI\Jordan\CITIES\MICAs\MICA baseline analysis\cities-ie\balance\MICA services score balance, aggregated.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43400" cy="2895600"/>
                    </a:xfrm>
                    <a:prstGeom prst="rect">
                      <a:avLst/>
                    </a:prstGeom>
                    <a:noFill/>
                    <a:ln>
                      <a:noFill/>
                    </a:ln>
                  </pic:spPr>
                </pic:pic>
              </a:graphicData>
            </a:graphic>
          </wp:inline>
        </w:drawing>
      </w:r>
    </w:p>
    <w:p w14:paraId="4AFB7179" w14:textId="2B3D1370" w:rsidR="00C74997" w:rsidRDefault="00C74997" w:rsidP="005E4EDE"/>
    <w:p w14:paraId="611F796A" w14:textId="67D9446F" w:rsidR="00C74997" w:rsidRDefault="00C74997" w:rsidP="005E4EDE">
      <w:r>
        <w:t xml:space="preserve">For MICA GESI scores summed across municipality for an overall GESI score, and then municipal GESI scores averaged by treatment or comparison status, balance metrics are unacceptably high. However, at least some of the poor balance properties for GESI scores may be considered to be floor effects – scores are very close to zero and objectively small differences become large relative </w:t>
      </w:r>
      <w:commentRangeStart w:id="108"/>
      <w:r>
        <w:t>differences</w:t>
      </w:r>
      <w:commentRangeEnd w:id="108"/>
      <w:r w:rsidR="00ED4D9B">
        <w:rPr>
          <w:rStyle w:val="CommentReference"/>
        </w:rPr>
        <w:commentReference w:id="108"/>
      </w:r>
      <w:r>
        <w:t xml:space="preserve">. Even so, the feasibility of using GESI scores is called into question, and any estimates generated from GESI scores should be scrutinized carefully. Differences in aggregate GESI scores are summarized below. </w:t>
      </w:r>
    </w:p>
    <w:p w14:paraId="64D59203" w14:textId="4936BEC6" w:rsidR="00C74997" w:rsidRDefault="00C74997" w:rsidP="00C74997">
      <w:pPr>
        <w:pStyle w:val="Caption"/>
      </w:pPr>
      <w:r>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15</w:t>
      </w:r>
      <w:r w:rsidR="000E4344">
        <w:rPr>
          <w:noProof/>
        </w:rPr>
        <w:fldChar w:fldCharType="end"/>
      </w:r>
      <w:r>
        <w:t xml:space="preserve"> Overall GESI scores by treatment, selection status</w:t>
      </w:r>
    </w:p>
    <w:p w14:paraId="74B04439" w14:textId="5F50B654" w:rsidR="00C74997" w:rsidRPr="00C74997" w:rsidRDefault="00C74997" w:rsidP="00C74997">
      <w:pPr>
        <w:jc w:val="center"/>
      </w:pPr>
      <w:r w:rsidRPr="00C74997">
        <w:rPr>
          <w:noProof/>
        </w:rPr>
        <w:drawing>
          <wp:inline distT="0" distB="0" distL="0" distR="0" wp14:anchorId="1E4099FD" wp14:editId="0670AE46">
            <wp:extent cx="4533900" cy="3022600"/>
            <wp:effectExtent l="0" t="0" r="0" b="6350"/>
            <wp:docPr id="4" name="Picture 4" descr="C:\Users\dan.killian\Dropbox\work\MSI\Jordan\CITIES\MICAs\MICA baseline analysis\cities-ie\balance\MICA GESI score balance, aggreg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n.killian\Dropbox\work\MSI\Jordan\CITIES\MICAs\MICA baseline analysis\cities-ie\balance\MICA GESI score balance, aggregated.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33900" cy="3022600"/>
                    </a:xfrm>
                    <a:prstGeom prst="rect">
                      <a:avLst/>
                    </a:prstGeom>
                    <a:noFill/>
                    <a:ln>
                      <a:noFill/>
                    </a:ln>
                  </pic:spPr>
                </pic:pic>
              </a:graphicData>
            </a:graphic>
          </wp:inline>
        </w:drawing>
      </w:r>
    </w:p>
    <w:p w14:paraId="4BF51707" w14:textId="23433454" w:rsidR="00850A5D" w:rsidRDefault="00771604" w:rsidP="005E4EDE">
      <w:r>
        <w:t xml:space="preserve">Here differences across treatment and comparison status are more apparent and could be related to outcomes. </w:t>
      </w:r>
    </w:p>
    <w:p w14:paraId="4E2D7CED" w14:textId="77777777" w:rsidR="00771604" w:rsidRDefault="00771604" w:rsidP="005E4EDE"/>
    <w:p w14:paraId="0CD47EF1" w14:textId="4EEF8C3A" w:rsidR="00C13DE7" w:rsidRDefault="00C13DE7" w:rsidP="005E4EDE">
      <w:r>
        <w:t xml:space="preserve">The following table presents </w:t>
      </w:r>
      <w:r w:rsidR="00771604">
        <w:t xml:space="preserve">the same aggregated </w:t>
      </w:r>
      <w:r>
        <w:t>balance</w:t>
      </w:r>
      <w:r w:rsidR="00771604">
        <w:t>, but this time using the a</w:t>
      </w:r>
      <w:r>
        <w:t xml:space="preserve">lternate scores. </w:t>
      </w:r>
    </w:p>
    <w:p w14:paraId="30F1B61D" w14:textId="2F6BE1CE" w:rsidR="00C13DE7" w:rsidRDefault="00BB17D9" w:rsidP="00BB17D9">
      <w:pPr>
        <w:pStyle w:val="Caption"/>
      </w:pPr>
      <w:r>
        <w:t xml:space="preserve">Table </w:t>
      </w:r>
      <w:r w:rsidR="000E4344">
        <w:rPr>
          <w:noProof/>
        </w:rPr>
        <w:fldChar w:fldCharType="begin"/>
      </w:r>
      <w:r w:rsidR="000E4344">
        <w:rPr>
          <w:noProof/>
        </w:rPr>
        <w:instrText xml:space="preserve"> SEQ Table \* ARABIC </w:instrText>
      </w:r>
      <w:r w:rsidR="000E4344">
        <w:rPr>
          <w:noProof/>
        </w:rPr>
        <w:fldChar w:fldCharType="separate"/>
      </w:r>
      <w:r w:rsidR="00A93871">
        <w:rPr>
          <w:noProof/>
        </w:rPr>
        <w:t>7</w:t>
      </w:r>
      <w:r w:rsidR="000E4344">
        <w:rPr>
          <w:noProof/>
        </w:rPr>
        <w:fldChar w:fldCharType="end"/>
      </w:r>
      <w:r>
        <w:t xml:space="preserve"> Alternate MICA scores by treatment, selection status</w:t>
      </w:r>
    </w:p>
    <w:tbl>
      <w:tblPr>
        <w:tblW w:w="9903" w:type="dxa"/>
        <w:tblLook w:val="04A0" w:firstRow="1" w:lastRow="0" w:firstColumn="1" w:lastColumn="0" w:noHBand="0" w:noVBand="1"/>
      </w:tblPr>
      <w:tblGrid>
        <w:gridCol w:w="3145"/>
        <w:gridCol w:w="1420"/>
        <w:gridCol w:w="1319"/>
        <w:gridCol w:w="1319"/>
        <w:gridCol w:w="1260"/>
        <w:gridCol w:w="1440"/>
      </w:tblGrid>
      <w:tr w:rsidR="0022776B" w:rsidRPr="00CC7C14" w14:paraId="38123F7F" w14:textId="77777777" w:rsidTr="005D12A9">
        <w:trPr>
          <w:trHeight w:val="576"/>
        </w:trPr>
        <w:tc>
          <w:tcPr>
            <w:tcW w:w="314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99FADB3" w14:textId="77777777" w:rsidR="00C13DE7" w:rsidRPr="00CC7C14" w:rsidRDefault="00C13DE7" w:rsidP="001F0854">
            <w:pPr>
              <w:spacing w:line="240" w:lineRule="auto"/>
              <w:jc w:val="center"/>
              <w:rPr>
                <w:rFonts w:eastAsia="Times New Roman" w:cs="Calibri"/>
                <w:color w:val="000000"/>
                <w:szCs w:val="22"/>
              </w:rPr>
            </w:pPr>
            <w:r w:rsidRPr="00CC7C14">
              <w:rPr>
                <w:rFonts w:eastAsia="Times New Roman" w:cs="Calibri"/>
                <w:color w:val="000000"/>
                <w:szCs w:val="22"/>
              </w:rPr>
              <w:t xml:space="preserve">Category </w:t>
            </w:r>
          </w:p>
          <w:p w14:paraId="7DD798F8" w14:textId="77777777" w:rsidR="00C13DE7" w:rsidRPr="00CC7C14" w:rsidRDefault="00C13DE7" w:rsidP="001F0854">
            <w:pPr>
              <w:spacing w:line="240" w:lineRule="auto"/>
              <w:jc w:val="center"/>
              <w:rPr>
                <w:rFonts w:eastAsia="Times New Roman" w:cs="Calibri"/>
                <w:color w:val="000000"/>
                <w:szCs w:val="22"/>
              </w:rPr>
            </w:pPr>
            <w:r w:rsidRPr="00CC7C14">
              <w:rPr>
                <w:rFonts w:eastAsia="Times New Roman" w:cs="Calibri"/>
                <w:color w:val="000000"/>
                <w:szCs w:val="22"/>
              </w:rPr>
              <w:t>(Treatment / Comparison)</w:t>
            </w:r>
          </w:p>
        </w:tc>
        <w:tc>
          <w:tcPr>
            <w:tcW w:w="1420" w:type="dxa"/>
            <w:tcBorders>
              <w:top w:val="single" w:sz="4" w:space="0" w:color="auto"/>
              <w:left w:val="nil"/>
              <w:bottom w:val="single" w:sz="4" w:space="0" w:color="auto"/>
              <w:right w:val="single" w:sz="4" w:space="0" w:color="auto"/>
            </w:tcBorders>
            <w:shd w:val="clear" w:color="000000" w:fill="D9D9D9"/>
            <w:vAlign w:val="center"/>
            <w:hideMark/>
          </w:tcPr>
          <w:p w14:paraId="5314667E" w14:textId="77777777" w:rsidR="00C13DE7" w:rsidRPr="00CC7C14" w:rsidRDefault="00C13DE7" w:rsidP="001F0854">
            <w:pPr>
              <w:spacing w:line="240" w:lineRule="auto"/>
              <w:jc w:val="center"/>
              <w:rPr>
                <w:rFonts w:eastAsia="Times New Roman" w:cs="Calibri"/>
                <w:color w:val="000000"/>
                <w:szCs w:val="22"/>
              </w:rPr>
            </w:pPr>
            <w:r w:rsidRPr="00CC7C14">
              <w:rPr>
                <w:rFonts w:eastAsia="Times New Roman" w:cs="Calibri"/>
                <w:color w:val="000000"/>
                <w:szCs w:val="22"/>
              </w:rPr>
              <w:t>Component</w:t>
            </w:r>
          </w:p>
        </w:tc>
        <w:tc>
          <w:tcPr>
            <w:tcW w:w="1319" w:type="dxa"/>
            <w:tcBorders>
              <w:top w:val="single" w:sz="4" w:space="0" w:color="auto"/>
              <w:left w:val="nil"/>
              <w:bottom w:val="single" w:sz="4" w:space="0" w:color="auto"/>
              <w:right w:val="single" w:sz="4" w:space="0" w:color="auto"/>
            </w:tcBorders>
            <w:shd w:val="clear" w:color="000000" w:fill="D9D9D9"/>
            <w:vAlign w:val="center"/>
            <w:hideMark/>
          </w:tcPr>
          <w:p w14:paraId="50ACC81D" w14:textId="544197AE" w:rsidR="00C13DE7" w:rsidRPr="00CC7C14" w:rsidRDefault="005D12A9" w:rsidP="001F0854">
            <w:pPr>
              <w:spacing w:line="240" w:lineRule="auto"/>
              <w:jc w:val="center"/>
              <w:rPr>
                <w:rFonts w:eastAsia="Times New Roman" w:cs="Calibri"/>
                <w:color w:val="000000"/>
                <w:szCs w:val="22"/>
              </w:rPr>
            </w:pPr>
            <w:r>
              <w:rPr>
                <w:rFonts w:eastAsia="Times New Roman" w:cs="Calibri"/>
                <w:color w:val="000000"/>
                <w:szCs w:val="22"/>
              </w:rPr>
              <w:t>Comparison</w:t>
            </w:r>
            <w:r w:rsidRPr="00CC7C14">
              <w:rPr>
                <w:rFonts w:eastAsia="Times New Roman" w:cs="Calibri"/>
                <w:color w:val="000000"/>
                <w:szCs w:val="22"/>
              </w:rPr>
              <w:t xml:space="preserve"> </w:t>
            </w:r>
            <w:r w:rsidR="00C13DE7" w:rsidRPr="00CC7C14">
              <w:rPr>
                <w:rFonts w:eastAsia="Times New Roman" w:cs="Calibri"/>
                <w:color w:val="000000"/>
                <w:szCs w:val="22"/>
              </w:rPr>
              <w:t>Mean</w:t>
            </w:r>
          </w:p>
        </w:tc>
        <w:tc>
          <w:tcPr>
            <w:tcW w:w="1319" w:type="dxa"/>
            <w:tcBorders>
              <w:top w:val="single" w:sz="4" w:space="0" w:color="auto"/>
              <w:left w:val="nil"/>
              <w:bottom w:val="single" w:sz="4" w:space="0" w:color="auto"/>
              <w:right w:val="single" w:sz="4" w:space="0" w:color="auto"/>
            </w:tcBorders>
            <w:shd w:val="clear" w:color="000000" w:fill="D9D9D9"/>
            <w:vAlign w:val="center"/>
            <w:hideMark/>
          </w:tcPr>
          <w:p w14:paraId="0F85E04C" w14:textId="7364E1AC" w:rsidR="00C13DE7" w:rsidRPr="00CC7C14" w:rsidRDefault="005D12A9" w:rsidP="001F0854">
            <w:pPr>
              <w:spacing w:line="240" w:lineRule="auto"/>
              <w:jc w:val="center"/>
              <w:rPr>
                <w:rFonts w:eastAsia="Times New Roman" w:cs="Calibri"/>
                <w:color w:val="000000"/>
                <w:szCs w:val="22"/>
              </w:rPr>
            </w:pPr>
            <w:r>
              <w:rPr>
                <w:rFonts w:eastAsia="Times New Roman" w:cs="Calibri"/>
                <w:color w:val="000000"/>
                <w:szCs w:val="22"/>
              </w:rPr>
              <w:t>Treatment</w:t>
            </w:r>
            <w:r w:rsidRPr="00CC7C14">
              <w:rPr>
                <w:rFonts w:eastAsia="Times New Roman" w:cs="Calibri"/>
                <w:color w:val="000000"/>
                <w:szCs w:val="22"/>
              </w:rPr>
              <w:t xml:space="preserve"> </w:t>
            </w:r>
            <w:r w:rsidR="00C13DE7" w:rsidRPr="00CC7C14">
              <w:rPr>
                <w:rFonts w:eastAsia="Times New Roman" w:cs="Calibri"/>
                <w:color w:val="000000"/>
                <w:szCs w:val="22"/>
              </w:rPr>
              <w:t>Mean</w:t>
            </w:r>
          </w:p>
        </w:tc>
        <w:tc>
          <w:tcPr>
            <w:tcW w:w="1260" w:type="dxa"/>
            <w:tcBorders>
              <w:top w:val="single" w:sz="4" w:space="0" w:color="auto"/>
              <w:left w:val="nil"/>
              <w:bottom w:val="single" w:sz="4" w:space="0" w:color="auto"/>
              <w:right w:val="single" w:sz="4" w:space="0" w:color="auto"/>
            </w:tcBorders>
            <w:shd w:val="clear" w:color="000000" w:fill="D9D9D9"/>
            <w:vAlign w:val="center"/>
            <w:hideMark/>
          </w:tcPr>
          <w:p w14:paraId="1DFA7C55" w14:textId="77777777" w:rsidR="00C13DE7" w:rsidRPr="00CC7C14" w:rsidRDefault="00C13DE7" w:rsidP="001F0854">
            <w:pPr>
              <w:spacing w:line="240" w:lineRule="auto"/>
              <w:jc w:val="center"/>
              <w:rPr>
                <w:rFonts w:eastAsia="Times New Roman" w:cs="Calibri"/>
                <w:color w:val="000000"/>
                <w:szCs w:val="22"/>
              </w:rPr>
            </w:pPr>
            <w:r w:rsidRPr="00CC7C14">
              <w:rPr>
                <w:rFonts w:eastAsia="Times New Roman" w:cs="Calibri"/>
                <w:color w:val="000000"/>
                <w:szCs w:val="22"/>
              </w:rPr>
              <w:t>Difference</w:t>
            </w:r>
          </w:p>
        </w:tc>
        <w:tc>
          <w:tcPr>
            <w:tcW w:w="1440" w:type="dxa"/>
            <w:tcBorders>
              <w:top w:val="single" w:sz="4" w:space="0" w:color="auto"/>
              <w:left w:val="nil"/>
              <w:bottom w:val="single" w:sz="4" w:space="0" w:color="auto"/>
              <w:right w:val="single" w:sz="4" w:space="0" w:color="auto"/>
            </w:tcBorders>
            <w:shd w:val="clear" w:color="000000" w:fill="D9D9D9"/>
            <w:vAlign w:val="center"/>
            <w:hideMark/>
          </w:tcPr>
          <w:p w14:paraId="2D808F9D" w14:textId="77777777" w:rsidR="00C13DE7" w:rsidRPr="00CC7C14" w:rsidRDefault="00C13DE7" w:rsidP="001F0854">
            <w:pPr>
              <w:spacing w:line="240" w:lineRule="auto"/>
              <w:jc w:val="center"/>
              <w:rPr>
                <w:rFonts w:eastAsia="Times New Roman" w:cs="Calibri"/>
                <w:color w:val="000000"/>
                <w:szCs w:val="22"/>
              </w:rPr>
            </w:pPr>
            <w:r w:rsidRPr="00CC7C14">
              <w:rPr>
                <w:rFonts w:eastAsia="Times New Roman" w:cs="Calibri"/>
                <w:color w:val="000000"/>
                <w:szCs w:val="22"/>
              </w:rPr>
              <w:t>Standardized difference</w:t>
            </w:r>
          </w:p>
        </w:tc>
      </w:tr>
      <w:tr w:rsidR="005D12A9" w:rsidRPr="00CC7C14" w14:paraId="2AAB73B3" w14:textId="77777777" w:rsidTr="00D61E5E">
        <w:trPr>
          <w:trHeight w:val="288"/>
        </w:trPr>
        <w:tc>
          <w:tcPr>
            <w:tcW w:w="3145" w:type="dxa"/>
            <w:tcBorders>
              <w:top w:val="nil"/>
              <w:left w:val="single" w:sz="4" w:space="0" w:color="auto"/>
              <w:bottom w:val="nil"/>
              <w:right w:val="single" w:sz="4" w:space="0" w:color="auto"/>
            </w:tcBorders>
            <w:shd w:val="clear" w:color="auto" w:fill="auto"/>
            <w:noWrap/>
            <w:hideMark/>
          </w:tcPr>
          <w:p w14:paraId="2F1AAD3A" w14:textId="0032802B" w:rsidR="005D12A9" w:rsidRPr="00CC7C14" w:rsidRDefault="005D12A9" w:rsidP="005D12A9">
            <w:pPr>
              <w:spacing w:line="240" w:lineRule="auto"/>
              <w:jc w:val="left"/>
              <w:rPr>
                <w:rFonts w:eastAsia="Times New Roman" w:cs="Calibri"/>
                <w:color w:val="000000"/>
                <w:szCs w:val="22"/>
              </w:rPr>
            </w:pPr>
            <w:r w:rsidRPr="00B65B69">
              <w:t>All CITIES municipalities (15/33)</w:t>
            </w:r>
          </w:p>
        </w:tc>
        <w:tc>
          <w:tcPr>
            <w:tcW w:w="1420" w:type="dxa"/>
            <w:tcBorders>
              <w:top w:val="nil"/>
              <w:left w:val="single" w:sz="4" w:space="0" w:color="auto"/>
              <w:bottom w:val="nil"/>
              <w:right w:val="single" w:sz="4" w:space="0" w:color="auto"/>
            </w:tcBorders>
            <w:shd w:val="clear" w:color="auto" w:fill="auto"/>
            <w:noWrap/>
            <w:vAlign w:val="center"/>
            <w:hideMark/>
          </w:tcPr>
          <w:p w14:paraId="2D74457D" w14:textId="77777777" w:rsidR="005D12A9" w:rsidRPr="00CC7C14" w:rsidRDefault="005D12A9" w:rsidP="005D12A9">
            <w:pPr>
              <w:spacing w:line="240" w:lineRule="auto"/>
              <w:jc w:val="center"/>
              <w:rPr>
                <w:rFonts w:eastAsia="Times New Roman" w:cs="Calibri"/>
                <w:color w:val="000000"/>
                <w:szCs w:val="22"/>
              </w:rPr>
            </w:pPr>
            <w:r w:rsidRPr="00CC7C14">
              <w:rPr>
                <w:rFonts w:eastAsia="Times New Roman" w:cs="Calibri"/>
                <w:color w:val="000000"/>
                <w:szCs w:val="22"/>
              </w:rPr>
              <w:t>Services</w:t>
            </w:r>
          </w:p>
        </w:tc>
        <w:tc>
          <w:tcPr>
            <w:tcW w:w="1319" w:type="dxa"/>
            <w:tcBorders>
              <w:top w:val="nil"/>
              <w:left w:val="single" w:sz="4" w:space="0" w:color="auto"/>
              <w:bottom w:val="nil"/>
              <w:right w:val="single" w:sz="4" w:space="0" w:color="auto"/>
            </w:tcBorders>
            <w:shd w:val="clear" w:color="auto" w:fill="auto"/>
            <w:noWrap/>
            <w:hideMark/>
          </w:tcPr>
          <w:p w14:paraId="609AA7D2" w14:textId="2C6BAEB0" w:rsidR="005D12A9" w:rsidRPr="00CC7C14" w:rsidRDefault="005D12A9" w:rsidP="005D12A9">
            <w:pPr>
              <w:spacing w:line="240" w:lineRule="auto"/>
              <w:jc w:val="center"/>
              <w:rPr>
                <w:rFonts w:eastAsia="Times New Roman" w:cs="Calibri"/>
                <w:color w:val="000000"/>
                <w:szCs w:val="22"/>
              </w:rPr>
            </w:pPr>
            <w:r w:rsidRPr="001C0E44">
              <w:t>22.6</w:t>
            </w:r>
          </w:p>
        </w:tc>
        <w:tc>
          <w:tcPr>
            <w:tcW w:w="1319" w:type="dxa"/>
            <w:tcBorders>
              <w:top w:val="nil"/>
              <w:left w:val="single" w:sz="4" w:space="0" w:color="auto"/>
              <w:bottom w:val="nil"/>
              <w:right w:val="single" w:sz="4" w:space="0" w:color="auto"/>
            </w:tcBorders>
            <w:shd w:val="clear" w:color="auto" w:fill="auto"/>
            <w:noWrap/>
            <w:hideMark/>
          </w:tcPr>
          <w:p w14:paraId="28251435" w14:textId="3A197134" w:rsidR="005D12A9" w:rsidRPr="00CC7C14" w:rsidRDefault="005D12A9" w:rsidP="005D12A9">
            <w:pPr>
              <w:spacing w:line="240" w:lineRule="auto"/>
              <w:jc w:val="center"/>
              <w:rPr>
                <w:rFonts w:eastAsia="Times New Roman" w:cs="Calibri"/>
                <w:color w:val="000000"/>
                <w:szCs w:val="22"/>
              </w:rPr>
            </w:pPr>
            <w:r w:rsidRPr="001C0E44">
              <w:t>27.62</w:t>
            </w:r>
          </w:p>
        </w:tc>
        <w:tc>
          <w:tcPr>
            <w:tcW w:w="1260" w:type="dxa"/>
            <w:tcBorders>
              <w:top w:val="nil"/>
              <w:left w:val="single" w:sz="4" w:space="0" w:color="auto"/>
              <w:bottom w:val="nil"/>
              <w:right w:val="single" w:sz="4" w:space="0" w:color="auto"/>
            </w:tcBorders>
            <w:shd w:val="clear" w:color="auto" w:fill="auto"/>
            <w:noWrap/>
          </w:tcPr>
          <w:p w14:paraId="318504D4" w14:textId="7D18A2E4" w:rsidR="005D12A9" w:rsidRPr="00CC7C14" w:rsidRDefault="005D12A9" w:rsidP="005D12A9">
            <w:pPr>
              <w:spacing w:line="240" w:lineRule="auto"/>
              <w:jc w:val="center"/>
              <w:rPr>
                <w:rFonts w:eastAsia="Times New Roman" w:cs="Calibri"/>
                <w:color w:val="000000"/>
                <w:szCs w:val="22"/>
              </w:rPr>
            </w:pPr>
            <w:r w:rsidRPr="001C0E44">
              <w:t>5.02</w:t>
            </w:r>
          </w:p>
        </w:tc>
        <w:tc>
          <w:tcPr>
            <w:tcW w:w="1440" w:type="dxa"/>
            <w:tcBorders>
              <w:top w:val="nil"/>
              <w:left w:val="single" w:sz="4" w:space="0" w:color="auto"/>
              <w:bottom w:val="nil"/>
              <w:right w:val="single" w:sz="4" w:space="0" w:color="auto"/>
            </w:tcBorders>
            <w:shd w:val="clear" w:color="auto" w:fill="auto"/>
            <w:noWrap/>
          </w:tcPr>
          <w:p w14:paraId="57170F1B" w14:textId="352DFE37" w:rsidR="005D12A9" w:rsidRPr="00CC7C14" w:rsidRDefault="005D12A9" w:rsidP="005D12A9">
            <w:pPr>
              <w:spacing w:line="240" w:lineRule="auto"/>
              <w:jc w:val="center"/>
              <w:rPr>
                <w:rFonts w:eastAsia="Times New Roman" w:cs="Calibri"/>
                <w:color w:val="000000"/>
                <w:szCs w:val="22"/>
              </w:rPr>
            </w:pPr>
            <w:r w:rsidRPr="001C0E44">
              <w:t>0.41</w:t>
            </w:r>
          </w:p>
        </w:tc>
      </w:tr>
      <w:tr w:rsidR="005D12A9" w:rsidRPr="00CC7C14" w14:paraId="7C748643" w14:textId="77777777" w:rsidTr="00D61E5E">
        <w:trPr>
          <w:trHeight w:val="288"/>
        </w:trPr>
        <w:tc>
          <w:tcPr>
            <w:tcW w:w="3145" w:type="dxa"/>
            <w:tcBorders>
              <w:top w:val="nil"/>
              <w:left w:val="single" w:sz="4" w:space="0" w:color="auto"/>
              <w:bottom w:val="nil"/>
              <w:right w:val="single" w:sz="4" w:space="0" w:color="auto"/>
            </w:tcBorders>
            <w:shd w:val="clear" w:color="auto" w:fill="auto"/>
            <w:noWrap/>
            <w:hideMark/>
          </w:tcPr>
          <w:p w14:paraId="0E825B4B" w14:textId="407E4159" w:rsidR="005D12A9" w:rsidRPr="00CC7C14" w:rsidRDefault="005D12A9" w:rsidP="005D12A9">
            <w:pPr>
              <w:spacing w:line="240" w:lineRule="auto"/>
              <w:jc w:val="left"/>
              <w:rPr>
                <w:rFonts w:eastAsia="Times New Roman" w:cs="Calibri"/>
                <w:color w:val="000000"/>
                <w:szCs w:val="22"/>
              </w:rPr>
            </w:pPr>
            <w:r w:rsidRPr="00B65B69">
              <w:t>Excluding class A (15/23)</w:t>
            </w:r>
          </w:p>
        </w:tc>
        <w:tc>
          <w:tcPr>
            <w:tcW w:w="1420" w:type="dxa"/>
            <w:tcBorders>
              <w:top w:val="nil"/>
              <w:left w:val="single" w:sz="4" w:space="0" w:color="auto"/>
              <w:bottom w:val="nil"/>
              <w:right w:val="single" w:sz="4" w:space="0" w:color="auto"/>
            </w:tcBorders>
            <w:shd w:val="clear" w:color="auto" w:fill="auto"/>
            <w:noWrap/>
            <w:vAlign w:val="center"/>
            <w:hideMark/>
          </w:tcPr>
          <w:p w14:paraId="39F507BD" w14:textId="77777777" w:rsidR="005D12A9" w:rsidRPr="00CC7C14" w:rsidRDefault="005D12A9" w:rsidP="005D12A9">
            <w:pPr>
              <w:spacing w:line="240" w:lineRule="auto"/>
              <w:jc w:val="center"/>
              <w:rPr>
                <w:rFonts w:eastAsia="Times New Roman" w:cs="Calibri"/>
                <w:color w:val="000000"/>
                <w:szCs w:val="22"/>
              </w:rPr>
            </w:pPr>
            <w:r w:rsidRPr="00CC7C14">
              <w:rPr>
                <w:rFonts w:eastAsia="Times New Roman" w:cs="Calibri"/>
                <w:color w:val="000000"/>
                <w:szCs w:val="22"/>
              </w:rPr>
              <w:t>Services</w:t>
            </w:r>
          </w:p>
        </w:tc>
        <w:tc>
          <w:tcPr>
            <w:tcW w:w="1319" w:type="dxa"/>
            <w:tcBorders>
              <w:top w:val="nil"/>
              <w:left w:val="single" w:sz="4" w:space="0" w:color="auto"/>
              <w:bottom w:val="nil"/>
              <w:right w:val="single" w:sz="4" w:space="0" w:color="auto"/>
            </w:tcBorders>
            <w:shd w:val="clear" w:color="auto" w:fill="auto"/>
            <w:noWrap/>
            <w:hideMark/>
          </w:tcPr>
          <w:p w14:paraId="0836C00B" w14:textId="469DC41B" w:rsidR="005D12A9" w:rsidRPr="00CC7C14" w:rsidRDefault="005D12A9" w:rsidP="005D12A9">
            <w:pPr>
              <w:spacing w:line="240" w:lineRule="auto"/>
              <w:jc w:val="center"/>
              <w:rPr>
                <w:rFonts w:eastAsia="Times New Roman" w:cs="Calibri"/>
                <w:color w:val="000000"/>
                <w:szCs w:val="22"/>
              </w:rPr>
            </w:pPr>
            <w:r w:rsidRPr="001C0E44">
              <w:t>22.6</w:t>
            </w:r>
          </w:p>
        </w:tc>
        <w:tc>
          <w:tcPr>
            <w:tcW w:w="1319" w:type="dxa"/>
            <w:tcBorders>
              <w:top w:val="nil"/>
              <w:left w:val="single" w:sz="4" w:space="0" w:color="auto"/>
              <w:bottom w:val="nil"/>
              <w:right w:val="single" w:sz="4" w:space="0" w:color="auto"/>
            </w:tcBorders>
            <w:shd w:val="clear" w:color="auto" w:fill="auto"/>
            <w:noWrap/>
            <w:hideMark/>
          </w:tcPr>
          <w:p w14:paraId="37722C6E" w14:textId="2D79124E" w:rsidR="005D12A9" w:rsidRPr="00CC7C14" w:rsidRDefault="005D12A9" w:rsidP="005D12A9">
            <w:pPr>
              <w:spacing w:line="240" w:lineRule="auto"/>
              <w:jc w:val="center"/>
              <w:rPr>
                <w:rFonts w:eastAsia="Times New Roman" w:cs="Calibri"/>
                <w:color w:val="000000"/>
                <w:szCs w:val="22"/>
              </w:rPr>
            </w:pPr>
            <w:r w:rsidRPr="001C0E44">
              <w:t>21.11</w:t>
            </w:r>
          </w:p>
        </w:tc>
        <w:tc>
          <w:tcPr>
            <w:tcW w:w="1260" w:type="dxa"/>
            <w:tcBorders>
              <w:top w:val="nil"/>
              <w:left w:val="single" w:sz="4" w:space="0" w:color="auto"/>
              <w:bottom w:val="nil"/>
              <w:right w:val="single" w:sz="4" w:space="0" w:color="auto"/>
            </w:tcBorders>
            <w:shd w:val="clear" w:color="auto" w:fill="auto"/>
            <w:noWrap/>
          </w:tcPr>
          <w:p w14:paraId="321F47E9" w14:textId="18C013A7" w:rsidR="005D12A9" w:rsidRPr="00CC7C14" w:rsidRDefault="005D12A9" w:rsidP="005D12A9">
            <w:pPr>
              <w:spacing w:line="240" w:lineRule="auto"/>
              <w:jc w:val="center"/>
              <w:rPr>
                <w:rFonts w:eastAsia="Times New Roman" w:cs="Calibri"/>
                <w:color w:val="000000"/>
                <w:szCs w:val="22"/>
              </w:rPr>
            </w:pPr>
            <w:r w:rsidRPr="001C0E44">
              <w:t>-1.49</w:t>
            </w:r>
          </w:p>
        </w:tc>
        <w:tc>
          <w:tcPr>
            <w:tcW w:w="1440" w:type="dxa"/>
            <w:tcBorders>
              <w:top w:val="nil"/>
              <w:left w:val="single" w:sz="4" w:space="0" w:color="auto"/>
              <w:bottom w:val="nil"/>
              <w:right w:val="single" w:sz="4" w:space="0" w:color="auto"/>
            </w:tcBorders>
            <w:shd w:val="clear" w:color="auto" w:fill="auto"/>
            <w:noWrap/>
          </w:tcPr>
          <w:p w14:paraId="75168836" w14:textId="1BBEB4ED" w:rsidR="005D12A9" w:rsidRPr="00CC7C14" w:rsidRDefault="005D12A9" w:rsidP="005D12A9">
            <w:pPr>
              <w:spacing w:line="240" w:lineRule="auto"/>
              <w:jc w:val="center"/>
              <w:rPr>
                <w:rFonts w:eastAsia="Times New Roman" w:cs="Calibri"/>
                <w:color w:val="000000"/>
                <w:szCs w:val="22"/>
              </w:rPr>
            </w:pPr>
            <w:r w:rsidRPr="001C0E44">
              <w:t>0.19</w:t>
            </w:r>
          </w:p>
        </w:tc>
      </w:tr>
      <w:tr w:rsidR="005D12A9" w:rsidRPr="00CC7C14" w14:paraId="08AF9215" w14:textId="77777777" w:rsidTr="00D61E5E">
        <w:trPr>
          <w:trHeight w:val="288"/>
        </w:trPr>
        <w:tc>
          <w:tcPr>
            <w:tcW w:w="3145" w:type="dxa"/>
            <w:tcBorders>
              <w:top w:val="nil"/>
              <w:left w:val="single" w:sz="4" w:space="0" w:color="auto"/>
              <w:bottom w:val="nil"/>
              <w:right w:val="single" w:sz="4" w:space="0" w:color="auto"/>
            </w:tcBorders>
            <w:shd w:val="clear" w:color="auto" w:fill="auto"/>
            <w:noWrap/>
            <w:hideMark/>
          </w:tcPr>
          <w:p w14:paraId="1D4FA1EB" w14:textId="7E2FB7F8" w:rsidR="005D12A9" w:rsidRPr="00CC7C14" w:rsidRDefault="005D12A9" w:rsidP="005D12A9">
            <w:pPr>
              <w:spacing w:line="240" w:lineRule="auto"/>
              <w:ind w:right="-150"/>
              <w:jc w:val="left"/>
              <w:rPr>
                <w:rFonts w:eastAsia="Times New Roman" w:cs="Calibri"/>
                <w:color w:val="000000"/>
                <w:szCs w:val="22"/>
              </w:rPr>
            </w:pPr>
            <w:r w:rsidRPr="00B65B69">
              <w:t>Selected municipalities (15/15)</w:t>
            </w:r>
          </w:p>
        </w:tc>
        <w:tc>
          <w:tcPr>
            <w:tcW w:w="1420" w:type="dxa"/>
            <w:tcBorders>
              <w:top w:val="nil"/>
              <w:left w:val="single" w:sz="4" w:space="0" w:color="auto"/>
              <w:bottom w:val="nil"/>
              <w:right w:val="single" w:sz="4" w:space="0" w:color="auto"/>
            </w:tcBorders>
            <w:shd w:val="clear" w:color="auto" w:fill="auto"/>
            <w:noWrap/>
            <w:vAlign w:val="center"/>
            <w:hideMark/>
          </w:tcPr>
          <w:p w14:paraId="1303654D" w14:textId="77777777" w:rsidR="005D12A9" w:rsidRPr="00CC7C14" w:rsidRDefault="005D12A9" w:rsidP="005D12A9">
            <w:pPr>
              <w:spacing w:line="240" w:lineRule="auto"/>
              <w:jc w:val="center"/>
              <w:rPr>
                <w:rFonts w:eastAsia="Times New Roman" w:cs="Calibri"/>
                <w:color w:val="000000"/>
                <w:szCs w:val="22"/>
              </w:rPr>
            </w:pPr>
            <w:r w:rsidRPr="00CC7C14">
              <w:rPr>
                <w:rFonts w:eastAsia="Times New Roman" w:cs="Calibri"/>
                <w:color w:val="000000"/>
                <w:szCs w:val="22"/>
              </w:rPr>
              <w:t>Services</w:t>
            </w:r>
          </w:p>
        </w:tc>
        <w:tc>
          <w:tcPr>
            <w:tcW w:w="1319" w:type="dxa"/>
            <w:tcBorders>
              <w:top w:val="nil"/>
              <w:left w:val="single" w:sz="4" w:space="0" w:color="auto"/>
              <w:bottom w:val="nil"/>
              <w:right w:val="single" w:sz="4" w:space="0" w:color="auto"/>
            </w:tcBorders>
            <w:shd w:val="clear" w:color="auto" w:fill="auto"/>
            <w:noWrap/>
            <w:hideMark/>
          </w:tcPr>
          <w:p w14:paraId="045205E8" w14:textId="07B19710" w:rsidR="005D12A9" w:rsidRPr="00CC7C14" w:rsidRDefault="005D12A9" w:rsidP="005D12A9">
            <w:pPr>
              <w:spacing w:line="240" w:lineRule="auto"/>
              <w:jc w:val="center"/>
              <w:rPr>
                <w:rFonts w:eastAsia="Times New Roman" w:cs="Calibri"/>
                <w:color w:val="000000"/>
                <w:szCs w:val="22"/>
              </w:rPr>
            </w:pPr>
            <w:r w:rsidRPr="001C0E44">
              <w:t>22.6</w:t>
            </w:r>
          </w:p>
        </w:tc>
        <w:tc>
          <w:tcPr>
            <w:tcW w:w="1319" w:type="dxa"/>
            <w:tcBorders>
              <w:top w:val="nil"/>
              <w:left w:val="single" w:sz="4" w:space="0" w:color="auto"/>
              <w:bottom w:val="nil"/>
              <w:right w:val="single" w:sz="4" w:space="0" w:color="auto"/>
            </w:tcBorders>
            <w:shd w:val="clear" w:color="auto" w:fill="auto"/>
            <w:noWrap/>
            <w:hideMark/>
          </w:tcPr>
          <w:p w14:paraId="59B93AF8" w14:textId="42FCFEEE" w:rsidR="005D12A9" w:rsidRPr="00CC7C14" w:rsidRDefault="005D12A9" w:rsidP="005D12A9">
            <w:pPr>
              <w:spacing w:line="240" w:lineRule="auto"/>
              <w:jc w:val="center"/>
              <w:rPr>
                <w:rFonts w:eastAsia="Times New Roman" w:cs="Calibri"/>
                <w:color w:val="000000"/>
                <w:szCs w:val="22"/>
              </w:rPr>
            </w:pPr>
            <w:r w:rsidRPr="001C0E44">
              <w:t>22.57</w:t>
            </w:r>
          </w:p>
        </w:tc>
        <w:tc>
          <w:tcPr>
            <w:tcW w:w="1260" w:type="dxa"/>
            <w:tcBorders>
              <w:top w:val="nil"/>
              <w:left w:val="single" w:sz="4" w:space="0" w:color="auto"/>
              <w:bottom w:val="nil"/>
              <w:right w:val="single" w:sz="4" w:space="0" w:color="auto"/>
            </w:tcBorders>
            <w:shd w:val="clear" w:color="auto" w:fill="auto"/>
            <w:noWrap/>
          </w:tcPr>
          <w:p w14:paraId="321823F2" w14:textId="7ECCBA30" w:rsidR="005D12A9" w:rsidRPr="00CC7C14" w:rsidRDefault="005D12A9" w:rsidP="005D12A9">
            <w:pPr>
              <w:spacing w:line="240" w:lineRule="auto"/>
              <w:jc w:val="center"/>
              <w:rPr>
                <w:rFonts w:eastAsia="Times New Roman" w:cs="Calibri"/>
                <w:color w:val="000000"/>
                <w:szCs w:val="22"/>
              </w:rPr>
            </w:pPr>
            <w:r w:rsidRPr="001C0E44">
              <w:t>-0.03</w:t>
            </w:r>
          </w:p>
        </w:tc>
        <w:tc>
          <w:tcPr>
            <w:tcW w:w="1440" w:type="dxa"/>
            <w:tcBorders>
              <w:top w:val="nil"/>
              <w:left w:val="single" w:sz="4" w:space="0" w:color="auto"/>
              <w:bottom w:val="nil"/>
              <w:right w:val="single" w:sz="4" w:space="0" w:color="auto"/>
            </w:tcBorders>
            <w:shd w:val="clear" w:color="auto" w:fill="auto"/>
            <w:noWrap/>
          </w:tcPr>
          <w:p w14:paraId="6327CB4F" w14:textId="0F0FB974" w:rsidR="005D12A9" w:rsidRPr="00CC7C14" w:rsidRDefault="005D12A9" w:rsidP="005D12A9">
            <w:pPr>
              <w:spacing w:line="240" w:lineRule="auto"/>
              <w:jc w:val="center"/>
              <w:rPr>
                <w:rFonts w:eastAsia="Times New Roman" w:cs="Calibri"/>
                <w:color w:val="000000"/>
                <w:szCs w:val="22"/>
              </w:rPr>
            </w:pPr>
            <w:r w:rsidRPr="001C0E44">
              <w:t>0</w:t>
            </w:r>
          </w:p>
        </w:tc>
      </w:tr>
      <w:tr w:rsidR="005D12A9" w:rsidRPr="00CC7C14" w14:paraId="3DFA4F6D" w14:textId="77777777" w:rsidTr="00D61E5E">
        <w:trPr>
          <w:trHeight w:val="288"/>
        </w:trPr>
        <w:tc>
          <w:tcPr>
            <w:tcW w:w="3145" w:type="dxa"/>
            <w:tcBorders>
              <w:top w:val="single" w:sz="4" w:space="0" w:color="auto"/>
              <w:left w:val="single" w:sz="4" w:space="0" w:color="auto"/>
              <w:bottom w:val="nil"/>
              <w:right w:val="single" w:sz="4" w:space="0" w:color="auto"/>
            </w:tcBorders>
            <w:shd w:val="clear" w:color="auto" w:fill="auto"/>
            <w:noWrap/>
            <w:hideMark/>
          </w:tcPr>
          <w:p w14:paraId="5283F72F" w14:textId="694A4DE9" w:rsidR="005D12A9" w:rsidRPr="00CC7C14" w:rsidRDefault="005D12A9" w:rsidP="005D12A9">
            <w:pPr>
              <w:spacing w:line="240" w:lineRule="auto"/>
              <w:jc w:val="left"/>
              <w:rPr>
                <w:rFonts w:eastAsia="Times New Roman" w:cs="Calibri"/>
                <w:color w:val="000000"/>
                <w:szCs w:val="22"/>
              </w:rPr>
            </w:pPr>
            <w:r w:rsidRPr="00B65B69">
              <w:t>All CITIES municipalities (15/33)</w:t>
            </w:r>
          </w:p>
        </w:tc>
        <w:tc>
          <w:tcPr>
            <w:tcW w:w="1420" w:type="dxa"/>
            <w:tcBorders>
              <w:top w:val="single" w:sz="4" w:space="0" w:color="auto"/>
              <w:left w:val="single" w:sz="4" w:space="0" w:color="auto"/>
              <w:bottom w:val="nil"/>
              <w:right w:val="single" w:sz="4" w:space="0" w:color="auto"/>
            </w:tcBorders>
            <w:shd w:val="clear" w:color="auto" w:fill="auto"/>
            <w:noWrap/>
            <w:vAlign w:val="center"/>
            <w:hideMark/>
          </w:tcPr>
          <w:p w14:paraId="2BAEB1D3" w14:textId="77777777" w:rsidR="005D12A9" w:rsidRPr="00CC7C14" w:rsidRDefault="005D12A9" w:rsidP="005D12A9">
            <w:pPr>
              <w:spacing w:line="240" w:lineRule="auto"/>
              <w:jc w:val="center"/>
              <w:rPr>
                <w:rFonts w:eastAsia="Times New Roman" w:cs="Calibri"/>
                <w:color w:val="000000"/>
                <w:szCs w:val="22"/>
              </w:rPr>
            </w:pPr>
            <w:r w:rsidRPr="00CC7C14">
              <w:rPr>
                <w:rFonts w:eastAsia="Times New Roman" w:cs="Calibri"/>
                <w:color w:val="000000"/>
                <w:szCs w:val="22"/>
              </w:rPr>
              <w:t>GESI</w:t>
            </w:r>
          </w:p>
        </w:tc>
        <w:tc>
          <w:tcPr>
            <w:tcW w:w="1319" w:type="dxa"/>
            <w:tcBorders>
              <w:top w:val="single" w:sz="4" w:space="0" w:color="auto"/>
              <w:left w:val="single" w:sz="4" w:space="0" w:color="auto"/>
              <w:bottom w:val="nil"/>
              <w:right w:val="single" w:sz="4" w:space="0" w:color="auto"/>
            </w:tcBorders>
            <w:shd w:val="clear" w:color="auto" w:fill="auto"/>
            <w:noWrap/>
            <w:hideMark/>
          </w:tcPr>
          <w:p w14:paraId="67E8A6C5" w14:textId="629BDB61" w:rsidR="005D12A9" w:rsidRPr="00CC7C14" w:rsidRDefault="005D12A9" w:rsidP="005D12A9">
            <w:pPr>
              <w:spacing w:line="240" w:lineRule="auto"/>
              <w:jc w:val="center"/>
              <w:rPr>
                <w:rFonts w:eastAsia="Times New Roman" w:cs="Calibri"/>
                <w:color w:val="000000"/>
                <w:szCs w:val="22"/>
              </w:rPr>
            </w:pPr>
            <w:r w:rsidRPr="001C0E44">
              <w:t>0.73</w:t>
            </w:r>
          </w:p>
        </w:tc>
        <w:tc>
          <w:tcPr>
            <w:tcW w:w="1319" w:type="dxa"/>
            <w:tcBorders>
              <w:top w:val="single" w:sz="4" w:space="0" w:color="auto"/>
              <w:left w:val="single" w:sz="4" w:space="0" w:color="auto"/>
              <w:bottom w:val="nil"/>
              <w:right w:val="single" w:sz="4" w:space="0" w:color="auto"/>
            </w:tcBorders>
            <w:shd w:val="clear" w:color="auto" w:fill="auto"/>
            <w:noWrap/>
            <w:hideMark/>
          </w:tcPr>
          <w:p w14:paraId="6352B978" w14:textId="6843E99B" w:rsidR="005D12A9" w:rsidRPr="00CC7C14" w:rsidRDefault="005D12A9" w:rsidP="005D12A9">
            <w:pPr>
              <w:spacing w:line="240" w:lineRule="auto"/>
              <w:jc w:val="center"/>
              <w:rPr>
                <w:rFonts w:eastAsia="Times New Roman" w:cs="Calibri"/>
                <w:color w:val="000000"/>
                <w:szCs w:val="22"/>
              </w:rPr>
            </w:pPr>
            <w:r w:rsidRPr="001C0E44">
              <w:t>1.79</w:t>
            </w:r>
          </w:p>
        </w:tc>
        <w:tc>
          <w:tcPr>
            <w:tcW w:w="1260" w:type="dxa"/>
            <w:tcBorders>
              <w:top w:val="single" w:sz="4" w:space="0" w:color="auto"/>
              <w:left w:val="single" w:sz="4" w:space="0" w:color="auto"/>
              <w:bottom w:val="nil"/>
              <w:right w:val="single" w:sz="4" w:space="0" w:color="auto"/>
            </w:tcBorders>
            <w:shd w:val="clear" w:color="auto" w:fill="auto"/>
            <w:noWrap/>
          </w:tcPr>
          <w:p w14:paraId="77A20BA1" w14:textId="1065CFEE" w:rsidR="005D12A9" w:rsidRPr="00CC7C14" w:rsidRDefault="005D12A9" w:rsidP="005D12A9">
            <w:pPr>
              <w:spacing w:line="240" w:lineRule="auto"/>
              <w:jc w:val="center"/>
              <w:rPr>
                <w:rFonts w:eastAsia="Times New Roman" w:cs="Calibri"/>
                <w:color w:val="000000"/>
                <w:szCs w:val="22"/>
              </w:rPr>
            </w:pPr>
            <w:r w:rsidRPr="001C0E44">
              <w:t>1.05</w:t>
            </w:r>
          </w:p>
        </w:tc>
        <w:tc>
          <w:tcPr>
            <w:tcW w:w="1440" w:type="dxa"/>
            <w:tcBorders>
              <w:top w:val="single" w:sz="4" w:space="0" w:color="auto"/>
              <w:left w:val="single" w:sz="4" w:space="0" w:color="auto"/>
              <w:bottom w:val="nil"/>
              <w:right w:val="single" w:sz="4" w:space="0" w:color="auto"/>
            </w:tcBorders>
            <w:shd w:val="clear" w:color="auto" w:fill="auto"/>
            <w:noWrap/>
          </w:tcPr>
          <w:p w14:paraId="1EA513EE" w14:textId="2CE6912A" w:rsidR="005D12A9" w:rsidRPr="00CC7C14" w:rsidRDefault="005D12A9" w:rsidP="005D12A9">
            <w:pPr>
              <w:spacing w:line="240" w:lineRule="auto"/>
              <w:jc w:val="center"/>
              <w:rPr>
                <w:rFonts w:eastAsia="Times New Roman" w:cs="Calibri"/>
                <w:color w:val="000000"/>
                <w:szCs w:val="22"/>
              </w:rPr>
            </w:pPr>
            <w:r w:rsidRPr="001C0E44">
              <w:t>0.61</w:t>
            </w:r>
          </w:p>
        </w:tc>
      </w:tr>
      <w:tr w:rsidR="005D12A9" w:rsidRPr="00CC7C14" w14:paraId="0D96E05F" w14:textId="77777777" w:rsidTr="00D61E5E">
        <w:trPr>
          <w:trHeight w:val="288"/>
        </w:trPr>
        <w:tc>
          <w:tcPr>
            <w:tcW w:w="3145" w:type="dxa"/>
            <w:tcBorders>
              <w:top w:val="nil"/>
              <w:left w:val="single" w:sz="4" w:space="0" w:color="auto"/>
              <w:bottom w:val="nil"/>
              <w:right w:val="single" w:sz="4" w:space="0" w:color="auto"/>
            </w:tcBorders>
            <w:shd w:val="clear" w:color="auto" w:fill="auto"/>
            <w:noWrap/>
            <w:hideMark/>
          </w:tcPr>
          <w:p w14:paraId="46C5EAC1" w14:textId="6DC0C6FB" w:rsidR="005D12A9" w:rsidRPr="00CC7C14" w:rsidRDefault="005D12A9" w:rsidP="005D12A9">
            <w:pPr>
              <w:spacing w:line="240" w:lineRule="auto"/>
              <w:jc w:val="left"/>
              <w:rPr>
                <w:rFonts w:eastAsia="Times New Roman" w:cs="Calibri"/>
                <w:color w:val="000000"/>
                <w:szCs w:val="22"/>
              </w:rPr>
            </w:pPr>
            <w:r w:rsidRPr="00B65B69">
              <w:t>Excluding class A (15/23)</w:t>
            </w:r>
          </w:p>
        </w:tc>
        <w:tc>
          <w:tcPr>
            <w:tcW w:w="1420" w:type="dxa"/>
            <w:tcBorders>
              <w:top w:val="nil"/>
              <w:left w:val="single" w:sz="4" w:space="0" w:color="auto"/>
              <w:bottom w:val="nil"/>
              <w:right w:val="single" w:sz="4" w:space="0" w:color="auto"/>
            </w:tcBorders>
            <w:shd w:val="clear" w:color="auto" w:fill="auto"/>
            <w:noWrap/>
            <w:vAlign w:val="center"/>
            <w:hideMark/>
          </w:tcPr>
          <w:p w14:paraId="31CBC601" w14:textId="77777777" w:rsidR="005D12A9" w:rsidRPr="00CC7C14" w:rsidRDefault="005D12A9" w:rsidP="005D12A9">
            <w:pPr>
              <w:spacing w:line="240" w:lineRule="auto"/>
              <w:jc w:val="center"/>
              <w:rPr>
                <w:rFonts w:eastAsia="Times New Roman" w:cs="Calibri"/>
                <w:color w:val="000000"/>
                <w:szCs w:val="22"/>
              </w:rPr>
            </w:pPr>
            <w:r w:rsidRPr="00CC7C14">
              <w:rPr>
                <w:rFonts w:eastAsia="Times New Roman" w:cs="Calibri"/>
                <w:color w:val="000000"/>
                <w:szCs w:val="22"/>
              </w:rPr>
              <w:t>GESI</w:t>
            </w:r>
          </w:p>
        </w:tc>
        <w:tc>
          <w:tcPr>
            <w:tcW w:w="1319" w:type="dxa"/>
            <w:tcBorders>
              <w:top w:val="nil"/>
              <w:left w:val="single" w:sz="4" w:space="0" w:color="auto"/>
              <w:bottom w:val="nil"/>
              <w:right w:val="single" w:sz="4" w:space="0" w:color="auto"/>
            </w:tcBorders>
            <w:shd w:val="clear" w:color="auto" w:fill="auto"/>
            <w:noWrap/>
            <w:hideMark/>
          </w:tcPr>
          <w:p w14:paraId="7177F0AC" w14:textId="179E80E6" w:rsidR="005D12A9" w:rsidRPr="00CC7C14" w:rsidRDefault="005D12A9" w:rsidP="005D12A9">
            <w:pPr>
              <w:spacing w:line="240" w:lineRule="auto"/>
              <w:jc w:val="center"/>
              <w:rPr>
                <w:rFonts w:eastAsia="Times New Roman" w:cs="Calibri"/>
                <w:color w:val="000000"/>
                <w:szCs w:val="22"/>
              </w:rPr>
            </w:pPr>
            <w:r w:rsidRPr="001C0E44">
              <w:t>0.73</w:t>
            </w:r>
          </w:p>
        </w:tc>
        <w:tc>
          <w:tcPr>
            <w:tcW w:w="1319" w:type="dxa"/>
            <w:tcBorders>
              <w:top w:val="nil"/>
              <w:left w:val="single" w:sz="4" w:space="0" w:color="auto"/>
              <w:bottom w:val="nil"/>
              <w:right w:val="single" w:sz="4" w:space="0" w:color="auto"/>
            </w:tcBorders>
            <w:shd w:val="clear" w:color="auto" w:fill="auto"/>
            <w:noWrap/>
            <w:hideMark/>
          </w:tcPr>
          <w:p w14:paraId="2158EE4C" w14:textId="36C3B8D1" w:rsidR="005D12A9" w:rsidRPr="00CC7C14" w:rsidRDefault="005D12A9" w:rsidP="005D12A9">
            <w:pPr>
              <w:spacing w:line="240" w:lineRule="auto"/>
              <w:jc w:val="center"/>
              <w:rPr>
                <w:rFonts w:eastAsia="Times New Roman" w:cs="Calibri"/>
                <w:color w:val="000000"/>
                <w:szCs w:val="22"/>
              </w:rPr>
            </w:pPr>
            <w:r w:rsidRPr="001C0E44">
              <w:t>1.52</w:t>
            </w:r>
          </w:p>
        </w:tc>
        <w:tc>
          <w:tcPr>
            <w:tcW w:w="1260" w:type="dxa"/>
            <w:tcBorders>
              <w:top w:val="nil"/>
              <w:left w:val="single" w:sz="4" w:space="0" w:color="auto"/>
              <w:bottom w:val="nil"/>
              <w:right w:val="single" w:sz="4" w:space="0" w:color="auto"/>
            </w:tcBorders>
            <w:shd w:val="clear" w:color="auto" w:fill="auto"/>
            <w:noWrap/>
          </w:tcPr>
          <w:p w14:paraId="6BBA9E2B" w14:textId="0D960BC9" w:rsidR="005D12A9" w:rsidRPr="00CC7C14" w:rsidRDefault="005D12A9" w:rsidP="005D12A9">
            <w:pPr>
              <w:spacing w:line="240" w:lineRule="auto"/>
              <w:jc w:val="center"/>
              <w:rPr>
                <w:rFonts w:eastAsia="Times New Roman" w:cs="Calibri"/>
                <w:color w:val="000000"/>
                <w:szCs w:val="22"/>
              </w:rPr>
            </w:pPr>
            <w:r w:rsidRPr="001C0E44">
              <w:t>0.79</w:t>
            </w:r>
          </w:p>
        </w:tc>
        <w:tc>
          <w:tcPr>
            <w:tcW w:w="1440" w:type="dxa"/>
            <w:tcBorders>
              <w:top w:val="nil"/>
              <w:left w:val="single" w:sz="4" w:space="0" w:color="auto"/>
              <w:bottom w:val="nil"/>
              <w:right w:val="single" w:sz="4" w:space="0" w:color="auto"/>
            </w:tcBorders>
            <w:shd w:val="clear" w:color="auto" w:fill="auto"/>
            <w:noWrap/>
          </w:tcPr>
          <w:p w14:paraId="7152B92D" w14:textId="504EDA09" w:rsidR="005D12A9" w:rsidRPr="00CC7C14" w:rsidRDefault="005D12A9" w:rsidP="005D12A9">
            <w:pPr>
              <w:spacing w:line="240" w:lineRule="auto"/>
              <w:jc w:val="center"/>
              <w:rPr>
                <w:rFonts w:eastAsia="Times New Roman" w:cs="Calibri"/>
                <w:color w:val="000000"/>
                <w:szCs w:val="22"/>
              </w:rPr>
            </w:pPr>
            <w:r w:rsidRPr="001C0E44">
              <w:t>0.54</w:t>
            </w:r>
          </w:p>
        </w:tc>
      </w:tr>
      <w:tr w:rsidR="005D12A9" w:rsidRPr="00CC7C14" w14:paraId="60A42D8C" w14:textId="77777777" w:rsidTr="00D61E5E">
        <w:trPr>
          <w:trHeight w:val="288"/>
        </w:trPr>
        <w:tc>
          <w:tcPr>
            <w:tcW w:w="3145" w:type="dxa"/>
            <w:tcBorders>
              <w:top w:val="nil"/>
              <w:left w:val="single" w:sz="4" w:space="0" w:color="auto"/>
              <w:bottom w:val="single" w:sz="4" w:space="0" w:color="auto"/>
              <w:right w:val="single" w:sz="4" w:space="0" w:color="auto"/>
            </w:tcBorders>
            <w:shd w:val="clear" w:color="auto" w:fill="auto"/>
            <w:noWrap/>
            <w:hideMark/>
          </w:tcPr>
          <w:p w14:paraId="702A5B13" w14:textId="7C0F7810" w:rsidR="005D12A9" w:rsidRPr="00CC7C14" w:rsidRDefault="005D12A9" w:rsidP="005D12A9">
            <w:pPr>
              <w:spacing w:line="240" w:lineRule="auto"/>
              <w:jc w:val="left"/>
              <w:rPr>
                <w:rFonts w:eastAsia="Times New Roman" w:cs="Calibri"/>
                <w:color w:val="000000"/>
                <w:szCs w:val="22"/>
              </w:rPr>
            </w:pPr>
            <w:r w:rsidRPr="00B65B69">
              <w:t>Selected municipalities (15/15)</w:t>
            </w:r>
          </w:p>
        </w:tc>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23F4DB72" w14:textId="77777777" w:rsidR="005D12A9" w:rsidRPr="00CC7C14" w:rsidRDefault="005D12A9" w:rsidP="005D12A9">
            <w:pPr>
              <w:spacing w:line="240" w:lineRule="auto"/>
              <w:jc w:val="center"/>
              <w:rPr>
                <w:rFonts w:eastAsia="Times New Roman" w:cs="Calibri"/>
                <w:color w:val="000000"/>
                <w:szCs w:val="22"/>
              </w:rPr>
            </w:pPr>
            <w:r w:rsidRPr="00CC7C14">
              <w:rPr>
                <w:rFonts w:eastAsia="Times New Roman" w:cs="Calibri"/>
                <w:color w:val="000000"/>
                <w:szCs w:val="22"/>
              </w:rPr>
              <w:t>GESI</w:t>
            </w:r>
          </w:p>
        </w:tc>
        <w:tc>
          <w:tcPr>
            <w:tcW w:w="1319" w:type="dxa"/>
            <w:tcBorders>
              <w:top w:val="nil"/>
              <w:left w:val="single" w:sz="4" w:space="0" w:color="auto"/>
              <w:bottom w:val="single" w:sz="4" w:space="0" w:color="auto"/>
              <w:right w:val="single" w:sz="4" w:space="0" w:color="auto"/>
            </w:tcBorders>
            <w:shd w:val="clear" w:color="auto" w:fill="auto"/>
            <w:noWrap/>
            <w:hideMark/>
          </w:tcPr>
          <w:p w14:paraId="03935B7E" w14:textId="787DF41F" w:rsidR="005D12A9" w:rsidRPr="00CC7C14" w:rsidRDefault="005D12A9" w:rsidP="005D12A9">
            <w:pPr>
              <w:spacing w:line="240" w:lineRule="auto"/>
              <w:jc w:val="center"/>
              <w:rPr>
                <w:rFonts w:eastAsia="Times New Roman" w:cs="Calibri"/>
                <w:color w:val="000000"/>
                <w:szCs w:val="22"/>
              </w:rPr>
            </w:pPr>
            <w:r w:rsidRPr="001C0E44">
              <w:t>0.73</w:t>
            </w:r>
          </w:p>
        </w:tc>
        <w:tc>
          <w:tcPr>
            <w:tcW w:w="1319" w:type="dxa"/>
            <w:tcBorders>
              <w:top w:val="nil"/>
              <w:left w:val="single" w:sz="4" w:space="0" w:color="auto"/>
              <w:bottom w:val="single" w:sz="4" w:space="0" w:color="auto"/>
              <w:right w:val="single" w:sz="4" w:space="0" w:color="auto"/>
            </w:tcBorders>
            <w:shd w:val="clear" w:color="auto" w:fill="auto"/>
            <w:noWrap/>
            <w:hideMark/>
          </w:tcPr>
          <w:p w14:paraId="4729914B" w14:textId="130B4246" w:rsidR="005D12A9" w:rsidRPr="00CC7C14" w:rsidRDefault="005D12A9" w:rsidP="005D12A9">
            <w:pPr>
              <w:spacing w:line="240" w:lineRule="auto"/>
              <w:jc w:val="center"/>
              <w:rPr>
                <w:rFonts w:eastAsia="Times New Roman" w:cs="Calibri"/>
                <w:color w:val="000000"/>
                <w:szCs w:val="22"/>
              </w:rPr>
            </w:pPr>
            <w:r w:rsidRPr="001C0E44">
              <w:t>1.53</w:t>
            </w:r>
          </w:p>
        </w:tc>
        <w:tc>
          <w:tcPr>
            <w:tcW w:w="1260" w:type="dxa"/>
            <w:tcBorders>
              <w:top w:val="nil"/>
              <w:left w:val="single" w:sz="4" w:space="0" w:color="auto"/>
              <w:bottom w:val="single" w:sz="4" w:space="0" w:color="auto"/>
              <w:right w:val="single" w:sz="4" w:space="0" w:color="auto"/>
            </w:tcBorders>
            <w:shd w:val="clear" w:color="auto" w:fill="auto"/>
            <w:noWrap/>
          </w:tcPr>
          <w:p w14:paraId="20B7BDA5" w14:textId="31FA3865" w:rsidR="005D12A9" w:rsidRPr="00CC7C14" w:rsidRDefault="005D12A9" w:rsidP="005D12A9">
            <w:pPr>
              <w:spacing w:line="240" w:lineRule="auto"/>
              <w:jc w:val="center"/>
              <w:rPr>
                <w:rFonts w:eastAsia="Times New Roman" w:cs="Calibri"/>
                <w:color w:val="000000"/>
                <w:szCs w:val="22"/>
              </w:rPr>
            </w:pPr>
            <w:r w:rsidRPr="001C0E44">
              <w:t>0.8</w:t>
            </w:r>
          </w:p>
        </w:tc>
        <w:tc>
          <w:tcPr>
            <w:tcW w:w="1440" w:type="dxa"/>
            <w:tcBorders>
              <w:top w:val="nil"/>
              <w:left w:val="single" w:sz="4" w:space="0" w:color="auto"/>
              <w:bottom w:val="single" w:sz="4" w:space="0" w:color="auto"/>
              <w:right w:val="single" w:sz="4" w:space="0" w:color="auto"/>
            </w:tcBorders>
            <w:shd w:val="clear" w:color="auto" w:fill="auto"/>
            <w:noWrap/>
          </w:tcPr>
          <w:p w14:paraId="43F31CC9" w14:textId="675240AC" w:rsidR="005D12A9" w:rsidRPr="00CC7C14" w:rsidRDefault="005D12A9" w:rsidP="005D12A9">
            <w:pPr>
              <w:spacing w:line="240" w:lineRule="auto"/>
              <w:jc w:val="center"/>
              <w:rPr>
                <w:rFonts w:eastAsia="Times New Roman" w:cs="Calibri"/>
                <w:color w:val="000000"/>
                <w:szCs w:val="22"/>
              </w:rPr>
            </w:pPr>
            <w:r w:rsidRPr="001C0E44">
              <w:t>0.57</w:t>
            </w:r>
          </w:p>
        </w:tc>
      </w:tr>
    </w:tbl>
    <w:p w14:paraId="4B684158" w14:textId="6EA3D628" w:rsidR="00C13DE7" w:rsidRDefault="00C13DE7" w:rsidP="005E4EDE"/>
    <w:p w14:paraId="1E5BA2BD" w14:textId="6B784F92" w:rsidR="00AD51F2" w:rsidRDefault="00AD51F2" w:rsidP="005E4EDE">
      <w:r>
        <w:t xml:space="preserve">Under the alternate scores the balance metrics on the services scores improve, but there is also a substantive change. Under the final internal scores, there was equivalence in the 15/23 specification and the 15/15 specification was marginally acceptable. Under alternate scores the situation is reversed: the 15/23 specification now has a standardized difference of 0.2 while the 15/15 specification has full equivalence across treatment and comparison status. </w:t>
      </w:r>
    </w:p>
    <w:p w14:paraId="01917C0B" w14:textId="455069F8" w:rsidR="009244A7" w:rsidRDefault="009244A7" w:rsidP="005E4EDE"/>
    <w:p w14:paraId="3DB8FE25" w14:textId="5537FF87" w:rsidR="00850A5D" w:rsidRPr="00CC7C14" w:rsidRDefault="009244A7" w:rsidP="005E4EDE">
      <w:r>
        <w:t xml:space="preserve">For GESI scores the pattern is the same, and balance metrics are all improved due to a slightly higher overall GESI score in the comparison municipalities. Differences remain high however, and any impact estimates using these figures will still require scrutiny. </w:t>
      </w:r>
    </w:p>
    <w:p w14:paraId="56E9FE5E" w14:textId="55DA0062" w:rsidR="00BB17D9" w:rsidRDefault="005E4EDE" w:rsidP="00892760">
      <w:pPr>
        <w:pStyle w:val="Heading3"/>
      </w:pPr>
      <w:r w:rsidRPr="00966CF8">
        <w:t>Item-Level Balance</w:t>
      </w:r>
    </w:p>
    <w:p w14:paraId="3ADEC20F" w14:textId="77777777" w:rsidR="0099285B" w:rsidRDefault="00BB17D9" w:rsidP="005E4EDE">
      <w:r>
        <w:t xml:space="preserve">Unfortunately, small sample sizes prevent examination of individual municipalities or individual MICA measures. </w:t>
      </w:r>
      <w:r w:rsidR="0099285B">
        <w:t xml:space="preserve">Still, examining item-level variability and balance can offer insight into the properties of the evaluation data and highlight areas where inference may be more or less feasible. </w:t>
      </w:r>
    </w:p>
    <w:p w14:paraId="738AC149" w14:textId="77777777" w:rsidR="00042240" w:rsidRPr="00CC7C14" w:rsidRDefault="00042240" w:rsidP="005E4EDE"/>
    <w:p w14:paraId="5E550572" w14:textId="76DD3033" w:rsidR="005E4EDE" w:rsidRPr="00CC7C14" w:rsidRDefault="005E4EDE" w:rsidP="005E4EDE">
      <w:r w:rsidRPr="00CC7C14">
        <w:t xml:space="preserve">As noted </w:t>
      </w:r>
      <w:r w:rsidR="00D16896">
        <w:t>above</w:t>
      </w:r>
      <w:r w:rsidRPr="00CC7C14">
        <w:t xml:space="preserve"> and shown in the figure below, there were </w:t>
      </w:r>
      <w:r w:rsidR="00507026">
        <w:t>some</w:t>
      </w:r>
      <w:r w:rsidRPr="00CC7C14">
        <w:t xml:space="preserve"> difference</w:t>
      </w:r>
      <w:r w:rsidR="00507026">
        <w:t>s</w:t>
      </w:r>
      <w:r w:rsidRPr="00CC7C14">
        <w:t xml:space="preserve"> between the CITIES and comparison municipalities across several MICA services items.</w:t>
      </w:r>
      <w:r w:rsidR="00507026">
        <w:t xml:space="preserve"> </w:t>
      </w:r>
      <w:r w:rsidR="00507026" w:rsidRPr="00CC7C14">
        <w:t>The treatment and comparison municipalities scores differed across</w:t>
      </w:r>
      <w:r w:rsidR="00507026">
        <w:t xml:space="preserve"> overall</w:t>
      </w:r>
      <w:r w:rsidR="00507026" w:rsidRPr="00CC7C14">
        <w:t xml:space="preserve"> MICA </w:t>
      </w:r>
      <w:r w:rsidR="00507026">
        <w:t>services</w:t>
      </w:r>
      <w:r w:rsidR="00507026" w:rsidRPr="00CC7C14">
        <w:t xml:space="preserve"> items by around 0.1 on average. MICA items related to training in service delivery (2.1), urban planning (3.1), capital projects (3.2), and maintenance of assets (4.2) were particularly similar across assignment groups. The graph below shows </w:t>
      </w:r>
      <w:r w:rsidR="00507026">
        <w:t>the average</w:t>
      </w:r>
      <w:r w:rsidR="00507026" w:rsidRPr="00CC7C14">
        <w:t xml:space="preserve"> MICA services scores across the </w:t>
      </w:r>
      <w:r w:rsidR="00391AFB">
        <w:t>23</w:t>
      </w:r>
      <w:r w:rsidR="00507026" w:rsidRPr="00CC7C14">
        <w:t>-matched treatment and comparison municipalities for each item. Overall, the 15 comparison municipalities scored slightly higher, on average, tha</w:t>
      </w:r>
      <w:r w:rsidR="00F22007">
        <w:t>n the 15 CITIES municipalities.</w:t>
      </w:r>
    </w:p>
    <w:p w14:paraId="7EBED7ED" w14:textId="77777777" w:rsidR="005E4EDE" w:rsidRPr="00CC7C14" w:rsidRDefault="005E4EDE" w:rsidP="005E4EDE"/>
    <w:p w14:paraId="7A6EA66A" w14:textId="03883B16" w:rsidR="005E4EDE" w:rsidRDefault="005E4EDE" w:rsidP="005E4EDE">
      <w:pPr>
        <w:pStyle w:val="Caption"/>
        <w:keepNext/>
        <w:jc w:val="left"/>
      </w:pPr>
      <w:bookmarkStart w:id="109" w:name="_Toc524532311"/>
      <w:r>
        <w:t xml:space="preserve">Table </w:t>
      </w:r>
      <w:r w:rsidR="001F0854">
        <w:rPr>
          <w:noProof/>
        </w:rPr>
        <w:fldChar w:fldCharType="begin"/>
      </w:r>
      <w:r w:rsidR="001F0854">
        <w:rPr>
          <w:noProof/>
        </w:rPr>
        <w:instrText xml:space="preserve"> SEQ Table \* ARABIC </w:instrText>
      </w:r>
      <w:r w:rsidR="001F0854">
        <w:rPr>
          <w:noProof/>
        </w:rPr>
        <w:fldChar w:fldCharType="separate"/>
      </w:r>
      <w:r w:rsidR="00A93871">
        <w:rPr>
          <w:noProof/>
        </w:rPr>
        <w:t>8</w:t>
      </w:r>
      <w:r w:rsidR="001F0854">
        <w:rPr>
          <w:noProof/>
        </w:rPr>
        <w:fldChar w:fldCharType="end"/>
      </w:r>
      <w:r>
        <w:t xml:space="preserve">: Average </w:t>
      </w:r>
      <w:commentRangeStart w:id="110"/>
      <w:commentRangeStart w:id="111"/>
      <w:r>
        <w:t>MICA</w:t>
      </w:r>
      <w:commentRangeEnd w:id="110"/>
      <w:r w:rsidR="00F837C3">
        <w:rPr>
          <w:rStyle w:val="CommentReference"/>
          <w:iCs w:val="0"/>
          <w:color w:val="auto"/>
        </w:rPr>
        <w:commentReference w:id="110"/>
      </w:r>
      <w:commentRangeEnd w:id="111"/>
      <w:r w:rsidR="00796C9C">
        <w:rPr>
          <w:rStyle w:val="CommentReference"/>
          <w:iCs w:val="0"/>
          <w:color w:val="auto"/>
        </w:rPr>
        <w:commentReference w:id="111"/>
      </w:r>
      <w:r>
        <w:t xml:space="preserve"> Services Scores by Item and Assignment</w:t>
      </w:r>
      <w:bookmarkEnd w:id="109"/>
    </w:p>
    <w:p w14:paraId="28AC7DCA" w14:textId="4CE48FAC" w:rsidR="008C695F" w:rsidRPr="00391AFB" w:rsidRDefault="00FB4D45" w:rsidP="00391AFB">
      <w:pPr>
        <w:pStyle w:val="BodyText"/>
        <w:jc w:val="center"/>
        <w:rPr>
          <w:rFonts w:ascii="Gill Sans MT" w:hAnsi="Gill Sans MT"/>
        </w:rPr>
      </w:pPr>
      <w:r>
        <w:rPr>
          <w:noProof/>
        </w:rPr>
        <w:drawing>
          <wp:inline distT="0" distB="0" distL="0" distR="0" wp14:anchorId="5E848B62" wp14:editId="0721B9B1">
            <wp:extent cx="5943600" cy="4245429"/>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245429"/>
                    </a:xfrm>
                    <a:prstGeom prst="rect">
                      <a:avLst/>
                    </a:prstGeom>
                    <a:noFill/>
                    <a:ln>
                      <a:noFill/>
                    </a:ln>
                  </pic:spPr>
                </pic:pic>
              </a:graphicData>
            </a:graphic>
          </wp:inline>
        </w:drawing>
      </w:r>
    </w:p>
    <w:p w14:paraId="71E75E01" w14:textId="44953C8A" w:rsidR="00391AFB" w:rsidRDefault="00391AFB" w:rsidP="005E4EDE">
      <w:r>
        <w:t xml:space="preserve">The alternate scoring shows the same general pattern, but with reduced variability across items. </w:t>
      </w:r>
    </w:p>
    <w:p w14:paraId="4434817E" w14:textId="77777777" w:rsidR="00391AFB" w:rsidRDefault="00391AFB" w:rsidP="005E4EDE"/>
    <w:p w14:paraId="69E584C2" w14:textId="0DBD05D6" w:rsidR="005E4EDE" w:rsidRPr="00CC7C14" w:rsidRDefault="00391AFB" w:rsidP="005E4EDE">
      <w:r>
        <w:t xml:space="preserve">While the above graphic is descriptive, there are specific statistical tests to determine baseline equivalency. </w:t>
      </w:r>
      <w:r w:rsidR="005E4EDE">
        <w:t>Following Imbens and Rubin (2015), the</w:t>
      </w:r>
      <w:r w:rsidR="005E4EDE" w:rsidRPr="00CC7C14">
        <w:t xml:space="preserve"> evaluation team used a normalized differences approach to assess balance between assignment groups. This method calculates a statistic based on the difference between the treatment and comparison group means, divided by the square root of one-half the sum of the treatment and comparison group variances. An absolute value greater than one for this statistic raises concerns, while an absolute value of 0.25 or less indicates particularly strong balance. Normalized differences also help assess whether any potential imbalance can be addressed in the analysis phase.</w:t>
      </w:r>
    </w:p>
    <w:p w14:paraId="2522F706" w14:textId="77777777" w:rsidR="005E4EDE" w:rsidRPr="00CC7C14" w:rsidRDefault="005E4EDE" w:rsidP="005E4EDE"/>
    <w:p w14:paraId="496B64EA" w14:textId="1349C90D" w:rsidR="005E4EDE" w:rsidRPr="00CC7C14" w:rsidRDefault="005E4EDE" w:rsidP="005E4EDE">
      <w:pPr>
        <w:sectPr w:rsidR="005E4EDE" w:rsidRPr="00CC7C14" w:rsidSect="00CA4033">
          <w:pgSz w:w="12240" w:h="15840"/>
          <w:pgMar w:top="1440" w:right="1440" w:bottom="1440" w:left="1440" w:header="720" w:footer="720" w:gutter="0"/>
          <w:cols w:space="720"/>
          <w:docGrid w:linePitch="360"/>
        </w:sectPr>
      </w:pPr>
      <w:r w:rsidRPr="00CC7C14">
        <w:t>The table below shows the results of the normalized differences for the 23 MICA services items</w:t>
      </w:r>
      <w:r w:rsidR="00391AFB">
        <w:t xml:space="preserve"> across both sets of MICA scores. </w:t>
      </w:r>
    </w:p>
    <w:p w14:paraId="380B46A4" w14:textId="77777777" w:rsidR="005E4EDE" w:rsidRPr="00CC7C14" w:rsidRDefault="005E4EDE" w:rsidP="005E4EDE"/>
    <w:p w14:paraId="740B969A" w14:textId="6DD131BE" w:rsidR="003D056E" w:rsidRDefault="003D056E" w:rsidP="00D61E5E">
      <w:pPr>
        <w:pStyle w:val="Caption"/>
        <w:keepNext/>
        <w:jc w:val="center"/>
      </w:pPr>
      <w:r>
        <w:t xml:space="preserve">Figure </w:t>
      </w:r>
      <w:r w:rsidR="000E4344">
        <w:rPr>
          <w:noProof/>
        </w:rPr>
        <w:fldChar w:fldCharType="begin"/>
      </w:r>
      <w:r w:rsidR="000E4344">
        <w:rPr>
          <w:noProof/>
        </w:rPr>
        <w:instrText xml:space="preserve"> SEQ Figure \* ARABIC </w:instrText>
      </w:r>
      <w:r w:rsidR="000E4344">
        <w:rPr>
          <w:noProof/>
        </w:rPr>
        <w:fldChar w:fldCharType="separate"/>
      </w:r>
      <w:r w:rsidR="001C5224">
        <w:rPr>
          <w:noProof/>
        </w:rPr>
        <w:t>19</w:t>
      </w:r>
      <w:r w:rsidR="000E4344">
        <w:rPr>
          <w:noProof/>
        </w:rPr>
        <w:fldChar w:fldCharType="end"/>
      </w:r>
      <w:r>
        <w:t xml:space="preserve">: </w:t>
      </w:r>
      <w:r w:rsidRPr="00CE3D5C">
        <w:t>Standardized Mean Difference of MICA services scores, Final (eval team) and Alternate (with CITIES review)</w:t>
      </w:r>
      <w:r w:rsidR="00843225">
        <w:tab/>
      </w:r>
    </w:p>
    <w:p w14:paraId="0F6B64FB" w14:textId="77777777" w:rsidR="00FC77C2" w:rsidRDefault="008C695F" w:rsidP="008C695F">
      <w:pPr>
        <w:jc w:val="center"/>
        <w:sectPr w:rsidR="00FC77C2" w:rsidSect="00692044">
          <w:pgSz w:w="15840" w:h="12240" w:orient="landscape"/>
          <w:pgMar w:top="1440" w:right="1440" w:bottom="1440" w:left="1440" w:header="720" w:footer="720" w:gutter="0"/>
          <w:cols w:space="720"/>
          <w:docGrid w:linePitch="360"/>
        </w:sectPr>
      </w:pPr>
      <w:r>
        <w:rPr>
          <w:noProof/>
        </w:rPr>
        <w:drawing>
          <wp:inline distT="0" distB="0" distL="0" distR="0" wp14:anchorId="2667A9E3" wp14:editId="438EEF0F">
            <wp:extent cx="8229600" cy="5486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29600" cy="5486400"/>
                    </a:xfrm>
                    <a:prstGeom prst="rect">
                      <a:avLst/>
                    </a:prstGeom>
                    <a:noFill/>
                    <a:ln>
                      <a:noFill/>
                    </a:ln>
                  </pic:spPr>
                </pic:pic>
              </a:graphicData>
            </a:graphic>
          </wp:inline>
        </w:drawing>
      </w:r>
    </w:p>
    <w:p w14:paraId="0403ABF5" w14:textId="645C90A1" w:rsidR="008C695F" w:rsidRDefault="008C695F" w:rsidP="005E4EDE">
      <w:r>
        <w:t xml:space="preserve">The alternate scoring actually has an additional item whose standardized mean difference lies outside the desired range of 0.25. However, the magnitude of the differences is consistently lower in the alternate scoring, contributing to better overall balance and a closer match in overall scores. </w:t>
      </w:r>
    </w:p>
    <w:p w14:paraId="44565531" w14:textId="77777777" w:rsidR="008C695F" w:rsidRDefault="008C695F" w:rsidP="005E4EDE"/>
    <w:p w14:paraId="096D3580" w14:textId="38B60087" w:rsidR="008C695F" w:rsidRDefault="005E4EDE" w:rsidP="005E4EDE">
      <w:r w:rsidRPr="00CC7C14">
        <w:t>Not</w:t>
      </w:r>
      <w:r w:rsidR="008C695F">
        <w:t>e that sections 5-8 have larger differences across treatment and control, an issue that is only slightly mitigated in the alternate scoring. On the other hand, only o</w:t>
      </w:r>
      <w:r w:rsidRPr="00CC7C14">
        <w:t>ne of the section 3 MICA services items ha</w:t>
      </w:r>
      <w:r w:rsidR="008C695F">
        <w:t>d</w:t>
      </w:r>
      <w:r w:rsidRPr="00CC7C14">
        <w:t xml:space="preserve"> a normalized difference </w:t>
      </w:r>
      <w:r w:rsidR="008C695F">
        <w:t xml:space="preserve">beyond </w:t>
      </w:r>
      <w:r w:rsidRPr="00CC7C14">
        <w:t xml:space="preserve">the threshold of 0.25. This may suggest that, overall, both assignment groups are similar in their ability to plan and identify needs. </w:t>
      </w:r>
    </w:p>
    <w:p w14:paraId="41E76FAF" w14:textId="77777777" w:rsidR="008C695F" w:rsidRDefault="008C695F" w:rsidP="005E4EDE"/>
    <w:p w14:paraId="075A92EE" w14:textId="6E5269C3" w:rsidR="005E4EDE" w:rsidRDefault="00E02A58" w:rsidP="005E4EDE">
      <w:r>
        <w:t>It is important to</w:t>
      </w:r>
      <w:r w:rsidR="008C695F">
        <w:t xml:space="preserve"> bear in mind that </w:t>
      </w:r>
      <w:r>
        <w:t>the overall MICA score is the outcome of interest, rather than change in any single item</w:t>
      </w:r>
      <w:r w:rsidR="008C695F">
        <w:t>. S</w:t>
      </w:r>
      <w:r>
        <w:t xml:space="preserve">o although there may be imbalance on many of the items above, the aggregate balance is a primary concern. </w:t>
      </w:r>
      <w:r w:rsidR="008C695F">
        <w:t>T</w:t>
      </w:r>
      <w:r w:rsidR="005E4EDE" w:rsidRPr="00CC7C14">
        <w:t xml:space="preserve">he </w:t>
      </w:r>
      <w:r>
        <w:t>e</w:t>
      </w:r>
      <w:r w:rsidR="005E4EDE" w:rsidRPr="00CC7C14">
        <w:t>valuation team will use the information in</w:t>
      </w:r>
      <w:r w:rsidR="008C695F">
        <w:t xml:space="preserve"> item-level variability to understand the properties of the MICA scoring and, potentially, </w:t>
      </w:r>
      <w:r w:rsidR="005E4EDE" w:rsidRPr="00CC7C14">
        <w:t xml:space="preserve">develop appropriate weighting schemes to ensure that inferential comparison across assignment groups is balanced. See </w:t>
      </w:r>
      <w:hyperlink w:anchor="_Annex_3:_Investigating" w:history="1">
        <w:r w:rsidR="005E4EDE" w:rsidRPr="00CC7C14">
          <w:rPr>
            <w:rStyle w:val="Hyperlink"/>
          </w:rPr>
          <w:t xml:space="preserve">Annex </w:t>
        </w:r>
      </w:hyperlink>
      <w:r w:rsidR="00203108">
        <w:rPr>
          <w:rStyle w:val="Hyperlink"/>
        </w:rPr>
        <w:t>4</w:t>
      </w:r>
      <w:r w:rsidR="008C695F">
        <w:rPr>
          <w:rStyle w:val="Hyperlink"/>
        </w:rPr>
        <w:t xml:space="preserve"> </w:t>
      </w:r>
      <w:r w:rsidR="005E4EDE" w:rsidRPr="00CC7C14">
        <w:t xml:space="preserve">for </w:t>
      </w:r>
      <w:r w:rsidR="00507026">
        <w:t>the full balance table by item.</w:t>
      </w:r>
    </w:p>
    <w:p w14:paraId="6AB045C3" w14:textId="077147A6" w:rsidR="008C695F" w:rsidRDefault="008C695F" w:rsidP="005E4EDE"/>
    <w:p w14:paraId="1FD65DCF" w14:textId="529F07C5" w:rsidR="008C695F" w:rsidRDefault="008C695F" w:rsidP="005E4EDE">
      <w:r w:rsidRPr="008C695F">
        <w:rPr>
          <w:highlight w:val="yellow"/>
        </w:rPr>
        <w:t>------</w:t>
      </w:r>
    </w:p>
    <w:p w14:paraId="4D57564F" w14:textId="77777777" w:rsidR="00E02A58" w:rsidRDefault="00E02A58" w:rsidP="005E4EDE"/>
    <w:p w14:paraId="3052BDDF" w14:textId="75F51ED9" w:rsidR="005E4EDE" w:rsidRPr="00CC7C14" w:rsidRDefault="005E4EDE" w:rsidP="005E4EDE">
      <w:r w:rsidRPr="00CC7C14">
        <w:t xml:space="preserve">Despite similar scores across a few of the assessment categories, there were MICA items for which the gap was much larger or where one assignment group received a larger share of high scores. For example, CITIES’s 15 municipalities received an average score of 1.6 for services item 5.1, which covers a municipality’s capacity to inspect markets, while comparison municipalities received an average of score </w:t>
      </w:r>
      <w:r w:rsidR="00E52678">
        <w:t>2.4</w:t>
      </w:r>
      <w:r w:rsidRPr="00CC7C14">
        <w:t>. This difference was largely driven by the fact that one treatment municipality, Dair Alla, received a score of 5, defined as, “The municipality actively and systematically carries out inspection of public markets, defining the goods that may be traded and goods that may not be traded there”, and four municipalities received scores of 3, which has the same definition as a score of 5, but with inspections happening only occasionally. As shown in the graph below, the distribution of scores for item 5.1 varied in its distribution between the treatment and comparison groups.</w:t>
      </w:r>
    </w:p>
    <w:p w14:paraId="714AEE13" w14:textId="57AD669D" w:rsidR="005E4EDE" w:rsidRPr="00CC7C14" w:rsidRDefault="005E4EDE" w:rsidP="005E4EDE">
      <w:pPr>
        <w:pStyle w:val="Caption"/>
        <w:keepNext/>
        <w:jc w:val="left"/>
      </w:pPr>
      <w:bookmarkStart w:id="112" w:name="_Toc524532336"/>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17</w:t>
      </w:r>
      <w:r w:rsidR="000E4344">
        <w:rPr>
          <w:noProof/>
        </w:rPr>
        <w:fldChar w:fldCharType="end"/>
      </w:r>
      <w:r>
        <w:t>: Item 5.1 Score Distribution by Assignment</w:t>
      </w:r>
      <w:bookmarkEnd w:id="112"/>
    </w:p>
    <w:p w14:paraId="629C357A" w14:textId="77777777" w:rsidR="005E4EDE" w:rsidRPr="00CC7C14" w:rsidRDefault="005E4EDE" w:rsidP="00FC77C2">
      <w:pPr>
        <w:pStyle w:val="BodyText"/>
        <w:jc w:val="center"/>
        <w:rPr>
          <w:rFonts w:ascii="Gill Sans MT" w:hAnsi="Gill Sans MT"/>
        </w:rPr>
      </w:pPr>
      <w:r w:rsidRPr="00CC7C14">
        <w:rPr>
          <w:rFonts w:ascii="Gill Sans MT" w:hAnsi="Gill Sans MT"/>
          <w:noProof/>
        </w:rPr>
        <w:drawing>
          <wp:inline distT="0" distB="0" distL="0" distR="0" wp14:anchorId="4BE11205" wp14:editId="190B2335">
            <wp:extent cx="6091458" cy="3127378"/>
            <wp:effectExtent l="0" t="0" r="508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bwMode="auto">
                    <a:xfrm>
                      <a:off x="0" y="0"/>
                      <a:ext cx="6091458" cy="3127378"/>
                    </a:xfrm>
                    <a:prstGeom prst="rect">
                      <a:avLst/>
                    </a:prstGeom>
                    <a:ln>
                      <a:noFill/>
                    </a:ln>
                    <a:extLst>
                      <a:ext uri="{53640926-AAD7-44D8-BBD7-CCE9431645EC}">
                        <a14:shadowObscured xmlns:a14="http://schemas.microsoft.com/office/drawing/2010/main"/>
                      </a:ext>
                    </a:extLst>
                  </pic:spPr>
                </pic:pic>
              </a:graphicData>
            </a:graphic>
          </wp:inline>
        </w:drawing>
      </w:r>
    </w:p>
    <w:p w14:paraId="1DBC7CCA" w14:textId="6FDB53F6" w:rsidR="005E4EDE" w:rsidRPr="00CC7C14" w:rsidRDefault="00123D93" w:rsidP="005E4EDE">
      <w:r>
        <w:t>Although a third of the treatment group received a score of three or higher for item 5.1, the distribution of scores was wider compared to that of the comparison group, which only had three municipalities that did not receive a score of three.</w:t>
      </w:r>
      <w:commentRangeStart w:id="113"/>
      <w:r>
        <w:t xml:space="preserve"> This was not the only case where</w:t>
      </w:r>
      <w:r w:rsidR="005E4EDE" w:rsidRPr="00CC7C14">
        <w:t xml:space="preserve"> the evaluation team’s scoring was significantly higher than that of CITIES. This </w:t>
      </w:r>
      <w:r>
        <w:t>was</w:t>
      </w:r>
      <w:r w:rsidRPr="00CC7C14">
        <w:t xml:space="preserve"> </w:t>
      </w:r>
      <w:r>
        <w:t xml:space="preserve">notable </w:t>
      </w:r>
      <w:r w:rsidR="005E4EDE" w:rsidRPr="00CC7C14">
        <w:t xml:space="preserve">for item 7.2, </w:t>
      </w:r>
      <w:commentRangeEnd w:id="113"/>
      <w:r w:rsidR="00B333A7">
        <w:rPr>
          <w:rStyle w:val="CommentReference"/>
        </w:rPr>
        <w:commentReference w:id="113"/>
      </w:r>
      <w:r w:rsidR="005E4EDE" w:rsidRPr="00CC7C14">
        <w:t xml:space="preserve">which covers calamity management. </w:t>
      </w:r>
      <w:r>
        <w:t>The CITIES team gave six of the 15 matched municipalities a score of zero for item 7.2. In contrast, the evaluation team only gave two municipalities a score of zero and five municipalities a score of three, pushing the average item-level score for 7.2 to 1.57</w:t>
      </w:r>
      <w:r w:rsidR="005E4EDE" w:rsidRPr="00CC7C14">
        <w:t>.</w:t>
      </w:r>
      <w:r>
        <w:t xml:space="preserve"> </w:t>
      </w:r>
      <w:r w:rsidR="00796C9C">
        <w:t>Discussions with CITIES revealed that they only provided scores above 0 for 7.2 if the calamity plan was of “high quality,” a subjective criteria that may explain some of the difference between assignment groups.</w:t>
      </w:r>
    </w:p>
    <w:p w14:paraId="630C0156" w14:textId="4C30FBA7" w:rsidR="005E4EDE" w:rsidRPr="00CC7C14" w:rsidRDefault="005E4EDE" w:rsidP="005E4EDE">
      <w:pPr>
        <w:pStyle w:val="Caption"/>
        <w:keepNext/>
        <w:jc w:val="left"/>
      </w:pPr>
      <w:bookmarkStart w:id="114" w:name="_Toc524532337"/>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18</w:t>
      </w:r>
      <w:r w:rsidR="000E4344">
        <w:rPr>
          <w:noProof/>
        </w:rPr>
        <w:fldChar w:fldCharType="end"/>
      </w:r>
      <w:r w:rsidRPr="00CC7C14">
        <w:t>:</w:t>
      </w:r>
      <w:r>
        <w:t xml:space="preserve"> Item 7.2 Score Distribution by Assignment</w:t>
      </w:r>
      <w:bookmarkEnd w:id="114"/>
    </w:p>
    <w:p w14:paraId="5E9C23AC" w14:textId="17B5E9C9" w:rsidR="005E4EDE" w:rsidRPr="00CC7C14" w:rsidRDefault="005E4EDE" w:rsidP="005E4EDE">
      <w:pPr>
        <w:pStyle w:val="BodyText"/>
        <w:rPr>
          <w:rFonts w:ascii="Gill Sans MT" w:hAnsi="Gill Sans MT"/>
        </w:rPr>
      </w:pPr>
      <w:r w:rsidRPr="009E4860">
        <w:rPr>
          <w:noProof/>
        </w:rPr>
        <w:t xml:space="preserve"> </w:t>
      </w:r>
      <w:r w:rsidR="006D25A2">
        <w:rPr>
          <w:noProof/>
        </w:rPr>
        <w:drawing>
          <wp:inline distT="0" distB="0" distL="0" distR="0" wp14:anchorId="569B5E81" wp14:editId="218557A0">
            <wp:extent cx="5943600" cy="30511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051175"/>
                    </a:xfrm>
                    <a:prstGeom prst="rect">
                      <a:avLst/>
                    </a:prstGeom>
                  </pic:spPr>
                </pic:pic>
              </a:graphicData>
            </a:graphic>
          </wp:inline>
        </w:drawing>
      </w:r>
      <w:r w:rsidR="006D25A2" w:rsidDel="006D25A2">
        <w:rPr>
          <w:noProof/>
        </w:rPr>
        <w:t xml:space="preserve"> </w:t>
      </w:r>
    </w:p>
    <w:p w14:paraId="271158C0" w14:textId="248FCDB1" w:rsidR="005E4EDE" w:rsidRPr="00CC7C14" w:rsidRDefault="005E4EDE" w:rsidP="005E4EDE">
      <w:r w:rsidRPr="00CC7C14">
        <w:t xml:space="preserve">Item-level analysis across assignment groups generally shows that the evaluation team used interim scoring more often; for example, giving the score of 0.5 </w:t>
      </w:r>
      <w:r w:rsidR="006D25A2">
        <w:t>46</w:t>
      </w:r>
      <w:r w:rsidRPr="00CC7C14">
        <w:t xml:space="preserve"> times compared to CITIES 19. The evaluation team explored the use of half-scores with the CITIES team to understand when to best utilize these since the MICA tool has clear integer categories. Additional discussion with CITIES staff may be warranted between this round of data collection and the next implementation of the MICA in the comparison municipalities to ensure that the evaluation team is properly aligned with the MICA methodology. The item analysis findings suggest that there are gaps between assignment groups on many of the assessment criteria. This is to be expected to some extent given the purposive selection of CITIES municipalities. </w:t>
      </w:r>
    </w:p>
    <w:p w14:paraId="5F867A5E" w14:textId="47F0D7AC" w:rsidR="005E4EDE" w:rsidRPr="00966CF8" w:rsidRDefault="005E4EDE" w:rsidP="005E4EDE">
      <w:pPr>
        <w:pStyle w:val="Heading5"/>
        <w:rPr>
          <w:color w:val="666666"/>
        </w:rPr>
      </w:pPr>
      <w:r w:rsidRPr="00966CF8">
        <w:rPr>
          <w:rFonts w:ascii="Gill Sans MT" w:hAnsi="Gill Sans MT"/>
          <w:b/>
          <w:color w:val="666666"/>
        </w:rPr>
        <w:t xml:space="preserve">MICA Services Scores by </w:t>
      </w:r>
      <w:commentRangeStart w:id="115"/>
      <w:r w:rsidRPr="00966CF8">
        <w:rPr>
          <w:rFonts w:ascii="Gill Sans MT" w:hAnsi="Gill Sans MT"/>
          <w:b/>
          <w:color w:val="666666"/>
        </w:rPr>
        <w:t>Municipality</w:t>
      </w:r>
      <w:commentRangeEnd w:id="115"/>
      <w:r w:rsidR="00600D7F">
        <w:rPr>
          <w:rStyle w:val="CommentReference"/>
          <w:rFonts w:ascii="Gill Sans MT" w:eastAsia="Calibri" w:hAnsi="Gill Sans MT" w:cs="Arial"/>
          <w:color w:val="auto"/>
        </w:rPr>
        <w:commentReference w:id="115"/>
      </w:r>
      <w:r w:rsidRPr="00966CF8">
        <w:rPr>
          <w:rFonts w:ascii="Gill Sans MT" w:hAnsi="Gill Sans MT"/>
          <w:b/>
          <w:color w:val="666666"/>
        </w:rPr>
        <w:t xml:space="preserve"> and Region</w:t>
      </w:r>
    </w:p>
    <w:p w14:paraId="45113FF7" w14:textId="65D46F63" w:rsidR="005E4EDE" w:rsidRPr="00CC7C14" w:rsidRDefault="00600D7F" w:rsidP="005E4EDE">
      <w:commentRangeStart w:id="116"/>
      <w:commentRangeEnd w:id="116"/>
      <w:r>
        <w:rPr>
          <w:rStyle w:val="CommentReference"/>
        </w:rPr>
        <w:commentReference w:id="116"/>
      </w:r>
      <w:r w:rsidR="00B7460B" w:rsidRPr="00CC7C14">
        <w:rPr>
          <w:noProof/>
        </w:rPr>
        <mc:AlternateContent>
          <mc:Choice Requires="wps">
            <w:drawing>
              <wp:anchor distT="0" distB="0" distL="114300" distR="114300" simplePos="0" relativeHeight="251671563" behindDoc="0" locked="0" layoutInCell="1" allowOverlap="1" wp14:anchorId="018C5475" wp14:editId="458AD092">
                <wp:simplePos x="0" y="0"/>
                <wp:positionH relativeFrom="column">
                  <wp:posOffset>-242033</wp:posOffset>
                </wp:positionH>
                <wp:positionV relativeFrom="paragraph">
                  <wp:posOffset>916500</wp:posOffset>
                </wp:positionV>
                <wp:extent cx="6710680" cy="294198"/>
                <wp:effectExtent l="0" t="0" r="13970" b="10795"/>
                <wp:wrapNone/>
                <wp:docPr id="61" name="Text Box 61"/>
                <wp:cNvGraphicFramePr/>
                <a:graphic xmlns:a="http://schemas.openxmlformats.org/drawingml/2006/main">
                  <a:graphicData uri="http://schemas.microsoft.com/office/word/2010/wordprocessingShape">
                    <wps:wsp>
                      <wps:cNvSpPr txBox="1"/>
                      <wps:spPr>
                        <a:xfrm>
                          <a:off x="0" y="0"/>
                          <a:ext cx="6710680" cy="294198"/>
                        </a:xfrm>
                        <a:prstGeom prst="rect">
                          <a:avLst/>
                        </a:prstGeom>
                        <a:noFill/>
                        <a:ln>
                          <a:noFill/>
                        </a:ln>
                      </wps:spPr>
                      <wps:txbx>
                        <w:txbxContent>
                          <w:p w14:paraId="0102984F" w14:textId="64DFFF28" w:rsidR="00DD1610" w:rsidRPr="006D7147" w:rsidRDefault="00DD1610" w:rsidP="005E4EDE">
                            <w:pPr>
                              <w:pStyle w:val="Caption"/>
                              <w:jc w:val="center"/>
                              <w:rPr>
                                <w:noProof/>
                              </w:rPr>
                            </w:pPr>
                            <w:bookmarkStart w:id="117" w:name="_Toc524532338"/>
                            <w:r>
                              <w:t xml:space="preserve">Figure </w:t>
                            </w:r>
                            <w:r w:rsidR="000E4344">
                              <w:rPr>
                                <w:noProof/>
                              </w:rPr>
                              <w:fldChar w:fldCharType="begin"/>
                            </w:r>
                            <w:r w:rsidR="000E4344">
                              <w:rPr>
                                <w:noProof/>
                              </w:rPr>
                              <w:instrText xml:space="preserve"> SEQ Figure \* ARABIC </w:instrText>
                            </w:r>
                            <w:r w:rsidR="000E4344">
                              <w:rPr>
                                <w:noProof/>
                              </w:rPr>
                              <w:fldChar w:fldCharType="separate"/>
                            </w:r>
                            <w:r>
                              <w:rPr>
                                <w:noProof/>
                              </w:rPr>
                              <w:t>22</w:t>
                            </w:r>
                            <w:r w:rsidR="000E4344">
                              <w:rPr>
                                <w:noProof/>
                              </w:rPr>
                              <w:fldChar w:fldCharType="end"/>
                            </w:r>
                            <w:r>
                              <w:t>: Total MICA Scores by Assignment</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8C5475" id="Text Box 61" o:spid="_x0000_s1034" type="#_x0000_t202" style="position:absolute;left:0;text-align:left;margin-left:-19.05pt;margin-top:72.15pt;width:528.4pt;height:23.15pt;z-index:25167156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Pg9HgIAAEEEAAAOAAAAZHJzL2Uyb0RvYy54bWysU8Fu2zAMvQ/YPwi6L06CIU2NOEXWIsOA&#10;oC2QDD0rshQbsESNUmJnXz9KjtOu22nYRaZJ6pF8fFrcdaZhJ4W+BlvwyWjMmbISytoeCv59t/40&#10;58wHYUvRgFUFPyvP75YfPyxal6spVNCUChmBWJ+3ruBVCC7PMi8rZYQfgVOWghrQiEC/eMhKFC2h&#10;myabjsezrAUsHYJU3pP3oQ/yZcLXWsnwpLVXgTUFp95COjGd+3hmy4XIDyhcVctLG+IfujCitlT0&#10;CvUggmBHrP+AMrVE8KDDSILJQOtaqjQDTTMZv5tmWwmn0ixEjndXmvz/g5WPp2dkdVnw2YQzKwzt&#10;aKe6wL5Ax8hF/LTO55S2dZQYOvLTnge/J2ccu9No4pcGYhQnps9XdiOaJOfsZjKezSkkKTa9/Ty5&#10;nUeY7PW2Qx++KjAsGgVH2l4iVZw2PvSpQ0osZmFdN03aYGN/cxBm9GSx9b7FaIVu36VRb4b291Ce&#10;aSqEXhfeyXVNpTfCh2eBJATqlsQdnujQDbQFh4vFWQX482/+mE/7oShnLQmr4P7HUaDirPlmaXNR&#10;hYOBg7EfDHs090BapWVQN8mkCxiawdQI5oU0v4pVKCSspFoFD4N5H3p505uRarVKSaQ1J8LGbp2M&#10;0JGrSOSuexHoLmwH2tMjDJIT+TvS+9ye5dUxgK7TRiKvPYsXukmnaaeXNxUfwtv/lPX68pe/AAAA&#10;//8DAFBLAwQUAAYACAAAACEAfRKhwuEAAAAMAQAADwAAAGRycy9kb3ducmV2LnhtbEyPwU7DMAyG&#10;70i8Q2QkbltSNpWuNJ0mBCckRFcOHNMma6M1Tmmyrbw93glutv5Pvz8X29kN7GymYD1KSJYCmMHW&#10;a4udhM/6dZEBC1GhVoNHI+HHBNiWtzeFyrW/YGXO+9gxKsGQKwl9jGPOeWh741RY+tEgZQc/ORVp&#10;nTquJ3WhcjfwByFS7pRFutCr0Tz3pj3uT07C7gurF/v93nxUh8rW9UbgW3qU8v5u3j0Bi2aOfzBc&#10;9UkdSnJq/Al1YIOExSpLCKVgvV4BuxIiyR6BNTRtRAq8LPj/J8pfAAAA//8DAFBLAQItABQABgAI&#10;AAAAIQC2gziS/gAAAOEBAAATAAAAAAAAAAAAAAAAAAAAAABbQ29udGVudF9UeXBlc10ueG1sUEsB&#10;Ai0AFAAGAAgAAAAhADj9If/WAAAAlAEAAAsAAAAAAAAAAAAAAAAALwEAAF9yZWxzLy5yZWxzUEsB&#10;Ai0AFAAGAAgAAAAhANFs+D0eAgAAQQQAAA4AAAAAAAAAAAAAAAAALgIAAGRycy9lMm9Eb2MueG1s&#10;UEsBAi0AFAAGAAgAAAAhAH0SocLhAAAADAEAAA8AAAAAAAAAAAAAAAAAeAQAAGRycy9kb3ducmV2&#10;LnhtbFBLBQYAAAAABAAEAPMAAACGBQAAAAA=&#10;" filled="f" stroked="f">
                <v:textbox inset="0,0,0,0">
                  <w:txbxContent>
                    <w:p w14:paraId="0102984F" w14:textId="64DFFF28" w:rsidR="00DD1610" w:rsidRPr="006D7147" w:rsidRDefault="00DD1610" w:rsidP="005E4EDE">
                      <w:pPr>
                        <w:pStyle w:val="Caption"/>
                        <w:jc w:val="center"/>
                        <w:rPr>
                          <w:noProof/>
                        </w:rPr>
                      </w:pPr>
                      <w:bookmarkStart w:id="121" w:name="_Toc524532338"/>
                      <w:r>
                        <w:t xml:space="preserve">Figure </w:t>
                      </w:r>
                      <w:fldSimple w:instr=" SEQ Figure \* ARABIC ">
                        <w:r>
                          <w:rPr>
                            <w:noProof/>
                          </w:rPr>
                          <w:t>22</w:t>
                        </w:r>
                      </w:fldSimple>
                      <w:r>
                        <w:t>: Total MICA Scores by Assignment</w:t>
                      </w:r>
                      <w:bookmarkEnd w:id="121"/>
                    </w:p>
                  </w:txbxContent>
                </v:textbox>
              </v:shape>
            </w:pict>
          </mc:Fallback>
        </mc:AlternateContent>
      </w:r>
      <w:r w:rsidR="005E4EDE" w:rsidRPr="00CC7C14">
        <w:t xml:space="preserve">Reviewing the MICA scores by municipality shows that the CITIES municipalities reached a higher total MICA services score. The highest possible services score is 115. The highest scores in the treatment and comparison groups were 41 and </w:t>
      </w:r>
      <w:r w:rsidR="00B7460B">
        <w:t>30</w:t>
      </w:r>
      <w:r w:rsidR="005E4EDE" w:rsidRPr="00CC7C14">
        <w:t>, respectively, with a median total score in the CITIES municipalities of 22 and a median score in the comparison municipalities of 2</w:t>
      </w:r>
      <w:r w:rsidR="00B7460B">
        <w:t>4</w:t>
      </w:r>
      <w:r w:rsidR="005E4EDE" w:rsidRPr="00CC7C14">
        <w:t xml:space="preserve">. These close median values can be seen in the figure below, which shows a large grouping of total scores </w:t>
      </w:r>
      <w:r w:rsidR="00B7460B">
        <w:t>between 20 and 30</w:t>
      </w:r>
      <w:r w:rsidR="005E4EDE" w:rsidRPr="00CC7C14">
        <w:t>.</w:t>
      </w:r>
    </w:p>
    <w:p w14:paraId="41CFBC13" w14:textId="77777777" w:rsidR="005E4EDE" w:rsidRPr="00CC7C14" w:rsidRDefault="005E4EDE" w:rsidP="005E4EDE">
      <w:pPr>
        <w:pStyle w:val="Caption"/>
        <w:keepNext/>
        <w:spacing w:before="0"/>
      </w:pPr>
    </w:p>
    <w:p w14:paraId="596EFA78" w14:textId="77777777" w:rsidR="005E4EDE" w:rsidRDefault="005E4EDE" w:rsidP="005E4EDE"/>
    <w:p w14:paraId="118BB812" w14:textId="30C313F5" w:rsidR="005E4EDE" w:rsidRDefault="00B7460B" w:rsidP="005E4EDE">
      <w:r>
        <w:rPr>
          <w:noProof/>
        </w:rPr>
        <w:drawing>
          <wp:inline distT="0" distB="0" distL="0" distR="0" wp14:anchorId="46E1699B" wp14:editId="57375F63">
            <wp:extent cx="6631635" cy="3404381"/>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62827" cy="3420393"/>
                    </a:xfrm>
                    <a:prstGeom prst="rect">
                      <a:avLst/>
                    </a:prstGeom>
                  </pic:spPr>
                </pic:pic>
              </a:graphicData>
            </a:graphic>
          </wp:inline>
        </w:drawing>
      </w:r>
    </w:p>
    <w:p w14:paraId="38214249" w14:textId="77777777" w:rsidR="005E4EDE" w:rsidRDefault="005E4EDE" w:rsidP="005E4EDE"/>
    <w:p w14:paraId="6EF8C9C0" w14:textId="77777777" w:rsidR="005E4EDE" w:rsidRDefault="005E4EDE" w:rsidP="005E4EDE"/>
    <w:p w14:paraId="5960C5C8" w14:textId="77777777" w:rsidR="005E4EDE" w:rsidRDefault="005E4EDE" w:rsidP="005E4EDE"/>
    <w:p w14:paraId="16811776" w14:textId="77777777" w:rsidR="005E4EDE" w:rsidRDefault="005E4EDE" w:rsidP="005E4EDE">
      <w:r>
        <w:t xml:space="preserve">At the regional level, the item-level scores were somewhat similar in the North region, where there are eight CITIES municipalities and 10 comparison municipalities, with average item score of just under 1 across assignment groups. </w:t>
      </w:r>
    </w:p>
    <w:p w14:paraId="716DD099" w14:textId="77777777" w:rsidR="005E4EDE" w:rsidRDefault="005E4EDE" w:rsidP="005E4EDE"/>
    <w:tbl>
      <w:tblPr>
        <w:tblStyle w:val="TableGrid"/>
        <w:tblW w:w="0" w:type="auto"/>
        <w:tblLook w:val="04A0" w:firstRow="1" w:lastRow="0" w:firstColumn="1" w:lastColumn="0" w:noHBand="0" w:noVBand="1"/>
      </w:tblPr>
      <w:tblGrid>
        <w:gridCol w:w="925"/>
        <w:gridCol w:w="1662"/>
        <w:gridCol w:w="979"/>
        <w:gridCol w:w="1569"/>
        <w:gridCol w:w="1662"/>
        <w:gridCol w:w="979"/>
        <w:gridCol w:w="1569"/>
      </w:tblGrid>
      <w:tr w:rsidR="005E4EDE" w:rsidRPr="00F135A4" w14:paraId="0ED8EB44" w14:textId="77777777" w:rsidTr="005E4EDE">
        <w:tc>
          <w:tcPr>
            <w:tcW w:w="0" w:type="auto"/>
            <w:tcBorders>
              <w:top w:val="nil"/>
              <w:left w:val="nil"/>
              <w:bottom w:val="single" w:sz="12" w:space="0" w:color="auto"/>
              <w:right w:val="single" w:sz="12" w:space="0" w:color="auto"/>
            </w:tcBorders>
            <w:vAlign w:val="bottom"/>
          </w:tcPr>
          <w:p w14:paraId="1CE86968" w14:textId="77777777" w:rsidR="005E4EDE" w:rsidRPr="00966CF8" w:rsidRDefault="005E4EDE" w:rsidP="005E4EDE">
            <w:pPr>
              <w:rPr>
                <w:color w:val="000000"/>
                <w:szCs w:val="22"/>
              </w:rPr>
            </w:pPr>
          </w:p>
        </w:tc>
        <w:tc>
          <w:tcPr>
            <w:tcW w:w="0" w:type="auto"/>
            <w:gridSpan w:val="3"/>
            <w:tcBorders>
              <w:top w:val="single" w:sz="12" w:space="0" w:color="auto"/>
              <w:left w:val="single" w:sz="12" w:space="0" w:color="auto"/>
              <w:bottom w:val="single" w:sz="12" w:space="0" w:color="auto"/>
              <w:right w:val="single" w:sz="12" w:space="0" w:color="auto"/>
            </w:tcBorders>
            <w:vAlign w:val="bottom"/>
          </w:tcPr>
          <w:p w14:paraId="1B207CF2" w14:textId="77777777" w:rsidR="005E4EDE" w:rsidRPr="00966CF8" w:rsidRDefault="005E4EDE" w:rsidP="005E4EDE">
            <w:pPr>
              <w:jc w:val="center"/>
              <w:rPr>
                <w:b/>
                <w:color w:val="000000"/>
                <w:szCs w:val="22"/>
              </w:rPr>
            </w:pPr>
            <w:r w:rsidRPr="00966CF8">
              <w:rPr>
                <w:b/>
                <w:color w:val="000000"/>
                <w:szCs w:val="22"/>
              </w:rPr>
              <w:t>Comparison</w:t>
            </w:r>
          </w:p>
        </w:tc>
        <w:tc>
          <w:tcPr>
            <w:tcW w:w="0" w:type="auto"/>
            <w:gridSpan w:val="3"/>
            <w:tcBorders>
              <w:top w:val="single" w:sz="12" w:space="0" w:color="auto"/>
              <w:left w:val="single" w:sz="12" w:space="0" w:color="auto"/>
              <w:bottom w:val="single" w:sz="12" w:space="0" w:color="auto"/>
              <w:right w:val="single" w:sz="12" w:space="0" w:color="auto"/>
            </w:tcBorders>
            <w:vAlign w:val="bottom"/>
          </w:tcPr>
          <w:p w14:paraId="4866124D" w14:textId="77777777" w:rsidR="005E4EDE" w:rsidRPr="00966CF8" w:rsidRDefault="005E4EDE" w:rsidP="005E4EDE">
            <w:pPr>
              <w:jc w:val="center"/>
              <w:rPr>
                <w:b/>
                <w:color w:val="000000"/>
                <w:szCs w:val="22"/>
              </w:rPr>
            </w:pPr>
            <w:r w:rsidRPr="00966CF8">
              <w:rPr>
                <w:b/>
                <w:color w:val="000000"/>
                <w:szCs w:val="22"/>
              </w:rPr>
              <w:t>Treatment</w:t>
            </w:r>
          </w:p>
        </w:tc>
      </w:tr>
      <w:tr w:rsidR="005E4EDE" w:rsidRPr="00F135A4" w14:paraId="7EA74E0C" w14:textId="77777777" w:rsidTr="005E4EDE">
        <w:tc>
          <w:tcPr>
            <w:tcW w:w="0" w:type="auto"/>
            <w:tcBorders>
              <w:top w:val="single" w:sz="12" w:space="0" w:color="auto"/>
              <w:left w:val="single" w:sz="12" w:space="0" w:color="auto"/>
              <w:right w:val="single" w:sz="12" w:space="0" w:color="auto"/>
            </w:tcBorders>
            <w:vAlign w:val="bottom"/>
          </w:tcPr>
          <w:p w14:paraId="32C65AA2" w14:textId="77777777" w:rsidR="005E4EDE" w:rsidRPr="00966CF8" w:rsidRDefault="005E4EDE" w:rsidP="005E4EDE">
            <w:pPr>
              <w:rPr>
                <w:b/>
              </w:rPr>
            </w:pPr>
            <w:r w:rsidRPr="00966CF8">
              <w:rPr>
                <w:b/>
                <w:color w:val="000000"/>
                <w:szCs w:val="22"/>
              </w:rPr>
              <w:t>Region</w:t>
            </w:r>
          </w:p>
        </w:tc>
        <w:tc>
          <w:tcPr>
            <w:tcW w:w="0" w:type="auto"/>
            <w:tcBorders>
              <w:top w:val="single" w:sz="12" w:space="0" w:color="auto"/>
              <w:left w:val="single" w:sz="12" w:space="0" w:color="auto"/>
            </w:tcBorders>
            <w:vAlign w:val="bottom"/>
          </w:tcPr>
          <w:p w14:paraId="7E8FC4E6" w14:textId="77777777" w:rsidR="005E4EDE" w:rsidRPr="00966CF8" w:rsidRDefault="005E4EDE" w:rsidP="005E4EDE">
            <w:pPr>
              <w:jc w:val="center"/>
              <w:rPr>
                <w:b/>
              </w:rPr>
            </w:pPr>
            <w:r>
              <w:rPr>
                <w:b/>
                <w:color w:val="000000"/>
                <w:szCs w:val="22"/>
              </w:rPr>
              <w:t>M</w:t>
            </w:r>
            <w:r w:rsidRPr="00966CF8">
              <w:rPr>
                <w:b/>
                <w:color w:val="000000"/>
                <w:szCs w:val="22"/>
              </w:rPr>
              <w:t>ean</w:t>
            </w:r>
            <w:r>
              <w:rPr>
                <w:b/>
                <w:color w:val="000000"/>
                <w:szCs w:val="22"/>
              </w:rPr>
              <w:t xml:space="preserve"> Item Score</w:t>
            </w:r>
          </w:p>
        </w:tc>
        <w:tc>
          <w:tcPr>
            <w:tcW w:w="0" w:type="auto"/>
            <w:tcBorders>
              <w:top w:val="single" w:sz="12" w:space="0" w:color="auto"/>
            </w:tcBorders>
            <w:vAlign w:val="bottom"/>
          </w:tcPr>
          <w:p w14:paraId="6C81B9C4" w14:textId="77777777" w:rsidR="005E4EDE" w:rsidRPr="00966CF8" w:rsidRDefault="005E4EDE" w:rsidP="005E4EDE">
            <w:pPr>
              <w:jc w:val="center"/>
              <w:rPr>
                <w:b/>
              </w:rPr>
            </w:pPr>
            <w:r>
              <w:rPr>
                <w:b/>
                <w:color w:val="000000"/>
                <w:szCs w:val="22"/>
              </w:rPr>
              <w:t>Item SD</w:t>
            </w:r>
          </w:p>
        </w:tc>
        <w:tc>
          <w:tcPr>
            <w:tcW w:w="0" w:type="auto"/>
            <w:tcBorders>
              <w:top w:val="single" w:sz="12" w:space="0" w:color="auto"/>
              <w:right w:val="single" w:sz="12" w:space="0" w:color="auto"/>
            </w:tcBorders>
            <w:vAlign w:val="bottom"/>
          </w:tcPr>
          <w:p w14:paraId="47C08B1D" w14:textId="77777777" w:rsidR="005E4EDE" w:rsidRPr="00966CF8" w:rsidRDefault="005E4EDE" w:rsidP="005E4EDE">
            <w:pPr>
              <w:jc w:val="center"/>
              <w:rPr>
                <w:b/>
              </w:rPr>
            </w:pPr>
            <w:r>
              <w:rPr>
                <w:b/>
                <w:color w:val="000000"/>
                <w:szCs w:val="22"/>
              </w:rPr>
              <w:t>Max Item Score</w:t>
            </w:r>
          </w:p>
        </w:tc>
        <w:tc>
          <w:tcPr>
            <w:tcW w:w="0" w:type="auto"/>
            <w:tcBorders>
              <w:top w:val="single" w:sz="12" w:space="0" w:color="auto"/>
              <w:left w:val="single" w:sz="12" w:space="0" w:color="auto"/>
            </w:tcBorders>
            <w:vAlign w:val="bottom"/>
          </w:tcPr>
          <w:p w14:paraId="40A5BB91" w14:textId="77777777" w:rsidR="005E4EDE" w:rsidRPr="00966CF8" w:rsidRDefault="005E4EDE" w:rsidP="005E4EDE">
            <w:pPr>
              <w:jc w:val="center"/>
              <w:rPr>
                <w:b/>
              </w:rPr>
            </w:pPr>
            <w:r>
              <w:rPr>
                <w:b/>
                <w:color w:val="000000"/>
                <w:szCs w:val="22"/>
              </w:rPr>
              <w:t>M</w:t>
            </w:r>
            <w:r w:rsidRPr="00BB4569">
              <w:rPr>
                <w:b/>
                <w:color w:val="000000"/>
                <w:szCs w:val="22"/>
              </w:rPr>
              <w:t>ean</w:t>
            </w:r>
            <w:r>
              <w:rPr>
                <w:b/>
                <w:color w:val="000000"/>
                <w:szCs w:val="22"/>
              </w:rPr>
              <w:t xml:space="preserve"> Item Score</w:t>
            </w:r>
          </w:p>
        </w:tc>
        <w:tc>
          <w:tcPr>
            <w:tcW w:w="0" w:type="auto"/>
            <w:tcBorders>
              <w:top w:val="single" w:sz="12" w:space="0" w:color="auto"/>
            </w:tcBorders>
            <w:vAlign w:val="bottom"/>
          </w:tcPr>
          <w:p w14:paraId="31196FF6" w14:textId="77777777" w:rsidR="005E4EDE" w:rsidRPr="00966CF8" w:rsidRDefault="005E4EDE" w:rsidP="005E4EDE">
            <w:pPr>
              <w:jc w:val="center"/>
              <w:rPr>
                <w:b/>
              </w:rPr>
            </w:pPr>
            <w:r>
              <w:rPr>
                <w:b/>
                <w:color w:val="000000"/>
                <w:szCs w:val="22"/>
              </w:rPr>
              <w:t>Item SD</w:t>
            </w:r>
          </w:p>
        </w:tc>
        <w:tc>
          <w:tcPr>
            <w:tcW w:w="0" w:type="auto"/>
            <w:tcBorders>
              <w:top w:val="single" w:sz="12" w:space="0" w:color="auto"/>
              <w:right w:val="single" w:sz="12" w:space="0" w:color="auto"/>
            </w:tcBorders>
            <w:vAlign w:val="bottom"/>
          </w:tcPr>
          <w:p w14:paraId="37E8F261" w14:textId="77777777" w:rsidR="005E4EDE" w:rsidRPr="00966CF8" w:rsidRDefault="005E4EDE" w:rsidP="005E4EDE">
            <w:pPr>
              <w:jc w:val="center"/>
              <w:rPr>
                <w:b/>
              </w:rPr>
            </w:pPr>
            <w:r>
              <w:rPr>
                <w:b/>
                <w:color w:val="000000"/>
                <w:szCs w:val="22"/>
              </w:rPr>
              <w:t>Max Item Score</w:t>
            </w:r>
          </w:p>
        </w:tc>
      </w:tr>
      <w:tr w:rsidR="005E4EDE" w:rsidRPr="00F135A4" w14:paraId="7671CC6F" w14:textId="77777777" w:rsidTr="005E4EDE">
        <w:tc>
          <w:tcPr>
            <w:tcW w:w="0" w:type="auto"/>
            <w:tcBorders>
              <w:left w:val="single" w:sz="12" w:space="0" w:color="auto"/>
              <w:right w:val="single" w:sz="12" w:space="0" w:color="auto"/>
            </w:tcBorders>
            <w:vAlign w:val="bottom"/>
          </w:tcPr>
          <w:p w14:paraId="736A2841" w14:textId="77777777" w:rsidR="005E4EDE" w:rsidRPr="00F135A4" w:rsidRDefault="005E4EDE" w:rsidP="005E4EDE">
            <w:r w:rsidRPr="00966CF8">
              <w:rPr>
                <w:color w:val="000000"/>
                <w:szCs w:val="22"/>
              </w:rPr>
              <w:t>Central</w:t>
            </w:r>
          </w:p>
        </w:tc>
        <w:tc>
          <w:tcPr>
            <w:tcW w:w="0" w:type="auto"/>
            <w:tcBorders>
              <w:left w:val="single" w:sz="12" w:space="0" w:color="auto"/>
            </w:tcBorders>
            <w:vAlign w:val="bottom"/>
          </w:tcPr>
          <w:p w14:paraId="4A97363B" w14:textId="77777777" w:rsidR="005E4EDE" w:rsidRPr="00F135A4" w:rsidRDefault="005E4EDE" w:rsidP="005E4EDE">
            <w:r w:rsidRPr="00966CF8">
              <w:rPr>
                <w:color w:val="000000"/>
                <w:szCs w:val="22"/>
              </w:rPr>
              <w:t>1.05</w:t>
            </w:r>
          </w:p>
        </w:tc>
        <w:tc>
          <w:tcPr>
            <w:tcW w:w="0" w:type="auto"/>
            <w:vAlign w:val="bottom"/>
          </w:tcPr>
          <w:p w14:paraId="26084F93" w14:textId="77777777" w:rsidR="005E4EDE" w:rsidRPr="00F135A4" w:rsidRDefault="005E4EDE" w:rsidP="005E4EDE">
            <w:r w:rsidRPr="00966CF8">
              <w:rPr>
                <w:color w:val="000000"/>
                <w:szCs w:val="22"/>
              </w:rPr>
              <w:t>0.90</w:t>
            </w:r>
          </w:p>
        </w:tc>
        <w:tc>
          <w:tcPr>
            <w:tcW w:w="0" w:type="auto"/>
            <w:tcBorders>
              <w:right w:val="single" w:sz="12" w:space="0" w:color="auto"/>
            </w:tcBorders>
            <w:vAlign w:val="bottom"/>
          </w:tcPr>
          <w:p w14:paraId="27E18196" w14:textId="77777777" w:rsidR="005E4EDE" w:rsidRPr="00F135A4" w:rsidRDefault="005E4EDE" w:rsidP="005E4EDE">
            <w:r w:rsidRPr="00966CF8">
              <w:rPr>
                <w:color w:val="000000"/>
                <w:szCs w:val="22"/>
              </w:rPr>
              <w:t>3.00</w:t>
            </w:r>
          </w:p>
        </w:tc>
        <w:tc>
          <w:tcPr>
            <w:tcW w:w="0" w:type="auto"/>
            <w:tcBorders>
              <w:left w:val="single" w:sz="12" w:space="0" w:color="auto"/>
            </w:tcBorders>
            <w:vAlign w:val="bottom"/>
          </w:tcPr>
          <w:p w14:paraId="11352067" w14:textId="77777777" w:rsidR="005E4EDE" w:rsidRPr="00F135A4" w:rsidRDefault="005E4EDE" w:rsidP="005E4EDE">
            <w:r w:rsidRPr="00966CF8">
              <w:rPr>
                <w:color w:val="000000"/>
                <w:szCs w:val="22"/>
              </w:rPr>
              <w:t>1.43</w:t>
            </w:r>
          </w:p>
        </w:tc>
        <w:tc>
          <w:tcPr>
            <w:tcW w:w="0" w:type="auto"/>
            <w:vAlign w:val="bottom"/>
          </w:tcPr>
          <w:p w14:paraId="3E28B8C7" w14:textId="77777777" w:rsidR="005E4EDE" w:rsidRPr="00F135A4" w:rsidRDefault="005E4EDE" w:rsidP="005E4EDE">
            <w:r w:rsidRPr="00966CF8">
              <w:rPr>
                <w:color w:val="000000"/>
                <w:szCs w:val="22"/>
              </w:rPr>
              <w:t>1.37</w:t>
            </w:r>
          </w:p>
        </w:tc>
        <w:tc>
          <w:tcPr>
            <w:tcW w:w="0" w:type="auto"/>
            <w:tcBorders>
              <w:right w:val="single" w:sz="12" w:space="0" w:color="auto"/>
            </w:tcBorders>
            <w:vAlign w:val="bottom"/>
          </w:tcPr>
          <w:p w14:paraId="3B458E53" w14:textId="77777777" w:rsidR="005E4EDE" w:rsidRPr="00F135A4" w:rsidRDefault="005E4EDE" w:rsidP="005E4EDE">
            <w:r w:rsidRPr="00966CF8">
              <w:rPr>
                <w:color w:val="000000"/>
                <w:szCs w:val="22"/>
              </w:rPr>
              <w:t>5.00</w:t>
            </w:r>
          </w:p>
        </w:tc>
      </w:tr>
      <w:tr w:rsidR="005E4EDE" w:rsidRPr="00F135A4" w14:paraId="46536A16" w14:textId="77777777" w:rsidTr="005E4EDE">
        <w:tc>
          <w:tcPr>
            <w:tcW w:w="0" w:type="auto"/>
            <w:tcBorders>
              <w:left w:val="single" w:sz="12" w:space="0" w:color="auto"/>
              <w:right w:val="single" w:sz="12" w:space="0" w:color="auto"/>
            </w:tcBorders>
            <w:vAlign w:val="bottom"/>
          </w:tcPr>
          <w:p w14:paraId="06BCA6B4" w14:textId="77777777" w:rsidR="005E4EDE" w:rsidRPr="00F135A4" w:rsidRDefault="005E4EDE" w:rsidP="005E4EDE">
            <w:r w:rsidRPr="00966CF8">
              <w:rPr>
                <w:color w:val="000000"/>
                <w:szCs w:val="22"/>
              </w:rPr>
              <w:t>North</w:t>
            </w:r>
          </w:p>
        </w:tc>
        <w:tc>
          <w:tcPr>
            <w:tcW w:w="0" w:type="auto"/>
            <w:tcBorders>
              <w:left w:val="single" w:sz="12" w:space="0" w:color="auto"/>
            </w:tcBorders>
            <w:vAlign w:val="bottom"/>
          </w:tcPr>
          <w:p w14:paraId="0E53FBEB" w14:textId="77777777" w:rsidR="005E4EDE" w:rsidRPr="00F135A4" w:rsidRDefault="005E4EDE" w:rsidP="005E4EDE">
            <w:r w:rsidRPr="00966CF8">
              <w:rPr>
                <w:color w:val="000000"/>
                <w:szCs w:val="22"/>
              </w:rPr>
              <w:t>0.92</w:t>
            </w:r>
          </w:p>
        </w:tc>
        <w:tc>
          <w:tcPr>
            <w:tcW w:w="0" w:type="auto"/>
            <w:vAlign w:val="bottom"/>
          </w:tcPr>
          <w:p w14:paraId="46F42682" w14:textId="77777777" w:rsidR="005E4EDE" w:rsidRPr="00F135A4" w:rsidRDefault="005E4EDE" w:rsidP="005E4EDE">
            <w:r w:rsidRPr="00966CF8">
              <w:rPr>
                <w:color w:val="000000"/>
                <w:szCs w:val="22"/>
              </w:rPr>
              <w:t>1.12</w:t>
            </w:r>
          </w:p>
        </w:tc>
        <w:tc>
          <w:tcPr>
            <w:tcW w:w="0" w:type="auto"/>
            <w:tcBorders>
              <w:right w:val="single" w:sz="12" w:space="0" w:color="auto"/>
            </w:tcBorders>
            <w:vAlign w:val="bottom"/>
          </w:tcPr>
          <w:p w14:paraId="1F7635A6" w14:textId="77777777" w:rsidR="005E4EDE" w:rsidRPr="00F135A4" w:rsidRDefault="005E4EDE" w:rsidP="005E4EDE">
            <w:r w:rsidRPr="00966CF8">
              <w:rPr>
                <w:color w:val="000000"/>
                <w:szCs w:val="22"/>
              </w:rPr>
              <w:t>5.00</w:t>
            </w:r>
          </w:p>
        </w:tc>
        <w:tc>
          <w:tcPr>
            <w:tcW w:w="0" w:type="auto"/>
            <w:tcBorders>
              <w:left w:val="single" w:sz="12" w:space="0" w:color="auto"/>
            </w:tcBorders>
            <w:vAlign w:val="bottom"/>
          </w:tcPr>
          <w:p w14:paraId="14F4F4C7" w14:textId="77777777" w:rsidR="005E4EDE" w:rsidRPr="00F135A4" w:rsidRDefault="005E4EDE" w:rsidP="005E4EDE">
            <w:r w:rsidRPr="00966CF8">
              <w:rPr>
                <w:color w:val="000000"/>
                <w:szCs w:val="22"/>
              </w:rPr>
              <w:t>0.90</w:t>
            </w:r>
          </w:p>
        </w:tc>
        <w:tc>
          <w:tcPr>
            <w:tcW w:w="0" w:type="auto"/>
            <w:vAlign w:val="bottom"/>
          </w:tcPr>
          <w:p w14:paraId="145F371C" w14:textId="77777777" w:rsidR="005E4EDE" w:rsidRPr="00F135A4" w:rsidRDefault="005E4EDE" w:rsidP="005E4EDE">
            <w:r w:rsidRPr="00966CF8">
              <w:rPr>
                <w:color w:val="000000"/>
                <w:szCs w:val="22"/>
              </w:rPr>
              <w:t>0.92</w:t>
            </w:r>
          </w:p>
        </w:tc>
        <w:tc>
          <w:tcPr>
            <w:tcW w:w="0" w:type="auto"/>
            <w:tcBorders>
              <w:right w:val="single" w:sz="12" w:space="0" w:color="auto"/>
            </w:tcBorders>
            <w:vAlign w:val="bottom"/>
          </w:tcPr>
          <w:p w14:paraId="23D1E538" w14:textId="77777777" w:rsidR="005E4EDE" w:rsidRPr="00F135A4" w:rsidRDefault="005E4EDE" w:rsidP="005E4EDE">
            <w:r w:rsidRPr="00966CF8">
              <w:rPr>
                <w:color w:val="000000"/>
                <w:szCs w:val="22"/>
              </w:rPr>
              <w:t>4.00</w:t>
            </w:r>
          </w:p>
        </w:tc>
      </w:tr>
      <w:tr w:rsidR="005E4EDE" w:rsidRPr="00F135A4" w14:paraId="6DFD4EBA" w14:textId="77777777" w:rsidTr="005E4EDE">
        <w:tc>
          <w:tcPr>
            <w:tcW w:w="0" w:type="auto"/>
            <w:tcBorders>
              <w:left w:val="single" w:sz="12" w:space="0" w:color="auto"/>
              <w:bottom w:val="single" w:sz="12" w:space="0" w:color="auto"/>
              <w:right w:val="single" w:sz="12" w:space="0" w:color="auto"/>
            </w:tcBorders>
            <w:vAlign w:val="bottom"/>
          </w:tcPr>
          <w:p w14:paraId="0919B88B" w14:textId="77777777" w:rsidR="005E4EDE" w:rsidRPr="00F135A4" w:rsidRDefault="005E4EDE" w:rsidP="005E4EDE">
            <w:r w:rsidRPr="00966CF8">
              <w:rPr>
                <w:color w:val="000000"/>
                <w:szCs w:val="22"/>
              </w:rPr>
              <w:t>South</w:t>
            </w:r>
          </w:p>
        </w:tc>
        <w:tc>
          <w:tcPr>
            <w:tcW w:w="0" w:type="auto"/>
            <w:tcBorders>
              <w:left w:val="single" w:sz="12" w:space="0" w:color="auto"/>
              <w:bottom w:val="single" w:sz="12" w:space="0" w:color="auto"/>
            </w:tcBorders>
            <w:vAlign w:val="bottom"/>
          </w:tcPr>
          <w:p w14:paraId="3AC96B36" w14:textId="77777777" w:rsidR="005E4EDE" w:rsidRPr="00F135A4" w:rsidRDefault="005E4EDE" w:rsidP="005E4EDE">
            <w:r w:rsidRPr="00966CF8">
              <w:rPr>
                <w:color w:val="000000"/>
                <w:szCs w:val="22"/>
              </w:rPr>
              <w:t>0.80</w:t>
            </w:r>
          </w:p>
        </w:tc>
        <w:tc>
          <w:tcPr>
            <w:tcW w:w="0" w:type="auto"/>
            <w:tcBorders>
              <w:bottom w:val="single" w:sz="12" w:space="0" w:color="auto"/>
            </w:tcBorders>
            <w:vAlign w:val="bottom"/>
          </w:tcPr>
          <w:p w14:paraId="5C22D1BB" w14:textId="77777777" w:rsidR="005E4EDE" w:rsidRPr="00F135A4" w:rsidRDefault="005E4EDE" w:rsidP="005E4EDE">
            <w:r w:rsidRPr="00966CF8">
              <w:rPr>
                <w:color w:val="000000"/>
                <w:szCs w:val="22"/>
              </w:rPr>
              <w:t>1.07</w:t>
            </w:r>
          </w:p>
        </w:tc>
        <w:tc>
          <w:tcPr>
            <w:tcW w:w="0" w:type="auto"/>
            <w:tcBorders>
              <w:bottom w:val="single" w:sz="12" w:space="0" w:color="auto"/>
              <w:right w:val="single" w:sz="12" w:space="0" w:color="auto"/>
            </w:tcBorders>
            <w:vAlign w:val="bottom"/>
          </w:tcPr>
          <w:p w14:paraId="3ED4C7FA" w14:textId="77777777" w:rsidR="005E4EDE" w:rsidRPr="00F135A4" w:rsidRDefault="005E4EDE" w:rsidP="005E4EDE">
            <w:r w:rsidRPr="00966CF8">
              <w:rPr>
                <w:color w:val="000000"/>
                <w:szCs w:val="22"/>
              </w:rPr>
              <w:t>5.00</w:t>
            </w:r>
          </w:p>
        </w:tc>
        <w:tc>
          <w:tcPr>
            <w:tcW w:w="0" w:type="auto"/>
            <w:tcBorders>
              <w:left w:val="single" w:sz="12" w:space="0" w:color="auto"/>
              <w:bottom w:val="single" w:sz="12" w:space="0" w:color="auto"/>
            </w:tcBorders>
            <w:vAlign w:val="bottom"/>
          </w:tcPr>
          <w:p w14:paraId="0408A1E2" w14:textId="77777777" w:rsidR="005E4EDE" w:rsidRPr="00F135A4" w:rsidRDefault="005E4EDE" w:rsidP="005E4EDE">
            <w:r w:rsidRPr="00966CF8">
              <w:rPr>
                <w:color w:val="000000"/>
                <w:szCs w:val="22"/>
              </w:rPr>
              <w:t>0.61</w:t>
            </w:r>
          </w:p>
        </w:tc>
        <w:tc>
          <w:tcPr>
            <w:tcW w:w="0" w:type="auto"/>
            <w:tcBorders>
              <w:bottom w:val="single" w:sz="12" w:space="0" w:color="auto"/>
            </w:tcBorders>
            <w:vAlign w:val="bottom"/>
          </w:tcPr>
          <w:p w14:paraId="5A370955" w14:textId="77777777" w:rsidR="005E4EDE" w:rsidRPr="00F135A4" w:rsidRDefault="005E4EDE" w:rsidP="005E4EDE">
            <w:r w:rsidRPr="00966CF8">
              <w:rPr>
                <w:color w:val="000000"/>
                <w:szCs w:val="22"/>
              </w:rPr>
              <w:t>0.77</w:t>
            </w:r>
          </w:p>
        </w:tc>
        <w:tc>
          <w:tcPr>
            <w:tcW w:w="0" w:type="auto"/>
            <w:tcBorders>
              <w:bottom w:val="single" w:sz="12" w:space="0" w:color="auto"/>
              <w:right w:val="single" w:sz="12" w:space="0" w:color="auto"/>
            </w:tcBorders>
            <w:vAlign w:val="bottom"/>
          </w:tcPr>
          <w:p w14:paraId="0C6DDE7E" w14:textId="77777777" w:rsidR="005E4EDE" w:rsidRPr="00F135A4" w:rsidRDefault="005E4EDE" w:rsidP="005E4EDE">
            <w:r w:rsidRPr="00966CF8">
              <w:rPr>
                <w:color w:val="000000"/>
                <w:szCs w:val="22"/>
              </w:rPr>
              <w:t>3.00</w:t>
            </w:r>
          </w:p>
        </w:tc>
      </w:tr>
    </w:tbl>
    <w:p w14:paraId="29C2364C" w14:textId="77777777" w:rsidR="005E4EDE" w:rsidRDefault="005E4EDE" w:rsidP="005E4EDE"/>
    <w:p w14:paraId="1AA9DDD9" w14:textId="267F5891" w:rsidR="005E4EDE" w:rsidRDefault="005E4EDE" w:rsidP="005E4EDE">
      <w:r>
        <w:t xml:space="preserve">Notably, </w:t>
      </w:r>
      <w:commentRangeStart w:id="118"/>
      <w:commentRangeStart w:id="119"/>
      <w:r>
        <w:t xml:space="preserve">budget expenditure and own revenue in the central region for the comparison group was the third highest of any municipalities, treatment or comparison, at </w:t>
      </w:r>
      <w:r w:rsidRPr="00B15D24">
        <w:t>10</w:t>
      </w:r>
      <w:r>
        <w:t>,</w:t>
      </w:r>
      <w:r w:rsidRPr="00B15D24">
        <w:t>748</w:t>
      </w:r>
      <w:r>
        <w:t>,</w:t>
      </w:r>
      <w:r w:rsidRPr="00B15D24">
        <w:t>000</w:t>
      </w:r>
      <w:r>
        <w:t xml:space="preserve"> JOD and </w:t>
      </w:r>
      <w:r w:rsidRPr="00B15D24">
        <w:t>4</w:t>
      </w:r>
      <w:r>
        <w:t>,</w:t>
      </w:r>
      <w:r w:rsidRPr="00B15D24">
        <w:t>000</w:t>
      </w:r>
      <w:r>
        <w:t>,</w:t>
      </w:r>
      <w:r w:rsidRPr="00B15D24">
        <w:t>000</w:t>
      </w:r>
      <w:r>
        <w:t xml:space="preserve"> JOD, </w:t>
      </w:r>
      <w:commentRangeEnd w:id="118"/>
      <w:r w:rsidR="00600D7F">
        <w:rPr>
          <w:rStyle w:val="CommentReference"/>
        </w:rPr>
        <w:commentReference w:id="118"/>
      </w:r>
      <w:commentRangeEnd w:id="119"/>
      <w:r w:rsidR="00796C9C">
        <w:rPr>
          <w:rStyle w:val="CommentReference"/>
        </w:rPr>
        <w:commentReference w:id="119"/>
      </w:r>
      <w:r>
        <w:t xml:space="preserve">respectively, in </w:t>
      </w:r>
      <w:r w:rsidRPr="00B15D24">
        <w:t>Ain Albasha</w:t>
      </w:r>
      <w:r>
        <w:t xml:space="preserve"> (budget and revenue information was not available in the other central region municipality, Jizah). Both comparison group central region municipalities had the highest number of employees within the comparison group and the second (Ain Albasha) and third (Jizah) highest number of employees overall. These are factors that are relevant for MICA scoring, e.g. availability of staff, although the exact relationship between contextual factors and MICA scores will need to be explored through additional inferential analysis using the population survey data.</w:t>
      </w:r>
      <w:r>
        <w:rPr>
          <w:rStyle w:val="FootnoteReference"/>
        </w:rPr>
        <w:footnoteReference w:id="18"/>
      </w:r>
      <w:r>
        <w:t xml:space="preserve">   </w:t>
      </w:r>
    </w:p>
    <w:p w14:paraId="01B09851" w14:textId="77777777" w:rsidR="005E4EDE" w:rsidRDefault="005E4EDE" w:rsidP="005E4EDE"/>
    <w:p w14:paraId="6ECFFDAA" w14:textId="77777777" w:rsidR="005E4EDE" w:rsidRDefault="005E4EDE" w:rsidP="005E4EDE">
      <w:r>
        <w:t>The relatively low average item score, relatively high item standard deviation, and maximum score of 5 in the South region for the comparison group suggests a somewhat wider range of scoring frequency compared to the CITIES municipalities in the region. Indeed, less than half of the scores in the South region were a 0, with a score of 1 comprising 20 percent of all comparison item scores in the region, and a score of 3 given to10 percent of comparison region MICA items. In contrast, 51 percent of the CITIES items in the South region received a score of 0 and a score of 3 was only given twice across all MICA services items in the region.</w:t>
      </w:r>
    </w:p>
    <w:p w14:paraId="3C436356" w14:textId="77777777" w:rsidR="005E4EDE" w:rsidRDefault="005E4EDE" w:rsidP="005E4EDE"/>
    <w:p w14:paraId="5F15AB22" w14:textId="77777777" w:rsidR="005E4EDE" w:rsidRDefault="005E4EDE" w:rsidP="005E4EDE">
      <w:r w:rsidRPr="00CC7C14">
        <w:t xml:space="preserve">Within the comparison group, the </w:t>
      </w:r>
      <w:r>
        <w:t xml:space="preserve">services </w:t>
      </w:r>
      <w:r w:rsidRPr="00CC7C14">
        <w:t xml:space="preserve">scoring at the regional level </w:t>
      </w:r>
      <w:r>
        <w:t>has a similar distribution, with item-level scores generally skewed toward 0</w:t>
      </w:r>
      <w:r w:rsidRPr="00CC7C14">
        <w:t xml:space="preserve">. </w:t>
      </w:r>
      <w:r>
        <w:t>Of the two</w:t>
      </w:r>
      <w:r w:rsidRPr="00CC7C14">
        <w:t xml:space="preserve"> comparison municipalities in the central region neither received a score above 3, as shown in the figure below. </w:t>
      </w:r>
      <w:r>
        <w:t>The distribution of item scores in the figure also shows that the North region were somewhat similarly distributed across assignment groups, albeit with a higher density of items receiving a score of 1 in the CITIES municipalities; 35 percent of CITIES items received a score of 1 compared to 13 percent of comparison items in the North.</w:t>
      </w:r>
    </w:p>
    <w:p w14:paraId="5ACF480B" w14:textId="77777777" w:rsidR="00FC77C2" w:rsidRDefault="00FC77C2" w:rsidP="005E4EDE"/>
    <w:p w14:paraId="25A2525A" w14:textId="77777777" w:rsidR="00FC77C2" w:rsidRDefault="00FC77C2" w:rsidP="005E4EDE"/>
    <w:p w14:paraId="0046BF79" w14:textId="5D0BB818" w:rsidR="00FC77C2" w:rsidRDefault="00FC77C2" w:rsidP="005E4EDE">
      <w:pPr>
        <w:sectPr w:rsidR="00FC77C2" w:rsidSect="00237AC1">
          <w:pgSz w:w="12240" w:h="15840"/>
          <w:pgMar w:top="1440" w:right="1440" w:bottom="1440" w:left="1440" w:header="720" w:footer="720" w:gutter="0"/>
          <w:cols w:space="720"/>
          <w:docGrid w:linePitch="360"/>
        </w:sectPr>
      </w:pPr>
    </w:p>
    <w:p w14:paraId="352C47A5" w14:textId="77777777" w:rsidR="005E4EDE" w:rsidRPr="00CC7C14" w:rsidRDefault="005E4EDE" w:rsidP="005E4EDE"/>
    <w:p w14:paraId="7EC551BE" w14:textId="186860D8" w:rsidR="005E4EDE" w:rsidRPr="00CC7C14" w:rsidRDefault="005E4EDE" w:rsidP="005E4EDE">
      <w:pPr>
        <w:pStyle w:val="Caption"/>
        <w:keepNext/>
        <w:jc w:val="left"/>
      </w:pPr>
      <w:bookmarkStart w:id="120" w:name="_Toc524532339"/>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22</w:t>
      </w:r>
      <w:r w:rsidR="000E4344">
        <w:rPr>
          <w:noProof/>
        </w:rPr>
        <w:fldChar w:fldCharType="end"/>
      </w:r>
      <w:r>
        <w:t>: Average Service Scores by Region</w:t>
      </w:r>
      <w:bookmarkEnd w:id="120"/>
    </w:p>
    <w:p w14:paraId="72DDD537" w14:textId="77777777" w:rsidR="005E4EDE" w:rsidRPr="00CC7C14" w:rsidRDefault="005E4EDE" w:rsidP="005E4EDE">
      <w:pPr>
        <w:pStyle w:val="BodyText"/>
        <w:rPr>
          <w:rFonts w:ascii="Gill Sans MT" w:hAnsi="Gill Sans MT"/>
        </w:rPr>
      </w:pPr>
      <w:r>
        <w:rPr>
          <w:noProof/>
        </w:rPr>
        <w:drawing>
          <wp:inline distT="0" distB="0" distL="0" distR="0" wp14:anchorId="7132BA0F" wp14:editId="42D18570">
            <wp:extent cx="8392210" cy="4308592"/>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8409538" cy="4317488"/>
                    </a:xfrm>
                    <a:prstGeom prst="rect">
                      <a:avLst/>
                    </a:prstGeom>
                  </pic:spPr>
                </pic:pic>
              </a:graphicData>
            </a:graphic>
          </wp:inline>
        </w:drawing>
      </w:r>
    </w:p>
    <w:p w14:paraId="43498E19" w14:textId="77777777" w:rsidR="005E4EDE" w:rsidRPr="00CC7C14" w:rsidRDefault="005E4EDE" w:rsidP="005E4EDE">
      <w:pPr>
        <w:pStyle w:val="Heading4"/>
        <w:sectPr w:rsidR="005E4EDE" w:rsidRPr="00CC7C14" w:rsidSect="00237AC1">
          <w:pgSz w:w="15840" w:h="12240" w:orient="landscape"/>
          <w:pgMar w:top="1440" w:right="1440" w:bottom="1440" w:left="1440" w:header="720" w:footer="720" w:gutter="0"/>
          <w:cols w:space="720"/>
          <w:docGrid w:linePitch="360"/>
        </w:sectPr>
      </w:pPr>
    </w:p>
    <w:p w14:paraId="77DD3D4E" w14:textId="4D1A341D" w:rsidR="005E4EDE" w:rsidRPr="00966CF8" w:rsidRDefault="005E4EDE" w:rsidP="005E4EDE">
      <w:pPr>
        <w:pStyle w:val="Heading5"/>
        <w:rPr>
          <w:color w:val="666666"/>
        </w:rPr>
      </w:pPr>
      <w:commentRangeStart w:id="121"/>
      <w:r w:rsidRPr="00966CF8">
        <w:rPr>
          <w:rFonts w:ascii="Gill Sans MT" w:hAnsi="Gill Sans MT"/>
          <w:b/>
          <w:color w:val="666666"/>
        </w:rPr>
        <w:t xml:space="preserve">GESI </w:t>
      </w:r>
      <w:commentRangeEnd w:id="121"/>
      <w:r w:rsidR="00FA5AD1">
        <w:rPr>
          <w:rStyle w:val="CommentReference"/>
          <w:rFonts w:ascii="Gill Sans MT" w:eastAsia="Calibri" w:hAnsi="Gill Sans MT" w:cs="Arial"/>
          <w:color w:val="auto"/>
        </w:rPr>
        <w:commentReference w:id="121"/>
      </w:r>
      <w:r w:rsidRPr="00966CF8">
        <w:rPr>
          <w:rFonts w:ascii="Gill Sans MT" w:hAnsi="Gill Sans MT"/>
          <w:b/>
          <w:color w:val="666666"/>
        </w:rPr>
        <w:t>Scores</w:t>
      </w:r>
    </w:p>
    <w:p w14:paraId="7D85CC92" w14:textId="73DDD631" w:rsidR="005E4EDE" w:rsidRPr="00CC7C14" w:rsidRDefault="00796C9C" w:rsidP="005E4EDE">
      <w:r>
        <w:t>Although at the aggregate level there is little equivalency on GESI items, at an item level they are paradoxically similar across</w:t>
      </w:r>
      <w:r w:rsidR="005E4EDE" w:rsidRPr="00CC7C14">
        <w:t xml:space="preserve"> the CITIES and comparison municipalities.</w:t>
      </w:r>
      <w:r>
        <w:t xml:space="preserve"> The improved equivalence at the item level is largely a function of the GESI measures themselves.</w:t>
      </w:r>
      <w:r w:rsidR="005E4EDE" w:rsidRPr="00CC7C14">
        <w:t xml:space="preserve"> This binary, 1/0 scoring metric was designed to capture the presence of inclusive practices within municipalities. The minimum score will always be a zero</w:t>
      </w:r>
      <w:r>
        <w:t xml:space="preserve"> and the difference between scores is limited in magnitude. A</w:t>
      </w:r>
      <w:r w:rsidR="005E4EDE" w:rsidRPr="00CC7C14">
        <w:t>s shown in the table below, the comparison municipalities did not have relevant GESI items for 14 of the assessment criteria. There was a difference in average GESI scores for nine of the 17 GESI items between the CITIES and comparison municipalities.</w:t>
      </w:r>
      <w:r w:rsidR="005E4EDE">
        <w:t xml:space="preserve"> In general, the normalized mean difference for the GESI items suggests that there are differences across assignment groups, with only one item, 3.3, falling below the absolute value threshold of 0.25 mentioned above.</w:t>
      </w:r>
    </w:p>
    <w:p w14:paraId="11060B55" w14:textId="77777777" w:rsidR="005E4EDE" w:rsidRPr="00CC7C14" w:rsidRDefault="005E4EDE" w:rsidP="005E4EDE">
      <w:pPr>
        <w:pStyle w:val="BodyText"/>
        <w:rPr>
          <w:rFonts w:ascii="Gill Sans MT" w:hAnsi="Gill Sans MT"/>
        </w:rPr>
      </w:pPr>
    </w:p>
    <w:p w14:paraId="2FED6CF5" w14:textId="1120E663" w:rsidR="005E4EDE" w:rsidRPr="00CC7C14" w:rsidRDefault="005E4EDE" w:rsidP="005E4EDE">
      <w:pPr>
        <w:pStyle w:val="Caption"/>
        <w:keepNext/>
        <w:jc w:val="center"/>
      </w:pPr>
      <w:bookmarkStart w:id="122" w:name="_Toc524532313"/>
      <w:r w:rsidRPr="00CC7C14">
        <w:t xml:space="preserve">Table </w:t>
      </w:r>
      <w:r w:rsidR="001F0854">
        <w:rPr>
          <w:noProof/>
        </w:rPr>
        <w:fldChar w:fldCharType="begin"/>
      </w:r>
      <w:r w:rsidR="001F0854">
        <w:rPr>
          <w:noProof/>
        </w:rPr>
        <w:instrText xml:space="preserve"> SEQ Table \* ARABIC </w:instrText>
      </w:r>
      <w:r w:rsidR="001F0854">
        <w:rPr>
          <w:noProof/>
        </w:rPr>
        <w:fldChar w:fldCharType="separate"/>
      </w:r>
      <w:r w:rsidR="00BB17D9">
        <w:rPr>
          <w:noProof/>
        </w:rPr>
        <w:t>10</w:t>
      </w:r>
      <w:r w:rsidR="001F0854">
        <w:rPr>
          <w:noProof/>
        </w:rPr>
        <w:fldChar w:fldCharType="end"/>
      </w:r>
      <w:r w:rsidRPr="00CC7C14">
        <w:t xml:space="preserve">: GESI Item </w:t>
      </w:r>
      <w:r>
        <w:t>Balance</w:t>
      </w:r>
      <w:r w:rsidRPr="00CC7C14">
        <w:t xml:space="preserve"> Statistics</w:t>
      </w:r>
      <w:bookmarkEnd w:id="122"/>
    </w:p>
    <w:tbl>
      <w:tblPr>
        <w:tblW w:w="0" w:type="auto"/>
        <w:jc w:val="center"/>
        <w:tblLook w:val="07E0" w:firstRow="1" w:lastRow="1" w:firstColumn="1" w:lastColumn="1" w:noHBand="1" w:noVBand="1"/>
      </w:tblPr>
      <w:tblGrid>
        <w:gridCol w:w="2784"/>
        <w:gridCol w:w="2174"/>
        <w:gridCol w:w="2174"/>
        <w:gridCol w:w="2174"/>
      </w:tblGrid>
      <w:tr w:rsidR="00D61E5E" w:rsidRPr="00CC7C14" w14:paraId="0499013A" w14:textId="77777777" w:rsidTr="00DD1610">
        <w:trPr>
          <w:tblHeader/>
          <w:jc w:val="center"/>
        </w:trPr>
        <w:tc>
          <w:tcPr>
            <w:tcW w:w="0" w:type="auto"/>
            <w:tcBorders>
              <w:bottom w:val="single" w:sz="0" w:space="0" w:color="auto"/>
            </w:tcBorders>
            <w:vAlign w:val="center"/>
          </w:tcPr>
          <w:p w14:paraId="2A6A7888" w14:textId="77777777" w:rsidR="00D61E5E" w:rsidRPr="00CC7C14" w:rsidRDefault="00D61E5E" w:rsidP="005E4EDE">
            <w:pPr>
              <w:pStyle w:val="Compact"/>
              <w:jc w:val="center"/>
            </w:pPr>
            <w:r w:rsidRPr="00CC7C14">
              <w:t>GESI</w:t>
            </w:r>
          </w:p>
          <w:p w14:paraId="519ECA54" w14:textId="77777777" w:rsidR="00D61E5E" w:rsidRPr="00CC7C14" w:rsidRDefault="00D61E5E" w:rsidP="005E4EDE">
            <w:pPr>
              <w:pStyle w:val="Compact"/>
              <w:jc w:val="center"/>
            </w:pPr>
            <w:r w:rsidRPr="00CC7C14">
              <w:t>Item</w:t>
            </w:r>
          </w:p>
        </w:tc>
        <w:tc>
          <w:tcPr>
            <w:tcW w:w="2174" w:type="dxa"/>
            <w:tcBorders>
              <w:bottom w:val="single" w:sz="0" w:space="0" w:color="auto"/>
            </w:tcBorders>
            <w:vAlign w:val="center"/>
          </w:tcPr>
          <w:p w14:paraId="53C4D8F3" w14:textId="77777777" w:rsidR="00D61E5E" w:rsidRPr="00CC7C14" w:rsidRDefault="00D61E5E" w:rsidP="005E4EDE">
            <w:pPr>
              <w:pStyle w:val="Compact"/>
              <w:jc w:val="center"/>
            </w:pPr>
            <w:r w:rsidRPr="007A1BC6">
              <w:t>Treatment Mean</w:t>
            </w:r>
          </w:p>
        </w:tc>
        <w:tc>
          <w:tcPr>
            <w:tcW w:w="2174" w:type="dxa"/>
            <w:tcBorders>
              <w:bottom w:val="single" w:sz="0" w:space="0" w:color="auto"/>
            </w:tcBorders>
            <w:vAlign w:val="center"/>
          </w:tcPr>
          <w:p w14:paraId="41C3B35A" w14:textId="77777777" w:rsidR="00D61E5E" w:rsidRPr="00CC7C14" w:rsidRDefault="00D61E5E" w:rsidP="005E4EDE">
            <w:pPr>
              <w:pStyle w:val="Compact"/>
              <w:jc w:val="center"/>
            </w:pPr>
            <w:r w:rsidRPr="007A1BC6">
              <w:t>Comparison Mean</w:t>
            </w:r>
          </w:p>
        </w:tc>
        <w:tc>
          <w:tcPr>
            <w:tcW w:w="2174" w:type="dxa"/>
            <w:tcBorders>
              <w:bottom w:val="single" w:sz="0" w:space="0" w:color="auto"/>
            </w:tcBorders>
            <w:vAlign w:val="center"/>
          </w:tcPr>
          <w:p w14:paraId="0BC44BB4" w14:textId="77777777" w:rsidR="00D61E5E" w:rsidRPr="00CC7C14" w:rsidRDefault="00D61E5E" w:rsidP="005E4EDE">
            <w:pPr>
              <w:pStyle w:val="Compact"/>
              <w:jc w:val="center"/>
            </w:pPr>
            <w:r>
              <w:t>Standardized</w:t>
            </w:r>
            <w:r w:rsidRPr="007A1BC6">
              <w:t xml:space="preserve"> Mean Difference</w:t>
            </w:r>
          </w:p>
        </w:tc>
      </w:tr>
      <w:tr w:rsidR="00D61E5E" w:rsidRPr="00CC7C14" w14:paraId="2E5106CA" w14:textId="77777777" w:rsidTr="00DD1610">
        <w:trPr>
          <w:jc w:val="center"/>
        </w:trPr>
        <w:tc>
          <w:tcPr>
            <w:tcW w:w="0" w:type="auto"/>
          </w:tcPr>
          <w:p w14:paraId="75ADD397" w14:textId="77777777" w:rsidR="00D61E5E" w:rsidRPr="00CC7C14" w:rsidRDefault="00D61E5E" w:rsidP="00771758">
            <w:pPr>
              <w:pStyle w:val="Compact"/>
            </w:pPr>
            <w:r w:rsidRPr="00B26246">
              <w:t>1.1 Citizen</w:t>
            </w:r>
            <w:r>
              <w:t xml:space="preserve"> </w:t>
            </w:r>
            <w:r w:rsidRPr="00B26246">
              <w:t>Services</w:t>
            </w:r>
          </w:p>
        </w:tc>
        <w:tc>
          <w:tcPr>
            <w:tcW w:w="2174" w:type="dxa"/>
          </w:tcPr>
          <w:p w14:paraId="289B3A59" w14:textId="77777777" w:rsidR="00D61E5E" w:rsidRPr="00CC7C14" w:rsidRDefault="00D61E5E" w:rsidP="00771758">
            <w:pPr>
              <w:pStyle w:val="Compact"/>
              <w:jc w:val="right"/>
            </w:pPr>
            <w:r w:rsidRPr="00234E65">
              <w:t>0.07</w:t>
            </w:r>
          </w:p>
        </w:tc>
        <w:tc>
          <w:tcPr>
            <w:tcW w:w="2174" w:type="dxa"/>
          </w:tcPr>
          <w:p w14:paraId="661A30C9" w14:textId="77777777" w:rsidR="00D61E5E" w:rsidRPr="00CC7C14" w:rsidRDefault="00D61E5E" w:rsidP="00771758">
            <w:pPr>
              <w:pStyle w:val="Compact"/>
              <w:jc w:val="right"/>
            </w:pPr>
            <w:r w:rsidRPr="00234E65">
              <w:t>0</w:t>
            </w:r>
          </w:p>
        </w:tc>
        <w:tc>
          <w:tcPr>
            <w:tcW w:w="2174" w:type="dxa"/>
          </w:tcPr>
          <w:p w14:paraId="15CE81AA" w14:textId="77777777" w:rsidR="00D61E5E" w:rsidRPr="00CC7C14" w:rsidRDefault="00D61E5E" w:rsidP="00771758">
            <w:pPr>
              <w:pStyle w:val="Compact"/>
              <w:jc w:val="right"/>
            </w:pPr>
            <w:r w:rsidRPr="00234E65">
              <w:t>0.07</w:t>
            </w:r>
          </w:p>
        </w:tc>
      </w:tr>
      <w:tr w:rsidR="00D61E5E" w:rsidRPr="00CC7C14" w14:paraId="12614F9F" w14:textId="77777777" w:rsidTr="00DD1610">
        <w:trPr>
          <w:jc w:val="center"/>
        </w:trPr>
        <w:tc>
          <w:tcPr>
            <w:tcW w:w="0" w:type="auto"/>
          </w:tcPr>
          <w:p w14:paraId="6F63EEDF" w14:textId="77777777" w:rsidR="00D61E5E" w:rsidRPr="00CC7C14" w:rsidRDefault="00D61E5E" w:rsidP="00771758">
            <w:pPr>
              <w:pStyle w:val="Compact"/>
            </w:pPr>
            <w:r w:rsidRPr="00B26246">
              <w:t>1.3 Service</w:t>
            </w:r>
            <w:r>
              <w:t xml:space="preserve"> </w:t>
            </w:r>
            <w:r w:rsidRPr="00B26246">
              <w:t>Orientation</w:t>
            </w:r>
          </w:p>
        </w:tc>
        <w:tc>
          <w:tcPr>
            <w:tcW w:w="2174" w:type="dxa"/>
          </w:tcPr>
          <w:p w14:paraId="67CFC231" w14:textId="77777777" w:rsidR="00D61E5E" w:rsidRPr="00CC7C14" w:rsidRDefault="00D61E5E" w:rsidP="00771758">
            <w:pPr>
              <w:pStyle w:val="Compact"/>
              <w:jc w:val="right"/>
            </w:pPr>
            <w:r w:rsidRPr="00234E65">
              <w:t>0.07</w:t>
            </w:r>
          </w:p>
        </w:tc>
        <w:tc>
          <w:tcPr>
            <w:tcW w:w="2174" w:type="dxa"/>
          </w:tcPr>
          <w:p w14:paraId="2859C245" w14:textId="77777777" w:rsidR="00D61E5E" w:rsidRPr="00CC7C14" w:rsidRDefault="00D61E5E" w:rsidP="00771758">
            <w:pPr>
              <w:pStyle w:val="Compact"/>
              <w:jc w:val="right"/>
            </w:pPr>
            <w:r w:rsidRPr="00234E65">
              <w:t>0.2</w:t>
            </w:r>
          </w:p>
        </w:tc>
        <w:tc>
          <w:tcPr>
            <w:tcW w:w="2174" w:type="dxa"/>
          </w:tcPr>
          <w:p w14:paraId="167E9D32" w14:textId="77777777" w:rsidR="00D61E5E" w:rsidRPr="00CC7C14" w:rsidRDefault="00D61E5E" w:rsidP="00771758">
            <w:pPr>
              <w:pStyle w:val="Compact"/>
              <w:jc w:val="right"/>
            </w:pPr>
            <w:r w:rsidRPr="00234E65">
              <w:t>-0.13</w:t>
            </w:r>
          </w:p>
        </w:tc>
      </w:tr>
      <w:tr w:rsidR="00D61E5E" w:rsidRPr="00CC7C14" w14:paraId="5E97D7DE" w14:textId="77777777" w:rsidTr="00DD1610">
        <w:trPr>
          <w:jc w:val="center"/>
        </w:trPr>
        <w:tc>
          <w:tcPr>
            <w:tcW w:w="0" w:type="auto"/>
          </w:tcPr>
          <w:p w14:paraId="4AE9B05C" w14:textId="77777777" w:rsidR="00D61E5E" w:rsidRPr="00CC7C14" w:rsidRDefault="00D61E5E" w:rsidP="00771758">
            <w:pPr>
              <w:pStyle w:val="Compact"/>
            </w:pPr>
            <w:r w:rsidRPr="00B26246">
              <w:t>2.1 Service</w:t>
            </w:r>
            <w:r>
              <w:t xml:space="preserve"> </w:t>
            </w:r>
            <w:r w:rsidRPr="00B26246">
              <w:t>Delivery</w:t>
            </w:r>
            <w:r>
              <w:t xml:space="preserve"> </w:t>
            </w:r>
            <w:r w:rsidRPr="00B26246">
              <w:t>Training</w:t>
            </w:r>
          </w:p>
        </w:tc>
        <w:tc>
          <w:tcPr>
            <w:tcW w:w="2174" w:type="dxa"/>
          </w:tcPr>
          <w:p w14:paraId="021F9224" w14:textId="77777777" w:rsidR="00D61E5E" w:rsidRPr="00CC7C14" w:rsidRDefault="00D61E5E" w:rsidP="00771758">
            <w:pPr>
              <w:pStyle w:val="Compact"/>
              <w:jc w:val="right"/>
            </w:pPr>
            <w:r w:rsidRPr="00234E65">
              <w:t>0</w:t>
            </w:r>
          </w:p>
        </w:tc>
        <w:tc>
          <w:tcPr>
            <w:tcW w:w="2174" w:type="dxa"/>
          </w:tcPr>
          <w:p w14:paraId="103624F4" w14:textId="77777777" w:rsidR="00D61E5E" w:rsidRPr="00CC7C14" w:rsidRDefault="00D61E5E" w:rsidP="00771758">
            <w:pPr>
              <w:pStyle w:val="Compact"/>
              <w:jc w:val="right"/>
            </w:pPr>
            <w:r w:rsidRPr="00234E65">
              <w:t>0</w:t>
            </w:r>
          </w:p>
        </w:tc>
        <w:tc>
          <w:tcPr>
            <w:tcW w:w="2174" w:type="dxa"/>
          </w:tcPr>
          <w:p w14:paraId="08346F20" w14:textId="77777777" w:rsidR="00D61E5E" w:rsidRPr="00CC7C14" w:rsidRDefault="00D61E5E" w:rsidP="00771758">
            <w:pPr>
              <w:pStyle w:val="Compact"/>
              <w:jc w:val="right"/>
            </w:pPr>
            <w:r w:rsidRPr="00234E65">
              <w:t>0</w:t>
            </w:r>
          </w:p>
        </w:tc>
      </w:tr>
      <w:tr w:rsidR="00D61E5E" w:rsidRPr="00CC7C14" w14:paraId="7B0CF371" w14:textId="77777777" w:rsidTr="00DD1610">
        <w:trPr>
          <w:jc w:val="center"/>
        </w:trPr>
        <w:tc>
          <w:tcPr>
            <w:tcW w:w="0" w:type="auto"/>
          </w:tcPr>
          <w:p w14:paraId="3AE6BDB8" w14:textId="77777777" w:rsidR="00D61E5E" w:rsidRPr="00CC7C14" w:rsidRDefault="00D61E5E" w:rsidP="00771758">
            <w:pPr>
              <w:pStyle w:val="Compact"/>
            </w:pPr>
            <w:r w:rsidRPr="00B26246">
              <w:t>2.2 Admin</w:t>
            </w:r>
            <w:r>
              <w:t xml:space="preserve"> </w:t>
            </w:r>
            <w:r w:rsidRPr="00B26246">
              <w:t>Capacity</w:t>
            </w:r>
          </w:p>
        </w:tc>
        <w:tc>
          <w:tcPr>
            <w:tcW w:w="2174" w:type="dxa"/>
          </w:tcPr>
          <w:p w14:paraId="4109110A" w14:textId="77777777" w:rsidR="00D61E5E" w:rsidRPr="00CC7C14" w:rsidRDefault="00D61E5E" w:rsidP="00771758">
            <w:pPr>
              <w:pStyle w:val="Compact"/>
              <w:jc w:val="right"/>
            </w:pPr>
            <w:r w:rsidRPr="00234E65">
              <w:t>0.13</w:t>
            </w:r>
          </w:p>
        </w:tc>
        <w:tc>
          <w:tcPr>
            <w:tcW w:w="2174" w:type="dxa"/>
          </w:tcPr>
          <w:p w14:paraId="13DF7444" w14:textId="77777777" w:rsidR="00D61E5E" w:rsidRPr="00CC7C14" w:rsidRDefault="00D61E5E" w:rsidP="00771758">
            <w:pPr>
              <w:pStyle w:val="Compact"/>
              <w:jc w:val="right"/>
            </w:pPr>
            <w:r w:rsidRPr="00234E65">
              <w:t>0</w:t>
            </w:r>
          </w:p>
        </w:tc>
        <w:tc>
          <w:tcPr>
            <w:tcW w:w="2174" w:type="dxa"/>
          </w:tcPr>
          <w:p w14:paraId="7E7C210D" w14:textId="77777777" w:rsidR="00D61E5E" w:rsidRPr="00CC7C14" w:rsidRDefault="00D61E5E" w:rsidP="00771758">
            <w:pPr>
              <w:pStyle w:val="Compact"/>
              <w:jc w:val="right"/>
            </w:pPr>
            <w:r w:rsidRPr="00234E65">
              <w:t>0.13</w:t>
            </w:r>
          </w:p>
        </w:tc>
      </w:tr>
      <w:tr w:rsidR="00D61E5E" w:rsidRPr="00CC7C14" w14:paraId="5AF38509" w14:textId="77777777" w:rsidTr="00DD1610">
        <w:trPr>
          <w:jc w:val="center"/>
        </w:trPr>
        <w:tc>
          <w:tcPr>
            <w:tcW w:w="0" w:type="auto"/>
          </w:tcPr>
          <w:p w14:paraId="6450B5D6" w14:textId="77777777" w:rsidR="00D61E5E" w:rsidRPr="00CC7C14" w:rsidRDefault="00D61E5E" w:rsidP="00771758">
            <w:pPr>
              <w:pStyle w:val="Compact"/>
            </w:pPr>
            <w:r w:rsidRPr="00B26246">
              <w:t>3.1 Urban</w:t>
            </w:r>
            <w:r>
              <w:t xml:space="preserve"> </w:t>
            </w:r>
            <w:r w:rsidRPr="00B26246">
              <w:t>Planning</w:t>
            </w:r>
          </w:p>
        </w:tc>
        <w:tc>
          <w:tcPr>
            <w:tcW w:w="2174" w:type="dxa"/>
          </w:tcPr>
          <w:p w14:paraId="075CCB15" w14:textId="77777777" w:rsidR="00D61E5E" w:rsidRPr="00CC7C14" w:rsidRDefault="00D61E5E" w:rsidP="00771758">
            <w:pPr>
              <w:pStyle w:val="Compact"/>
              <w:jc w:val="right"/>
            </w:pPr>
            <w:r w:rsidRPr="00234E65">
              <w:t>0</w:t>
            </w:r>
          </w:p>
        </w:tc>
        <w:tc>
          <w:tcPr>
            <w:tcW w:w="2174" w:type="dxa"/>
          </w:tcPr>
          <w:p w14:paraId="0DE78D2B" w14:textId="77777777" w:rsidR="00D61E5E" w:rsidRPr="00CC7C14" w:rsidRDefault="00D61E5E" w:rsidP="00771758">
            <w:pPr>
              <w:pStyle w:val="Compact"/>
              <w:jc w:val="right"/>
            </w:pPr>
            <w:r w:rsidRPr="00234E65">
              <w:t>0</w:t>
            </w:r>
          </w:p>
        </w:tc>
        <w:tc>
          <w:tcPr>
            <w:tcW w:w="2174" w:type="dxa"/>
          </w:tcPr>
          <w:p w14:paraId="071F685E" w14:textId="77777777" w:rsidR="00D61E5E" w:rsidRPr="00CC7C14" w:rsidRDefault="00D61E5E" w:rsidP="00771758">
            <w:pPr>
              <w:pStyle w:val="Compact"/>
              <w:jc w:val="right"/>
            </w:pPr>
            <w:r w:rsidRPr="00234E65">
              <w:t>0</w:t>
            </w:r>
          </w:p>
        </w:tc>
      </w:tr>
      <w:tr w:rsidR="00D61E5E" w:rsidRPr="00CC7C14" w14:paraId="76CA77AD" w14:textId="77777777" w:rsidTr="00DD1610">
        <w:trPr>
          <w:jc w:val="center"/>
        </w:trPr>
        <w:tc>
          <w:tcPr>
            <w:tcW w:w="0" w:type="auto"/>
          </w:tcPr>
          <w:p w14:paraId="38916788" w14:textId="77777777" w:rsidR="00D61E5E" w:rsidRPr="00CC7C14" w:rsidRDefault="00D61E5E" w:rsidP="00771758">
            <w:pPr>
              <w:pStyle w:val="Compact"/>
            </w:pPr>
            <w:r w:rsidRPr="00B26246">
              <w:t>3.2 Design</w:t>
            </w:r>
            <w:r>
              <w:t xml:space="preserve"> </w:t>
            </w:r>
            <w:r w:rsidRPr="00B26246">
              <w:t>Project</w:t>
            </w:r>
            <w:r>
              <w:t xml:space="preserve"> </w:t>
            </w:r>
            <w:r w:rsidRPr="00B26246">
              <w:t>Planning</w:t>
            </w:r>
          </w:p>
        </w:tc>
        <w:tc>
          <w:tcPr>
            <w:tcW w:w="2174" w:type="dxa"/>
          </w:tcPr>
          <w:p w14:paraId="3D3DA220" w14:textId="77777777" w:rsidR="00D61E5E" w:rsidRPr="00CC7C14" w:rsidRDefault="00D61E5E" w:rsidP="00771758">
            <w:pPr>
              <w:pStyle w:val="Compact"/>
              <w:jc w:val="right"/>
            </w:pPr>
            <w:r w:rsidRPr="00234E65">
              <w:t>0.4</w:t>
            </w:r>
          </w:p>
        </w:tc>
        <w:tc>
          <w:tcPr>
            <w:tcW w:w="2174" w:type="dxa"/>
          </w:tcPr>
          <w:p w14:paraId="008177AD" w14:textId="77777777" w:rsidR="00D61E5E" w:rsidRPr="00CC7C14" w:rsidRDefault="00D61E5E" w:rsidP="00771758">
            <w:pPr>
              <w:pStyle w:val="Compact"/>
              <w:jc w:val="right"/>
            </w:pPr>
            <w:r w:rsidRPr="00234E65">
              <w:t>0.13</w:t>
            </w:r>
          </w:p>
        </w:tc>
        <w:tc>
          <w:tcPr>
            <w:tcW w:w="2174" w:type="dxa"/>
          </w:tcPr>
          <w:p w14:paraId="01D8D75B" w14:textId="77777777" w:rsidR="00D61E5E" w:rsidRPr="00CC7C14" w:rsidRDefault="00D61E5E" w:rsidP="00771758">
            <w:pPr>
              <w:pStyle w:val="Compact"/>
              <w:jc w:val="right"/>
            </w:pPr>
            <w:r w:rsidRPr="00234E65">
              <w:t>0.27</w:t>
            </w:r>
          </w:p>
        </w:tc>
      </w:tr>
      <w:tr w:rsidR="00D61E5E" w:rsidRPr="00CC7C14" w14:paraId="5DC9690D" w14:textId="77777777" w:rsidTr="00DD1610">
        <w:trPr>
          <w:jc w:val="center"/>
        </w:trPr>
        <w:tc>
          <w:tcPr>
            <w:tcW w:w="0" w:type="auto"/>
          </w:tcPr>
          <w:p w14:paraId="57F75127" w14:textId="77777777" w:rsidR="00D61E5E" w:rsidRPr="00CC7C14" w:rsidRDefault="00D61E5E" w:rsidP="00771758">
            <w:pPr>
              <w:pStyle w:val="Compact"/>
            </w:pPr>
            <w:r w:rsidRPr="00B26246">
              <w:t>3.3 Identifying</w:t>
            </w:r>
            <w:r>
              <w:t xml:space="preserve"> </w:t>
            </w:r>
            <w:r w:rsidRPr="00B26246">
              <w:t>Needs</w:t>
            </w:r>
          </w:p>
        </w:tc>
        <w:tc>
          <w:tcPr>
            <w:tcW w:w="2174" w:type="dxa"/>
          </w:tcPr>
          <w:p w14:paraId="45F119FD" w14:textId="77777777" w:rsidR="00D61E5E" w:rsidRPr="00CC7C14" w:rsidRDefault="00D61E5E" w:rsidP="00771758">
            <w:pPr>
              <w:pStyle w:val="Compact"/>
              <w:jc w:val="right"/>
            </w:pPr>
            <w:r w:rsidRPr="00234E65">
              <w:t>0.27</w:t>
            </w:r>
          </w:p>
        </w:tc>
        <w:tc>
          <w:tcPr>
            <w:tcW w:w="2174" w:type="dxa"/>
          </w:tcPr>
          <w:p w14:paraId="4D7ECA10" w14:textId="77777777" w:rsidR="00D61E5E" w:rsidRPr="00CC7C14" w:rsidRDefault="00D61E5E" w:rsidP="00771758">
            <w:pPr>
              <w:pStyle w:val="Compact"/>
              <w:jc w:val="right"/>
            </w:pPr>
            <w:r w:rsidRPr="00234E65">
              <w:t>0.2</w:t>
            </w:r>
          </w:p>
        </w:tc>
        <w:tc>
          <w:tcPr>
            <w:tcW w:w="2174" w:type="dxa"/>
          </w:tcPr>
          <w:p w14:paraId="141AA8C6" w14:textId="77777777" w:rsidR="00D61E5E" w:rsidRPr="00CC7C14" w:rsidRDefault="00D61E5E" w:rsidP="00771758">
            <w:pPr>
              <w:pStyle w:val="Compact"/>
              <w:jc w:val="right"/>
            </w:pPr>
            <w:r w:rsidRPr="00234E65">
              <w:t>0.07</w:t>
            </w:r>
          </w:p>
        </w:tc>
      </w:tr>
      <w:tr w:rsidR="00D61E5E" w:rsidRPr="00CC7C14" w14:paraId="1EF446EF" w14:textId="77777777" w:rsidTr="00DD1610">
        <w:trPr>
          <w:jc w:val="center"/>
        </w:trPr>
        <w:tc>
          <w:tcPr>
            <w:tcW w:w="0" w:type="auto"/>
          </w:tcPr>
          <w:p w14:paraId="7D73232E" w14:textId="77777777" w:rsidR="00D61E5E" w:rsidRPr="00CC7C14" w:rsidRDefault="00D61E5E" w:rsidP="00771758">
            <w:pPr>
              <w:pStyle w:val="Compact"/>
            </w:pPr>
            <w:r w:rsidRPr="00B26246">
              <w:t>3.4 Building</w:t>
            </w:r>
            <w:r>
              <w:t xml:space="preserve"> </w:t>
            </w:r>
            <w:r w:rsidRPr="00B26246">
              <w:t>Licensing</w:t>
            </w:r>
          </w:p>
        </w:tc>
        <w:tc>
          <w:tcPr>
            <w:tcW w:w="2174" w:type="dxa"/>
          </w:tcPr>
          <w:p w14:paraId="45199000" w14:textId="77777777" w:rsidR="00D61E5E" w:rsidRPr="00CC7C14" w:rsidRDefault="00D61E5E" w:rsidP="00771758">
            <w:pPr>
              <w:pStyle w:val="Compact"/>
              <w:jc w:val="right"/>
            </w:pPr>
            <w:r w:rsidRPr="00234E65">
              <w:t>0</w:t>
            </w:r>
          </w:p>
        </w:tc>
        <w:tc>
          <w:tcPr>
            <w:tcW w:w="2174" w:type="dxa"/>
          </w:tcPr>
          <w:p w14:paraId="00B6263F" w14:textId="77777777" w:rsidR="00D61E5E" w:rsidRPr="00CC7C14" w:rsidRDefault="00D61E5E" w:rsidP="00771758">
            <w:pPr>
              <w:pStyle w:val="Compact"/>
              <w:jc w:val="right"/>
            </w:pPr>
            <w:r w:rsidRPr="00234E65">
              <w:t>0</w:t>
            </w:r>
          </w:p>
        </w:tc>
        <w:tc>
          <w:tcPr>
            <w:tcW w:w="2174" w:type="dxa"/>
          </w:tcPr>
          <w:p w14:paraId="66E5F4FC" w14:textId="77777777" w:rsidR="00D61E5E" w:rsidRPr="00CC7C14" w:rsidRDefault="00D61E5E" w:rsidP="00771758">
            <w:pPr>
              <w:pStyle w:val="Compact"/>
              <w:jc w:val="right"/>
            </w:pPr>
            <w:r w:rsidRPr="00234E65">
              <w:t>0</w:t>
            </w:r>
          </w:p>
        </w:tc>
      </w:tr>
      <w:tr w:rsidR="00D61E5E" w:rsidRPr="00CC7C14" w14:paraId="14678586" w14:textId="77777777" w:rsidTr="00DD1610">
        <w:trPr>
          <w:jc w:val="center"/>
        </w:trPr>
        <w:tc>
          <w:tcPr>
            <w:tcW w:w="0" w:type="auto"/>
          </w:tcPr>
          <w:p w14:paraId="02E5C5DA" w14:textId="77777777" w:rsidR="00D61E5E" w:rsidRPr="00CC7C14" w:rsidRDefault="00D61E5E" w:rsidP="00771758">
            <w:pPr>
              <w:pStyle w:val="Compact"/>
            </w:pPr>
            <w:r w:rsidRPr="00B26246">
              <w:t>4.1 Services</w:t>
            </w:r>
            <w:r>
              <w:t xml:space="preserve"> </w:t>
            </w:r>
            <w:r w:rsidRPr="00B26246">
              <w:t>Infrastructure</w:t>
            </w:r>
          </w:p>
        </w:tc>
        <w:tc>
          <w:tcPr>
            <w:tcW w:w="2174" w:type="dxa"/>
          </w:tcPr>
          <w:p w14:paraId="43E3F6CA" w14:textId="77777777" w:rsidR="00D61E5E" w:rsidRPr="00CC7C14" w:rsidRDefault="00D61E5E" w:rsidP="00771758">
            <w:pPr>
              <w:pStyle w:val="Compact"/>
              <w:jc w:val="right"/>
            </w:pPr>
            <w:r w:rsidRPr="00234E65">
              <w:t>0.2</w:t>
            </w:r>
          </w:p>
        </w:tc>
        <w:tc>
          <w:tcPr>
            <w:tcW w:w="2174" w:type="dxa"/>
          </w:tcPr>
          <w:p w14:paraId="1B7F7EE0" w14:textId="77777777" w:rsidR="00D61E5E" w:rsidRPr="00CC7C14" w:rsidRDefault="00D61E5E" w:rsidP="00771758">
            <w:pPr>
              <w:pStyle w:val="Compact"/>
              <w:jc w:val="right"/>
            </w:pPr>
            <w:r w:rsidRPr="00234E65">
              <w:t>0</w:t>
            </w:r>
          </w:p>
        </w:tc>
        <w:tc>
          <w:tcPr>
            <w:tcW w:w="2174" w:type="dxa"/>
          </w:tcPr>
          <w:p w14:paraId="0533198A" w14:textId="77777777" w:rsidR="00D61E5E" w:rsidRPr="00CC7C14" w:rsidRDefault="00D61E5E" w:rsidP="00771758">
            <w:pPr>
              <w:pStyle w:val="Compact"/>
              <w:jc w:val="right"/>
            </w:pPr>
            <w:r w:rsidRPr="00234E65">
              <w:t>0.2</w:t>
            </w:r>
          </w:p>
        </w:tc>
      </w:tr>
      <w:tr w:rsidR="00D61E5E" w:rsidRPr="00CC7C14" w14:paraId="3CE09964" w14:textId="77777777" w:rsidTr="00DD1610">
        <w:trPr>
          <w:jc w:val="center"/>
        </w:trPr>
        <w:tc>
          <w:tcPr>
            <w:tcW w:w="0" w:type="auto"/>
          </w:tcPr>
          <w:p w14:paraId="11A06115" w14:textId="77777777" w:rsidR="00D61E5E" w:rsidRPr="00CC7C14" w:rsidRDefault="00D61E5E" w:rsidP="00771758">
            <w:pPr>
              <w:pStyle w:val="Compact"/>
            </w:pPr>
            <w:r w:rsidRPr="00B26246">
              <w:t>4.3 Waste</w:t>
            </w:r>
            <w:r>
              <w:t xml:space="preserve"> </w:t>
            </w:r>
            <w:r w:rsidRPr="00B26246">
              <w:t>Management</w:t>
            </w:r>
          </w:p>
        </w:tc>
        <w:tc>
          <w:tcPr>
            <w:tcW w:w="2174" w:type="dxa"/>
          </w:tcPr>
          <w:p w14:paraId="50B921AE" w14:textId="77777777" w:rsidR="00D61E5E" w:rsidRPr="00CC7C14" w:rsidRDefault="00D61E5E" w:rsidP="00771758">
            <w:pPr>
              <w:pStyle w:val="Compact"/>
              <w:jc w:val="right"/>
            </w:pPr>
            <w:r w:rsidRPr="00234E65">
              <w:t>0</w:t>
            </w:r>
          </w:p>
        </w:tc>
        <w:tc>
          <w:tcPr>
            <w:tcW w:w="2174" w:type="dxa"/>
          </w:tcPr>
          <w:p w14:paraId="694DF77F" w14:textId="77777777" w:rsidR="00D61E5E" w:rsidRPr="00CC7C14" w:rsidRDefault="00D61E5E" w:rsidP="00771758">
            <w:pPr>
              <w:pStyle w:val="Compact"/>
              <w:jc w:val="right"/>
            </w:pPr>
            <w:r w:rsidRPr="00234E65">
              <w:t>0</w:t>
            </w:r>
          </w:p>
        </w:tc>
        <w:tc>
          <w:tcPr>
            <w:tcW w:w="2174" w:type="dxa"/>
          </w:tcPr>
          <w:p w14:paraId="6F1CBF37" w14:textId="77777777" w:rsidR="00D61E5E" w:rsidRPr="00CC7C14" w:rsidRDefault="00D61E5E" w:rsidP="00771758">
            <w:pPr>
              <w:pStyle w:val="Compact"/>
              <w:jc w:val="right"/>
            </w:pPr>
            <w:r w:rsidRPr="00234E65">
              <w:t>0</w:t>
            </w:r>
          </w:p>
        </w:tc>
      </w:tr>
      <w:tr w:rsidR="00D61E5E" w:rsidRPr="00CC7C14" w14:paraId="6B94DB12" w14:textId="77777777" w:rsidTr="00DD1610">
        <w:trPr>
          <w:jc w:val="center"/>
        </w:trPr>
        <w:tc>
          <w:tcPr>
            <w:tcW w:w="0" w:type="auto"/>
          </w:tcPr>
          <w:p w14:paraId="525776C2" w14:textId="77777777" w:rsidR="00D61E5E" w:rsidRPr="00CC7C14" w:rsidRDefault="00D61E5E" w:rsidP="00771758">
            <w:pPr>
              <w:pStyle w:val="Compact"/>
            </w:pPr>
            <w:r w:rsidRPr="00B26246">
              <w:t>4.4 Public</w:t>
            </w:r>
            <w:r>
              <w:t xml:space="preserve"> </w:t>
            </w:r>
            <w:r w:rsidRPr="00B26246">
              <w:t>Spaces</w:t>
            </w:r>
          </w:p>
        </w:tc>
        <w:tc>
          <w:tcPr>
            <w:tcW w:w="2174" w:type="dxa"/>
          </w:tcPr>
          <w:p w14:paraId="0073D93B" w14:textId="77777777" w:rsidR="00D61E5E" w:rsidRPr="00CC7C14" w:rsidRDefault="00D61E5E" w:rsidP="00771758">
            <w:pPr>
              <w:pStyle w:val="Compact"/>
              <w:jc w:val="right"/>
            </w:pPr>
            <w:r w:rsidRPr="00234E65">
              <w:t>0</w:t>
            </w:r>
          </w:p>
        </w:tc>
        <w:tc>
          <w:tcPr>
            <w:tcW w:w="2174" w:type="dxa"/>
          </w:tcPr>
          <w:p w14:paraId="77615D5C" w14:textId="77777777" w:rsidR="00D61E5E" w:rsidRPr="00CC7C14" w:rsidRDefault="00D61E5E" w:rsidP="00771758">
            <w:pPr>
              <w:pStyle w:val="Compact"/>
              <w:jc w:val="right"/>
            </w:pPr>
            <w:r w:rsidRPr="00234E65">
              <w:t>0</w:t>
            </w:r>
          </w:p>
        </w:tc>
        <w:tc>
          <w:tcPr>
            <w:tcW w:w="2174" w:type="dxa"/>
          </w:tcPr>
          <w:p w14:paraId="6D4783B6" w14:textId="77777777" w:rsidR="00D61E5E" w:rsidRPr="00CC7C14" w:rsidRDefault="00D61E5E" w:rsidP="00771758">
            <w:pPr>
              <w:pStyle w:val="Compact"/>
              <w:jc w:val="right"/>
            </w:pPr>
            <w:r w:rsidRPr="00234E65">
              <w:t>0</w:t>
            </w:r>
          </w:p>
        </w:tc>
      </w:tr>
      <w:tr w:rsidR="00D61E5E" w:rsidRPr="00CC7C14" w14:paraId="6ED2332B" w14:textId="77777777" w:rsidTr="00DD1610">
        <w:trPr>
          <w:jc w:val="center"/>
        </w:trPr>
        <w:tc>
          <w:tcPr>
            <w:tcW w:w="0" w:type="auto"/>
          </w:tcPr>
          <w:p w14:paraId="18BCCBC5" w14:textId="77777777" w:rsidR="00D61E5E" w:rsidRPr="00CC7C14" w:rsidRDefault="00D61E5E" w:rsidP="00771758">
            <w:pPr>
              <w:pStyle w:val="Compact"/>
            </w:pPr>
            <w:r w:rsidRPr="00B26246">
              <w:t>4.7 Transportation</w:t>
            </w:r>
          </w:p>
        </w:tc>
        <w:tc>
          <w:tcPr>
            <w:tcW w:w="2174" w:type="dxa"/>
          </w:tcPr>
          <w:p w14:paraId="1DE20C80" w14:textId="77777777" w:rsidR="00D61E5E" w:rsidRPr="00CC7C14" w:rsidRDefault="00D61E5E" w:rsidP="00771758">
            <w:pPr>
              <w:pStyle w:val="Compact"/>
              <w:jc w:val="right"/>
            </w:pPr>
            <w:r w:rsidRPr="00234E65">
              <w:t>0.27</w:t>
            </w:r>
          </w:p>
        </w:tc>
        <w:tc>
          <w:tcPr>
            <w:tcW w:w="2174" w:type="dxa"/>
          </w:tcPr>
          <w:p w14:paraId="04064C5E" w14:textId="77777777" w:rsidR="00D61E5E" w:rsidRPr="00CC7C14" w:rsidRDefault="00D61E5E" w:rsidP="00771758">
            <w:pPr>
              <w:pStyle w:val="Compact"/>
              <w:jc w:val="right"/>
            </w:pPr>
            <w:r w:rsidRPr="00234E65">
              <w:t>0</w:t>
            </w:r>
          </w:p>
        </w:tc>
        <w:tc>
          <w:tcPr>
            <w:tcW w:w="2174" w:type="dxa"/>
          </w:tcPr>
          <w:p w14:paraId="00AC58AA" w14:textId="77777777" w:rsidR="00D61E5E" w:rsidRPr="00CC7C14" w:rsidRDefault="00D61E5E" w:rsidP="00771758">
            <w:pPr>
              <w:pStyle w:val="Compact"/>
              <w:jc w:val="right"/>
            </w:pPr>
            <w:r w:rsidRPr="00234E65">
              <w:t>0.27</w:t>
            </w:r>
          </w:p>
        </w:tc>
      </w:tr>
      <w:tr w:rsidR="00D61E5E" w:rsidRPr="00CC7C14" w14:paraId="5DB83021" w14:textId="77777777" w:rsidTr="00DD1610">
        <w:trPr>
          <w:jc w:val="center"/>
        </w:trPr>
        <w:tc>
          <w:tcPr>
            <w:tcW w:w="0" w:type="auto"/>
          </w:tcPr>
          <w:p w14:paraId="04EE8490" w14:textId="77777777" w:rsidR="00D61E5E" w:rsidRPr="00CC7C14" w:rsidRDefault="00D61E5E" w:rsidP="00771758">
            <w:pPr>
              <w:pStyle w:val="Compact"/>
            </w:pPr>
            <w:r w:rsidRPr="00B26246">
              <w:t>5.1 Markets</w:t>
            </w:r>
          </w:p>
        </w:tc>
        <w:tc>
          <w:tcPr>
            <w:tcW w:w="2174" w:type="dxa"/>
          </w:tcPr>
          <w:p w14:paraId="4D603964" w14:textId="77777777" w:rsidR="00D61E5E" w:rsidRPr="00CC7C14" w:rsidRDefault="00D61E5E" w:rsidP="00771758">
            <w:pPr>
              <w:pStyle w:val="Compact"/>
              <w:jc w:val="right"/>
            </w:pPr>
            <w:r w:rsidRPr="00234E65">
              <w:t>0</w:t>
            </w:r>
          </w:p>
        </w:tc>
        <w:tc>
          <w:tcPr>
            <w:tcW w:w="2174" w:type="dxa"/>
          </w:tcPr>
          <w:p w14:paraId="7F868A31" w14:textId="77777777" w:rsidR="00D61E5E" w:rsidRPr="00CC7C14" w:rsidRDefault="00D61E5E" w:rsidP="00771758">
            <w:pPr>
              <w:pStyle w:val="Compact"/>
              <w:jc w:val="right"/>
            </w:pPr>
            <w:r w:rsidRPr="00234E65">
              <w:t>0.2</w:t>
            </w:r>
          </w:p>
        </w:tc>
        <w:tc>
          <w:tcPr>
            <w:tcW w:w="2174" w:type="dxa"/>
          </w:tcPr>
          <w:p w14:paraId="677063F9" w14:textId="77777777" w:rsidR="00D61E5E" w:rsidRPr="00CC7C14" w:rsidRDefault="00D61E5E" w:rsidP="00771758">
            <w:pPr>
              <w:pStyle w:val="Compact"/>
              <w:jc w:val="right"/>
            </w:pPr>
            <w:r w:rsidRPr="00234E65">
              <w:t>-0.2</w:t>
            </w:r>
          </w:p>
        </w:tc>
      </w:tr>
      <w:tr w:rsidR="00D61E5E" w:rsidRPr="00CC7C14" w14:paraId="72A073F6" w14:textId="77777777" w:rsidTr="00DD1610">
        <w:trPr>
          <w:jc w:val="center"/>
        </w:trPr>
        <w:tc>
          <w:tcPr>
            <w:tcW w:w="0" w:type="auto"/>
          </w:tcPr>
          <w:p w14:paraId="282598BF" w14:textId="77777777" w:rsidR="00D61E5E" w:rsidRPr="00CC7C14" w:rsidRDefault="00D61E5E" w:rsidP="00771758">
            <w:pPr>
              <w:pStyle w:val="Compact"/>
            </w:pPr>
            <w:r w:rsidRPr="00B26246">
              <w:t>6.1 Tourism</w:t>
            </w:r>
            <w:r>
              <w:t xml:space="preserve"> </w:t>
            </w:r>
            <w:r w:rsidRPr="00B26246">
              <w:t>Culture</w:t>
            </w:r>
            <w:r>
              <w:t xml:space="preserve"> </w:t>
            </w:r>
            <w:r w:rsidRPr="00B26246">
              <w:t>Leisure</w:t>
            </w:r>
          </w:p>
        </w:tc>
        <w:tc>
          <w:tcPr>
            <w:tcW w:w="2174" w:type="dxa"/>
          </w:tcPr>
          <w:p w14:paraId="4561B20D" w14:textId="77777777" w:rsidR="00D61E5E" w:rsidRPr="00CC7C14" w:rsidRDefault="00D61E5E" w:rsidP="00771758">
            <w:pPr>
              <w:pStyle w:val="Compact"/>
              <w:jc w:val="right"/>
            </w:pPr>
            <w:r w:rsidRPr="00234E65">
              <w:t>0.07</w:t>
            </w:r>
          </w:p>
        </w:tc>
        <w:tc>
          <w:tcPr>
            <w:tcW w:w="2174" w:type="dxa"/>
          </w:tcPr>
          <w:p w14:paraId="4FF86E52" w14:textId="77777777" w:rsidR="00D61E5E" w:rsidRPr="00CC7C14" w:rsidRDefault="00D61E5E" w:rsidP="00771758">
            <w:pPr>
              <w:pStyle w:val="Compact"/>
              <w:jc w:val="right"/>
            </w:pPr>
            <w:r w:rsidRPr="00234E65">
              <w:t>0</w:t>
            </w:r>
          </w:p>
        </w:tc>
        <w:tc>
          <w:tcPr>
            <w:tcW w:w="2174" w:type="dxa"/>
          </w:tcPr>
          <w:p w14:paraId="08AD1237" w14:textId="77777777" w:rsidR="00D61E5E" w:rsidRPr="00CC7C14" w:rsidRDefault="00D61E5E" w:rsidP="00771758">
            <w:pPr>
              <w:pStyle w:val="Compact"/>
              <w:jc w:val="right"/>
            </w:pPr>
            <w:r w:rsidRPr="00234E65">
              <w:t>0.07</w:t>
            </w:r>
          </w:p>
        </w:tc>
      </w:tr>
      <w:tr w:rsidR="00D61E5E" w:rsidRPr="00CC7C14" w14:paraId="17B0C493" w14:textId="77777777" w:rsidTr="00DD1610">
        <w:trPr>
          <w:jc w:val="center"/>
        </w:trPr>
        <w:tc>
          <w:tcPr>
            <w:tcW w:w="0" w:type="auto"/>
          </w:tcPr>
          <w:p w14:paraId="4D2C1CA8" w14:textId="77777777" w:rsidR="00D61E5E" w:rsidRPr="00CC7C14" w:rsidRDefault="00D61E5E" w:rsidP="00771758">
            <w:pPr>
              <w:pStyle w:val="Compact"/>
            </w:pPr>
            <w:r w:rsidRPr="00B26246">
              <w:t>6.2 Public</w:t>
            </w:r>
            <w:r>
              <w:t xml:space="preserve"> </w:t>
            </w:r>
            <w:r w:rsidRPr="00B26246">
              <w:t>Health</w:t>
            </w:r>
          </w:p>
        </w:tc>
        <w:tc>
          <w:tcPr>
            <w:tcW w:w="2174" w:type="dxa"/>
          </w:tcPr>
          <w:p w14:paraId="30542DED" w14:textId="77777777" w:rsidR="00D61E5E" w:rsidRPr="00CC7C14" w:rsidRDefault="00D61E5E" w:rsidP="00771758">
            <w:pPr>
              <w:pStyle w:val="Compact"/>
              <w:jc w:val="right"/>
            </w:pPr>
            <w:r w:rsidRPr="00234E65">
              <w:t>0</w:t>
            </w:r>
          </w:p>
        </w:tc>
        <w:tc>
          <w:tcPr>
            <w:tcW w:w="2174" w:type="dxa"/>
          </w:tcPr>
          <w:p w14:paraId="2872AF39" w14:textId="77777777" w:rsidR="00D61E5E" w:rsidRPr="00CC7C14" w:rsidRDefault="00D61E5E" w:rsidP="00771758">
            <w:pPr>
              <w:pStyle w:val="Compact"/>
              <w:jc w:val="right"/>
            </w:pPr>
            <w:r w:rsidRPr="00234E65">
              <w:t>0</w:t>
            </w:r>
          </w:p>
        </w:tc>
        <w:tc>
          <w:tcPr>
            <w:tcW w:w="2174" w:type="dxa"/>
          </w:tcPr>
          <w:p w14:paraId="52B8D42E" w14:textId="77777777" w:rsidR="00D61E5E" w:rsidRPr="00CC7C14" w:rsidRDefault="00D61E5E" w:rsidP="00771758">
            <w:pPr>
              <w:pStyle w:val="Compact"/>
              <w:jc w:val="right"/>
            </w:pPr>
            <w:r w:rsidRPr="00234E65">
              <w:t>0</w:t>
            </w:r>
          </w:p>
        </w:tc>
      </w:tr>
      <w:tr w:rsidR="00D61E5E" w:rsidRPr="00CC7C14" w14:paraId="6085CE5C" w14:textId="77777777" w:rsidTr="00DD1610">
        <w:trPr>
          <w:jc w:val="center"/>
        </w:trPr>
        <w:tc>
          <w:tcPr>
            <w:tcW w:w="0" w:type="auto"/>
          </w:tcPr>
          <w:p w14:paraId="6398B9A1" w14:textId="77777777" w:rsidR="00D61E5E" w:rsidRPr="00CC7C14" w:rsidRDefault="00D61E5E" w:rsidP="00771758">
            <w:pPr>
              <w:pStyle w:val="Compact"/>
            </w:pPr>
            <w:r w:rsidRPr="00B26246">
              <w:t>7.2 Disaster</w:t>
            </w:r>
            <w:r>
              <w:t xml:space="preserve"> </w:t>
            </w:r>
            <w:r w:rsidRPr="00B26246">
              <w:t>Management</w:t>
            </w:r>
          </w:p>
        </w:tc>
        <w:tc>
          <w:tcPr>
            <w:tcW w:w="2174" w:type="dxa"/>
          </w:tcPr>
          <w:p w14:paraId="75164F2B" w14:textId="77777777" w:rsidR="00D61E5E" w:rsidRPr="00CC7C14" w:rsidRDefault="00D61E5E" w:rsidP="00771758">
            <w:pPr>
              <w:pStyle w:val="Compact"/>
              <w:jc w:val="right"/>
            </w:pPr>
            <w:r w:rsidRPr="00234E65">
              <w:t>0</w:t>
            </w:r>
          </w:p>
        </w:tc>
        <w:tc>
          <w:tcPr>
            <w:tcW w:w="2174" w:type="dxa"/>
          </w:tcPr>
          <w:p w14:paraId="73E82439" w14:textId="77777777" w:rsidR="00D61E5E" w:rsidRPr="00CC7C14" w:rsidRDefault="00D61E5E" w:rsidP="00771758">
            <w:pPr>
              <w:pStyle w:val="Compact"/>
              <w:jc w:val="right"/>
            </w:pPr>
            <w:r w:rsidRPr="00234E65">
              <w:t>0</w:t>
            </w:r>
          </w:p>
        </w:tc>
        <w:tc>
          <w:tcPr>
            <w:tcW w:w="2174" w:type="dxa"/>
          </w:tcPr>
          <w:p w14:paraId="2BC2856F" w14:textId="77777777" w:rsidR="00D61E5E" w:rsidRPr="00CC7C14" w:rsidRDefault="00D61E5E" w:rsidP="00771758">
            <w:pPr>
              <w:pStyle w:val="Compact"/>
              <w:jc w:val="right"/>
            </w:pPr>
            <w:r w:rsidRPr="00234E65">
              <w:t>0</w:t>
            </w:r>
          </w:p>
        </w:tc>
      </w:tr>
      <w:tr w:rsidR="00D61E5E" w:rsidRPr="00CC7C14" w14:paraId="0598CD2B" w14:textId="77777777" w:rsidTr="00DD1610">
        <w:trPr>
          <w:jc w:val="center"/>
        </w:trPr>
        <w:tc>
          <w:tcPr>
            <w:tcW w:w="0" w:type="auto"/>
          </w:tcPr>
          <w:p w14:paraId="456B16E7" w14:textId="77777777" w:rsidR="00D61E5E" w:rsidRPr="00CC7C14" w:rsidRDefault="00D61E5E" w:rsidP="00771758">
            <w:pPr>
              <w:pStyle w:val="Compact"/>
            </w:pPr>
            <w:r w:rsidRPr="00B26246">
              <w:t>8.1 Planning</w:t>
            </w:r>
            <w:r>
              <w:t xml:space="preserve"> </w:t>
            </w:r>
            <w:r w:rsidRPr="00B26246">
              <w:t>Reporting</w:t>
            </w:r>
          </w:p>
        </w:tc>
        <w:tc>
          <w:tcPr>
            <w:tcW w:w="2174" w:type="dxa"/>
          </w:tcPr>
          <w:p w14:paraId="385A6BA4" w14:textId="77777777" w:rsidR="00D61E5E" w:rsidRPr="00CC7C14" w:rsidRDefault="00D61E5E" w:rsidP="00771758">
            <w:pPr>
              <w:pStyle w:val="Compact"/>
              <w:jc w:val="right"/>
            </w:pPr>
            <w:r w:rsidRPr="00234E65">
              <w:t>0.07</w:t>
            </w:r>
          </w:p>
        </w:tc>
        <w:tc>
          <w:tcPr>
            <w:tcW w:w="2174" w:type="dxa"/>
          </w:tcPr>
          <w:p w14:paraId="7FE0569B" w14:textId="77777777" w:rsidR="00D61E5E" w:rsidRPr="00CC7C14" w:rsidRDefault="00D61E5E" w:rsidP="00771758">
            <w:pPr>
              <w:pStyle w:val="Compact"/>
              <w:jc w:val="right"/>
            </w:pPr>
            <w:r w:rsidRPr="00234E65">
              <w:t>0</w:t>
            </w:r>
          </w:p>
        </w:tc>
        <w:tc>
          <w:tcPr>
            <w:tcW w:w="2174" w:type="dxa"/>
          </w:tcPr>
          <w:p w14:paraId="5C6764F4" w14:textId="77777777" w:rsidR="00D61E5E" w:rsidRPr="00CC7C14" w:rsidRDefault="00D61E5E" w:rsidP="00771758">
            <w:pPr>
              <w:pStyle w:val="Compact"/>
              <w:jc w:val="right"/>
            </w:pPr>
            <w:r w:rsidRPr="00234E65">
              <w:t>0.07</w:t>
            </w:r>
          </w:p>
        </w:tc>
      </w:tr>
    </w:tbl>
    <w:p w14:paraId="326F6751" w14:textId="77777777" w:rsidR="005E4EDE" w:rsidRPr="00CC7C14" w:rsidRDefault="005E4EDE" w:rsidP="005E4EDE"/>
    <w:p w14:paraId="76DB656A" w14:textId="77777777" w:rsidR="005E4EDE" w:rsidRPr="00CC7C14" w:rsidRDefault="005E4EDE" w:rsidP="005E4EDE">
      <w:r w:rsidRPr="00CC7C14">
        <w:t>Looking at the items where comparison municipalities did receive GESI scores, the following municipalities had GESI items:</w:t>
      </w:r>
    </w:p>
    <w:p w14:paraId="59CE8F4A" w14:textId="30D6ACAE" w:rsidR="005E4EDE" w:rsidRPr="00CC7C14" w:rsidRDefault="005E4EDE" w:rsidP="005E4EDE">
      <w:pPr>
        <w:pStyle w:val="Caption"/>
        <w:keepNext/>
      </w:pPr>
      <w:bookmarkStart w:id="123" w:name="_Toc524532314"/>
      <w:r w:rsidRPr="00CC7C14">
        <w:t xml:space="preserve">Table </w:t>
      </w:r>
      <w:r w:rsidR="001F0854">
        <w:rPr>
          <w:noProof/>
        </w:rPr>
        <w:fldChar w:fldCharType="begin"/>
      </w:r>
      <w:r w:rsidR="001F0854">
        <w:rPr>
          <w:noProof/>
        </w:rPr>
        <w:instrText xml:space="preserve"> SEQ Table \* ARABIC </w:instrText>
      </w:r>
      <w:r w:rsidR="001F0854">
        <w:rPr>
          <w:noProof/>
        </w:rPr>
        <w:fldChar w:fldCharType="separate"/>
      </w:r>
      <w:r w:rsidR="00BB17D9">
        <w:rPr>
          <w:noProof/>
        </w:rPr>
        <w:t>11</w:t>
      </w:r>
      <w:r w:rsidR="001F0854">
        <w:rPr>
          <w:noProof/>
        </w:rPr>
        <w:fldChar w:fldCharType="end"/>
      </w:r>
      <w:r w:rsidRPr="00CC7C14">
        <w:t>: Comparison Municipalities with GESI Items Present</w:t>
      </w:r>
      <w:bookmarkEnd w:id="123"/>
    </w:p>
    <w:tbl>
      <w:tblPr>
        <w:tblW w:w="2551" w:type="pct"/>
        <w:jc w:val="center"/>
        <w:tblLook w:val="07E0" w:firstRow="1" w:lastRow="1" w:firstColumn="1" w:lastColumn="1" w:noHBand="1" w:noVBand="1"/>
      </w:tblPr>
      <w:tblGrid>
        <w:gridCol w:w="2138"/>
        <w:gridCol w:w="890"/>
        <w:gridCol w:w="1747"/>
      </w:tblGrid>
      <w:tr w:rsidR="005E4EDE" w:rsidRPr="00CC7C14" w14:paraId="6A177D83" w14:textId="77777777" w:rsidTr="00D61E5E">
        <w:trPr>
          <w:tblHeader/>
          <w:jc w:val="center"/>
        </w:trPr>
        <w:tc>
          <w:tcPr>
            <w:tcW w:w="0" w:type="auto"/>
            <w:tcBorders>
              <w:bottom w:val="single" w:sz="0" w:space="0" w:color="auto"/>
            </w:tcBorders>
            <w:vAlign w:val="bottom"/>
          </w:tcPr>
          <w:p w14:paraId="645BE66B" w14:textId="77777777" w:rsidR="005E4EDE" w:rsidRPr="00CC7C14" w:rsidRDefault="005E4EDE" w:rsidP="005E4EDE">
            <w:pPr>
              <w:pStyle w:val="Compact"/>
            </w:pPr>
            <w:r w:rsidRPr="00CC7C14">
              <w:t>Municipality</w:t>
            </w:r>
          </w:p>
        </w:tc>
        <w:tc>
          <w:tcPr>
            <w:tcW w:w="0" w:type="auto"/>
            <w:tcBorders>
              <w:bottom w:val="single" w:sz="0" w:space="0" w:color="auto"/>
            </w:tcBorders>
            <w:vAlign w:val="bottom"/>
          </w:tcPr>
          <w:p w14:paraId="34A37D39" w14:textId="77777777" w:rsidR="005E4EDE" w:rsidRPr="00CC7C14" w:rsidRDefault="005E4EDE" w:rsidP="005E4EDE">
            <w:pPr>
              <w:pStyle w:val="Compact"/>
            </w:pPr>
            <w:r w:rsidRPr="00CC7C14">
              <w:t>Region</w:t>
            </w:r>
          </w:p>
        </w:tc>
        <w:tc>
          <w:tcPr>
            <w:tcW w:w="0" w:type="auto"/>
            <w:tcBorders>
              <w:bottom w:val="single" w:sz="0" w:space="0" w:color="auto"/>
            </w:tcBorders>
            <w:vAlign w:val="bottom"/>
          </w:tcPr>
          <w:p w14:paraId="7F07D230" w14:textId="77777777" w:rsidR="005E4EDE" w:rsidRPr="00CC7C14" w:rsidRDefault="005E4EDE" w:rsidP="005E4EDE">
            <w:pPr>
              <w:pStyle w:val="Compact"/>
              <w:jc w:val="right"/>
            </w:pPr>
            <w:r w:rsidRPr="00CC7C14">
              <w:t>Total GESI Score</w:t>
            </w:r>
          </w:p>
        </w:tc>
      </w:tr>
      <w:tr w:rsidR="0044572A" w:rsidRPr="00CC7C14" w14:paraId="7C7443CF" w14:textId="77777777" w:rsidTr="005E4EDE">
        <w:trPr>
          <w:jc w:val="center"/>
        </w:trPr>
        <w:tc>
          <w:tcPr>
            <w:tcW w:w="0" w:type="auto"/>
          </w:tcPr>
          <w:p w14:paraId="2236F105" w14:textId="5203AD02" w:rsidR="0044572A" w:rsidRPr="00CC7C14" w:rsidRDefault="0044572A" w:rsidP="0044572A">
            <w:pPr>
              <w:pStyle w:val="Compact"/>
            </w:pPr>
            <w:r w:rsidRPr="00912D99">
              <w:t>Ain Albasha</w:t>
            </w:r>
          </w:p>
        </w:tc>
        <w:tc>
          <w:tcPr>
            <w:tcW w:w="0" w:type="auto"/>
          </w:tcPr>
          <w:p w14:paraId="30C90BE8" w14:textId="7210FD04" w:rsidR="0044572A" w:rsidRPr="00CC7C14" w:rsidRDefault="0044572A" w:rsidP="0044572A">
            <w:pPr>
              <w:pStyle w:val="Compact"/>
            </w:pPr>
            <w:r w:rsidRPr="00912D99">
              <w:t>Central</w:t>
            </w:r>
          </w:p>
        </w:tc>
        <w:tc>
          <w:tcPr>
            <w:tcW w:w="0" w:type="auto"/>
          </w:tcPr>
          <w:p w14:paraId="2BDA9AE0" w14:textId="10C773BF" w:rsidR="0044572A" w:rsidRPr="00CC7C14" w:rsidRDefault="0044572A" w:rsidP="0044572A">
            <w:pPr>
              <w:pStyle w:val="Compact"/>
              <w:jc w:val="right"/>
            </w:pPr>
            <w:r w:rsidRPr="00912D99">
              <w:t>1</w:t>
            </w:r>
          </w:p>
        </w:tc>
      </w:tr>
      <w:tr w:rsidR="0044572A" w:rsidRPr="00CC7C14" w14:paraId="1E7EC167" w14:textId="77777777" w:rsidTr="005E4EDE">
        <w:trPr>
          <w:jc w:val="center"/>
        </w:trPr>
        <w:tc>
          <w:tcPr>
            <w:tcW w:w="0" w:type="auto"/>
          </w:tcPr>
          <w:p w14:paraId="135A647F" w14:textId="4EB03270" w:rsidR="0044572A" w:rsidRPr="00CC7C14" w:rsidRDefault="0044572A" w:rsidP="0044572A">
            <w:pPr>
              <w:pStyle w:val="Compact"/>
            </w:pPr>
            <w:r w:rsidRPr="00912D99">
              <w:t>Alauion</w:t>
            </w:r>
          </w:p>
        </w:tc>
        <w:tc>
          <w:tcPr>
            <w:tcW w:w="0" w:type="auto"/>
          </w:tcPr>
          <w:p w14:paraId="0DCE1F33" w14:textId="588BDA89" w:rsidR="0044572A" w:rsidRPr="00CC7C14" w:rsidRDefault="0044572A" w:rsidP="0044572A">
            <w:pPr>
              <w:pStyle w:val="Compact"/>
            </w:pPr>
            <w:r w:rsidRPr="00912D99">
              <w:t>North</w:t>
            </w:r>
          </w:p>
        </w:tc>
        <w:tc>
          <w:tcPr>
            <w:tcW w:w="0" w:type="auto"/>
          </w:tcPr>
          <w:p w14:paraId="378FB0CF" w14:textId="084BB089" w:rsidR="0044572A" w:rsidRPr="00CC7C14" w:rsidRDefault="0044572A" w:rsidP="0044572A">
            <w:pPr>
              <w:pStyle w:val="Compact"/>
              <w:jc w:val="right"/>
            </w:pPr>
            <w:r w:rsidRPr="00912D99">
              <w:t>1</w:t>
            </w:r>
          </w:p>
        </w:tc>
      </w:tr>
      <w:tr w:rsidR="0044572A" w:rsidRPr="00CC7C14" w14:paraId="2B121E94" w14:textId="77777777" w:rsidTr="005E4EDE">
        <w:trPr>
          <w:jc w:val="center"/>
        </w:trPr>
        <w:tc>
          <w:tcPr>
            <w:tcW w:w="0" w:type="auto"/>
          </w:tcPr>
          <w:p w14:paraId="7FCE5BD7" w14:textId="5AC0276C" w:rsidR="0044572A" w:rsidRPr="00CC7C14" w:rsidRDefault="0044572A" w:rsidP="0044572A">
            <w:pPr>
              <w:pStyle w:val="Compact"/>
            </w:pPr>
            <w:r w:rsidRPr="00912D99">
              <w:t>Alyarmook Aljadedah</w:t>
            </w:r>
          </w:p>
        </w:tc>
        <w:tc>
          <w:tcPr>
            <w:tcW w:w="0" w:type="auto"/>
          </w:tcPr>
          <w:p w14:paraId="2AA635A0" w14:textId="18B54828" w:rsidR="0044572A" w:rsidRPr="00CC7C14" w:rsidRDefault="0044572A" w:rsidP="0044572A">
            <w:pPr>
              <w:pStyle w:val="Compact"/>
            </w:pPr>
            <w:r w:rsidRPr="00912D99">
              <w:t>North</w:t>
            </w:r>
          </w:p>
        </w:tc>
        <w:tc>
          <w:tcPr>
            <w:tcW w:w="0" w:type="auto"/>
          </w:tcPr>
          <w:p w14:paraId="456411F8" w14:textId="7D9DEBE9" w:rsidR="0044572A" w:rsidRPr="00CC7C14" w:rsidRDefault="0044572A" w:rsidP="0044572A">
            <w:pPr>
              <w:pStyle w:val="Compact"/>
              <w:jc w:val="right"/>
            </w:pPr>
            <w:r w:rsidRPr="00912D99">
              <w:t>1</w:t>
            </w:r>
          </w:p>
        </w:tc>
      </w:tr>
      <w:tr w:rsidR="0044572A" w:rsidRPr="00CC7C14" w14:paraId="41504D6A" w14:textId="77777777" w:rsidTr="005E4EDE">
        <w:trPr>
          <w:jc w:val="center"/>
        </w:trPr>
        <w:tc>
          <w:tcPr>
            <w:tcW w:w="0" w:type="auto"/>
          </w:tcPr>
          <w:p w14:paraId="712BD22E" w14:textId="2E70517E" w:rsidR="0044572A" w:rsidRPr="00CC7C14" w:rsidRDefault="0044572A" w:rsidP="0044572A">
            <w:pPr>
              <w:pStyle w:val="Compact"/>
            </w:pPr>
            <w:r w:rsidRPr="00912D99">
              <w:t>Husha Aljadedah</w:t>
            </w:r>
          </w:p>
        </w:tc>
        <w:tc>
          <w:tcPr>
            <w:tcW w:w="0" w:type="auto"/>
          </w:tcPr>
          <w:p w14:paraId="392B1450" w14:textId="25F30E64" w:rsidR="0044572A" w:rsidRPr="00CC7C14" w:rsidRDefault="0044572A" w:rsidP="0044572A">
            <w:pPr>
              <w:pStyle w:val="Compact"/>
            </w:pPr>
            <w:r w:rsidRPr="00912D99">
              <w:t>North</w:t>
            </w:r>
          </w:p>
        </w:tc>
        <w:tc>
          <w:tcPr>
            <w:tcW w:w="0" w:type="auto"/>
          </w:tcPr>
          <w:p w14:paraId="44B72697" w14:textId="787BCDF8" w:rsidR="0044572A" w:rsidRPr="00CC7C14" w:rsidRDefault="0044572A" w:rsidP="0044572A">
            <w:pPr>
              <w:pStyle w:val="Compact"/>
              <w:jc w:val="right"/>
            </w:pPr>
            <w:r w:rsidRPr="00912D99">
              <w:t>1</w:t>
            </w:r>
          </w:p>
        </w:tc>
      </w:tr>
      <w:tr w:rsidR="0044572A" w:rsidRPr="00CC7C14" w14:paraId="00F44645" w14:textId="77777777" w:rsidTr="005E4EDE">
        <w:trPr>
          <w:jc w:val="center"/>
        </w:trPr>
        <w:tc>
          <w:tcPr>
            <w:tcW w:w="0" w:type="auto"/>
          </w:tcPr>
          <w:p w14:paraId="40B6BE30" w14:textId="40999369" w:rsidR="0044572A" w:rsidRPr="00CC7C14" w:rsidRDefault="0044572A" w:rsidP="0044572A">
            <w:pPr>
              <w:pStyle w:val="Compact"/>
            </w:pPr>
            <w:r w:rsidRPr="00912D99">
              <w:t>Iel Jadeda</w:t>
            </w:r>
          </w:p>
        </w:tc>
        <w:tc>
          <w:tcPr>
            <w:tcW w:w="0" w:type="auto"/>
          </w:tcPr>
          <w:p w14:paraId="3DAB19BE" w14:textId="5EB907C6" w:rsidR="0044572A" w:rsidRPr="00CC7C14" w:rsidRDefault="0044572A" w:rsidP="0044572A">
            <w:pPr>
              <w:pStyle w:val="Compact"/>
            </w:pPr>
            <w:r w:rsidRPr="00912D99">
              <w:t>South</w:t>
            </w:r>
          </w:p>
        </w:tc>
        <w:tc>
          <w:tcPr>
            <w:tcW w:w="0" w:type="auto"/>
          </w:tcPr>
          <w:p w14:paraId="680773D9" w14:textId="7B6C0E98" w:rsidR="0044572A" w:rsidRPr="00CC7C14" w:rsidRDefault="0044572A" w:rsidP="0044572A">
            <w:pPr>
              <w:pStyle w:val="Compact"/>
              <w:jc w:val="right"/>
            </w:pPr>
            <w:r w:rsidRPr="00912D99">
              <w:t>1</w:t>
            </w:r>
          </w:p>
        </w:tc>
      </w:tr>
      <w:tr w:rsidR="0044572A" w:rsidRPr="00CC7C14" w14:paraId="135505D9" w14:textId="77777777" w:rsidTr="005E4EDE">
        <w:trPr>
          <w:jc w:val="center"/>
        </w:trPr>
        <w:tc>
          <w:tcPr>
            <w:tcW w:w="0" w:type="auto"/>
          </w:tcPr>
          <w:p w14:paraId="363870E6" w14:textId="7B78CAFC" w:rsidR="0044572A" w:rsidRPr="00CC7C14" w:rsidRDefault="0044572A" w:rsidP="0044572A">
            <w:pPr>
              <w:pStyle w:val="Compact"/>
            </w:pPr>
            <w:r w:rsidRPr="00912D99">
              <w:t>Jizah</w:t>
            </w:r>
          </w:p>
        </w:tc>
        <w:tc>
          <w:tcPr>
            <w:tcW w:w="0" w:type="auto"/>
          </w:tcPr>
          <w:p w14:paraId="2E500B5D" w14:textId="641029CB" w:rsidR="0044572A" w:rsidRPr="00CC7C14" w:rsidRDefault="0044572A" w:rsidP="0044572A">
            <w:pPr>
              <w:pStyle w:val="Compact"/>
            </w:pPr>
            <w:r w:rsidRPr="00912D99">
              <w:t>Central</w:t>
            </w:r>
          </w:p>
        </w:tc>
        <w:tc>
          <w:tcPr>
            <w:tcW w:w="0" w:type="auto"/>
          </w:tcPr>
          <w:p w14:paraId="4FD0ABA0" w14:textId="5B204183" w:rsidR="0044572A" w:rsidRPr="00CC7C14" w:rsidRDefault="0044572A" w:rsidP="0044572A">
            <w:pPr>
              <w:pStyle w:val="Compact"/>
              <w:jc w:val="right"/>
            </w:pPr>
            <w:r w:rsidRPr="00912D99">
              <w:t>1</w:t>
            </w:r>
          </w:p>
        </w:tc>
      </w:tr>
      <w:tr w:rsidR="0044572A" w:rsidRPr="00CC7C14" w14:paraId="1F240C57" w14:textId="77777777" w:rsidTr="005E4EDE">
        <w:trPr>
          <w:jc w:val="center"/>
        </w:trPr>
        <w:tc>
          <w:tcPr>
            <w:tcW w:w="0" w:type="auto"/>
          </w:tcPr>
          <w:p w14:paraId="3FCE1ED0" w14:textId="7F7E2696" w:rsidR="0044572A" w:rsidRPr="00CC7C14" w:rsidRDefault="0044572A" w:rsidP="0044572A">
            <w:pPr>
              <w:pStyle w:val="Compact"/>
            </w:pPr>
            <w:r w:rsidRPr="00912D99">
              <w:t>Manshiat Bane Hasan</w:t>
            </w:r>
          </w:p>
        </w:tc>
        <w:tc>
          <w:tcPr>
            <w:tcW w:w="0" w:type="auto"/>
          </w:tcPr>
          <w:p w14:paraId="6180E841" w14:textId="259B4D31" w:rsidR="0044572A" w:rsidRPr="00CC7C14" w:rsidRDefault="0044572A" w:rsidP="0044572A">
            <w:pPr>
              <w:pStyle w:val="Compact"/>
            </w:pPr>
            <w:r w:rsidRPr="00912D99">
              <w:t>North</w:t>
            </w:r>
          </w:p>
        </w:tc>
        <w:tc>
          <w:tcPr>
            <w:tcW w:w="0" w:type="auto"/>
          </w:tcPr>
          <w:p w14:paraId="295AE586" w14:textId="51ED1EA7" w:rsidR="0044572A" w:rsidRPr="00CC7C14" w:rsidRDefault="0044572A" w:rsidP="0044572A">
            <w:pPr>
              <w:pStyle w:val="Compact"/>
              <w:jc w:val="right"/>
            </w:pPr>
            <w:r w:rsidRPr="00912D99">
              <w:t>1</w:t>
            </w:r>
          </w:p>
        </w:tc>
      </w:tr>
      <w:tr w:rsidR="0044572A" w:rsidRPr="00CC7C14" w14:paraId="1FC92ED2" w14:textId="77777777" w:rsidTr="005E4EDE">
        <w:trPr>
          <w:jc w:val="center"/>
        </w:trPr>
        <w:tc>
          <w:tcPr>
            <w:tcW w:w="0" w:type="auto"/>
          </w:tcPr>
          <w:p w14:paraId="44FA2418" w14:textId="10BDBBF2" w:rsidR="0044572A" w:rsidRPr="00CC7C14" w:rsidRDefault="0044572A" w:rsidP="0044572A">
            <w:pPr>
              <w:pStyle w:val="Compact"/>
            </w:pPr>
            <w:r w:rsidRPr="00912D99">
              <w:t>Mazar Jadeda</w:t>
            </w:r>
          </w:p>
        </w:tc>
        <w:tc>
          <w:tcPr>
            <w:tcW w:w="0" w:type="auto"/>
          </w:tcPr>
          <w:p w14:paraId="4B47994A" w14:textId="59DFED22" w:rsidR="0044572A" w:rsidRPr="00CC7C14" w:rsidRDefault="0044572A" w:rsidP="0044572A">
            <w:pPr>
              <w:pStyle w:val="Compact"/>
            </w:pPr>
            <w:r w:rsidRPr="00912D99">
              <w:t>North</w:t>
            </w:r>
          </w:p>
        </w:tc>
        <w:tc>
          <w:tcPr>
            <w:tcW w:w="0" w:type="auto"/>
          </w:tcPr>
          <w:p w14:paraId="14D08D4B" w14:textId="7E99105B" w:rsidR="0044572A" w:rsidRPr="00CC7C14" w:rsidRDefault="0044572A" w:rsidP="0044572A">
            <w:pPr>
              <w:pStyle w:val="Compact"/>
              <w:jc w:val="right"/>
            </w:pPr>
            <w:r w:rsidRPr="00912D99">
              <w:t>1</w:t>
            </w:r>
          </w:p>
        </w:tc>
      </w:tr>
      <w:tr w:rsidR="0044572A" w:rsidRPr="00CC7C14" w14:paraId="31CFE5B0" w14:textId="77777777" w:rsidTr="005E4EDE">
        <w:trPr>
          <w:jc w:val="center"/>
        </w:trPr>
        <w:tc>
          <w:tcPr>
            <w:tcW w:w="0" w:type="auto"/>
          </w:tcPr>
          <w:p w14:paraId="6712F380" w14:textId="71F30721" w:rsidR="0044572A" w:rsidRPr="0027401E" w:rsidRDefault="0044572A" w:rsidP="0044572A">
            <w:pPr>
              <w:pStyle w:val="Compact"/>
            </w:pPr>
            <w:r w:rsidRPr="00912D99">
              <w:t>Talal Aljadedah</w:t>
            </w:r>
          </w:p>
        </w:tc>
        <w:tc>
          <w:tcPr>
            <w:tcW w:w="0" w:type="auto"/>
          </w:tcPr>
          <w:p w14:paraId="5D1472A1" w14:textId="13656524" w:rsidR="0044572A" w:rsidRPr="0027401E" w:rsidRDefault="0044572A" w:rsidP="0044572A">
            <w:pPr>
              <w:pStyle w:val="Compact"/>
            </w:pPr>
            <w:r w:rsidRPr="00912D99">
              <w:t>South</w:t>
            </w:r>
          </w:p>
        </w:tc>
        <w:tc>
          <w:tcPr>
            <w:tcW w:w="0" w:type="auto"/>
          </w:tcPr>
          <w:p w14:paraId="747E715D" w14:textId="33E5DC23" w:rsidR="0044572A" w:rsidRPr="0027401E" w:rsidRDefault="0044572A" w:rsidP="0044572A">
            <w:pPr>
              <w:pStyle w:val="Compact"/>
              <w:jc w:val="right"/>
            </w:pPr>
            <w:r w:rsidRPr="00912D99">
              <w:t>3</w:t>
            </w:r>
          </w:p>
        </w:tc>
      </w:tr>
    </w:tbl>
    <w:p w14:paraId="0415E717" w14:textId="77777777" w:rsidR="005E4EDE" w:rsidRPr="00CC7C14" w:rsidRDefault="005E4EDE" w:rsidP="005E4EDE"/>
    <w:p w14:paraId="574F04B1" w14:textId="77777777" w:rsidR="005E4EDE" w:rsidRDefault="005E4EDE" w:rsidP="005E4EDE"/>
    <w:p w14:paraId="0D73E201" w14:textId="77777777" w:rsidR="005E4EDE" w:rsidRPr="00CC7C14" w:rsidRDefault="005E4EDE" w:rsidP="005E4EDE">
      <w:r>
        <w:t xml:space="preserve">Given the low number of comparison municipalities, it is worth disaggregating the data further to see what, if any, relationship there is between GESI item presence and service item scoring. It may be the case that a municipality’s ability to provide GESI-related services speaks to overall engagement with citizen needs. </w:t>
      </w:r>
      <w:r w:rsidRPr="00CC7C14">
        <w:t>For comparison municipalities that had GESI items present, i.e. scored at least a 1 on one of the GESI dimensions, the median services score was slightly higher than that of comparison municipalities that did not have any GESI items present, with a median total services score of 25.5 to 17.5, respectively. The relationship between the GESI and services scores may warrant additional analysis and qualitative study. The top services score in the comparison municipalities had a total GESI score of 7, but the second highest services score had no GESI items. Indeed, one of the comparison municipalities that received a 1 for GESI item 1.3, which is scored based on whether or not there is a mechanism to collect complaints from GESI groups, had the penultimate lowest total score in the comparison group. As shown in the figure below, the distribution of total scores between municipalities with and without GESI items has a similar skew.</w:t>
      </w:r>
    </w:p>
    <w:p w14:paraId="31B202D3" w14:textId="51157F8C" w:rsidR="005E4EDE" w:rsidRPr="00CC7C14" w:rsidRDefault="005E4EDE" w:rsidP="005E4EDE">
      <w:pPr>
        <w:pStyle w:val="Caption"/>
        <w:keepNext/>
        <w:jc w:val="center"/>
      </w:pPr>
      <w:bookmarkStart w:id="124" w:name="_Toc524532340"/>
      <w:r w:rsidRPr="00CC7C14">
        <w:t xml:space="preserve">Figure </w:t>
      </w:r>
      <w:r w:rsidR="000E4344">
        <w:rPr>
          <w:noProof/>
        </w:rPr>
        <w:fldChar w:fldCharType="begin"/>
      </w:r>
      <w:r w:rsidR="000E4344">
        <w:rPr>
          <w:noProof/>
        </w:rPr>
        <w:instrText xml:space="preserve"> SEQ Figu</w:instrText>
      </w:r>
      <w:r w:rsidR="000E4344">
        <w:rPr>
          <w:noProof/>
        </w:rPr>
        <w:instrText xml:space="preserve">re \* ARABIC </w:instrText>
      </w:r>
      <w:r w:rsidR="000E4344">
        <w:rPr>
          <w:noProof/>
        </w:rPr>
        <w:fldChar w:fldCharType="separate"/>
      </w:r>
      <w:r w:rsidR="0022776B">
        <w:rPr>
          <w:noProof/>
        </w:rPr>
        <w:t>23</w:t>
      </w:r>
      <w:r w:rsidR="000E4344">
        <w:rPr>
          <w:noProof/>
        </w:rPr>
        <w:fldChar w:fldCharType="end"/>
      </w:r>
      <w:r w:rsidRPr="00CC7C14">
        <w:t>: Distribution of MICA Scores by GESI Presence and Assignment</w:t>
      </w:r>
      <w:bookmarkEnd w:id="124"/>
    </w:p>
    <w:p w14:paraId="152336EA" w14:textId="286D47B1" w:rsidR="005E4EDE" w:rsidRPr="00CC7C14" w:rsidRDefault="00F129A8" w:rsidP="005E4EDE">
      <w:pPr>
        <w:pStyle w:val="BodyText"/>
        <w:jc w:val="center"/>
        <w:rPr>
          <w:rFonts w:ascii="Gill Sans MT" w:hAnsi="Gill Sans MT"/>
        </w:rPr>
      </w:pPr>
      <w:r w:rsidRPr="00F129A8">
        <w:rPr>
          <w:noProof/>
        </w:rPr>
        <w:t xml:space="preserve"> </w:t>
      </w:r>
      <w:r>
        <w:rPr>
          <w:noProof/>
        </w:rPr>
        <w:drawing>
          <wp:inline distT="0" distB="0" distL="0" distR="0" wp14:anchorId="689FDF51" wp14:editId="15A1B63D">
            <wp:extent cx="5943600" cy="31146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114675"/>
                    </a:xfrm>
                    <a:prstGeom prst="rect">
                      <a:avLst/>
                    </a:prstGeom>
                  </pic:spPr>
                </pic:pic>
              </a:graphicData>
            </a:graphic>
          </wp:inline>
        </w:drawing>
      </w:r>
    </w:p>
    <w:p w14:paraId="389CD189" w14:textId="5328D38C" w:rsidR="005A3C21" w:rsidRDefault="005E4EDE" w:rsidP="00A40247">
      <w:r w:rsidRPr="00CC7C14">
        <w:t>Given the low number of overall GESI observations, tracking changes in the GESI items may serve as a way to track the types of interventions municipalities receive and the use of, for example, small grants in the treatment areas. These data may also be helpful when combined with the general population survey for additional inferential analysis to see what the relationship is between GESI-related services and overall perceptions of service delivery. Given the range of service scores and limited GESI scores, it is not clear that there is strong relationship between the two based o</w:t>
      </w:r>
      <w:r>
        <w:t>n the current MICA assessments.</w:t>
      </w:r>
      <w:bookmarkStart w:id="125" w:name="mica-scores-by-item"/>
      <w:bookmarkStart w:id="126" w:name="mica-services-scores-by-municipality-and"/>
      <w:bookmarkStart w:id="127" w:name="gesi-scores"/>
      <w:bookmarkStart w:id="128" w:name="balance"/>
      <w:bookmarkEnd w:id="125"/>
      <w:bookmarkEnd w:id="126"/>
      <w:bookmarkEnd w:id="127"/>
      <w:bookmarkEnd w:id="128"/>
    </w:p>
    <w:p w14:paraId="6048934D" w14:textId="57CF211E" w:rsidR="003B7B81" w:rsidRDefault="003B7B81" w:rsidP="00A40247"/>
    <w:p w14:paraId="14C0DFBF" w14:textId="1756BA77" w:rsidR="003B7B81" w:rsidRDefault="003B7B81" w:rsidP="003B7B81">
      <w:r>
        <w:t xml:space="preserve">There are </w:t>
      </w:r>
      <w:commentRangeStart w:id="129"/>
      <w:r>
        <w:t xml:space="preserve">two </w:t>
      </w:r>
      <w:commentRangeEnd w:id="129"/>
      <w:r w:rsidR="00FA5AD1">
        <w:rPr>
          <w:rStyle w:val="CommentReference"/>
        </w:rPr>
        <w:commentReference w:id="129"/>
      </w:r>
      <w:r>
        <w:t>key conclusions from this assessment:</w:t>
      </w:r>
    </w:p>
    <w:p w14:paraId="46544C59" w14:textId="7145C222" w:rsidR="003B7B81" w:rsidRDefault="003B7B81" w:rsidP="003B7B81">
      <w:pPr>
        <w:pStyle w:val="ListParagraph"/>
        <w:numPr>
          <w:ilvl w:val="0"/>
          <w:numId w:val="22"/>
        </w:numPr>
      </w:pPr>
      <w:r>
        <w:t xml:space="preserve">At an aggregate level, the MICA services scores for the 30 matched municipalities is within a standard threshold for equivalency. </w:t>
      </w:r>
    </w:p>
    <w:p w14:paraId="1C358E96" w14:textId="2964048C" w:rsidR="001424F8" w:rsidRDefault="001424F8" w:rsidP="003B7B81">
      <w:pPr>
        <w:pStyle w:val="ListParagraph"/>
        <w:numPr>
          <w:ilvl w:val="0"/>
          <w:numId w:val="22"/>
        </w:numPr>
      </w:pPr>
      <w:r>
        <w:t xml:space="preserve">Item level analysis is important for understanding the drivers of difference between assignment groups, but given the nature of the MICA (limited range of scores, inherent rater error, etc.) and the fact that ultimate outcome of interest is the change total MICA scores, any item-level imbalance is important to note, but not detrimental to the evaluation design.  </w:t>
      </w:r>
    </w:p>
    <w:p w14:paraId="40366745" w14:textId="77777777" w:rsidR="003B7B81" w:rsidRPr="00CC7C14" w:rsidRDefault="003B7B81" w:rsidP="00A40247"/>
    <w:p w14:paraId="38B37E3A" w14:textId="487A64EF" w:rsidR="00DF0DE4" w:rsidRPr="00CC7C14" w:rsidRDefault="7AA453DA" w:rsidP="00FE03E4">
      <w:pPr>
        <w:pStyle w:val="Heading2"/>
      </w:pPr>
      <w:bookmarkStart w:id="130" w:name="_Toc524597409"/>
      <w:r>
        <w:t>Public Perception</w:t>
      </w:r>
      <w:bookmarkEnd w:id="130"/>
    </w:p>
    <w:p w14:paraId="37391844" w14:textId="4A3110AC" w:rsidR="7AA453DA" w:rsidRDefault="7AA453DA" w:rsidP="00C1725B">
      <w:r>
        <w:t>To measure public perception, the evaluation team will utilize general population data to test hypotheses 2 through 7. In addition to capturing data on perception of government and service provision, t</w:t>
      </w:r>
      <w:r w:rsidRPr="7AA453DA">
        <w:t>he population survey examines citizen engagement indicators, such as political party/CSO membership, media consumption, and various participation measures, such as attending meetings or contacting elected officials. These measures will provide helpful disaggregates for descriptive analysis, as well as control in estimating outcomes for each hypothesis.</w:t>
      </w:r>
    </w:p>
    <w:p w14:paraId="779EF977" w14:textId="329EF870" w:rsidR="7AA453DA" w:rsidRDefault="7AA453DA" w:rsidP="00C1725B"/>
    <w:p w14:paraId="24EFECB1" w14:textId="38682002" w:rsidR="7AA453DA" w:rsidRDefault="7AA453DA" w:rsidP="00C1725B">
      <w:r w:rsidRPr="7AA453DA">
        <w:t>The use of the general population survey to test each evaluation hypothesis will involve generating a separate model that follows a similar functional form, with the various public perception themes as the dependent variable for each model. For example, to test hypothesis 2, that capacity building improves the perceived quality of public services, the dependent variable will be the perceived quality of services, with explanatory variables used to control for individual factors, such as age, citizen participation, education, and various local factors, such as municipality class and exposure to other USAID activities.</w:t>
      </w:r>
    </w:p>
    <w:p w14:paraId="0BDEC3D6" w14:textId="75041556" w:rsidR="00F230EF" w:rsidRPr="00CC7C14" w:rsidRDefault="00F230EF" w:rsidP="00F230EF">
      <w:pPr>
        <w:pStyle w:val="Heading3"/>
        <w:rPr>
          <w:bCs/>
          <w:caps/>
        </w:rPr>
      </w:pPr>
      <w:r w:rsidRPr="00CC7C14">
        <w:br w:type="page"/>
      </w:r>
    </w:p>
    <w:p w14:paraId="085BCC80" w14:textId="4BB3C2C5" w:rsidR="00F230EF" w:rsidRDefault="0002479A" w:rsidP="00F230EF">
      <w:pPr>
        <w:pStyle w:val="Heading2"/>
      </w:pPr>
      <w:bookmarkStart w:id="131" w:name="_Toc524597410"/>
      <w:r w:rsidRPr="00CC7C14">
        <w:t>Conclusion</w:t>
      </w:r>
      <w:bookmarkEnd w:id="131"/>
    </w:p>
    <w:p w14:paraId="32998D35" w14:textId="16C1EB28" w:rsidR="000900E5" w:rsidRDefault="000900E5" w:rsidP="00D61E5E">
      <w:pPr>
        <w:pStyle w:val="Heading4"/>
      </w:pPr>
      <w:r>
        <w:t>Evaluation Questions and Themes</w:t>
      </w:r>
    </w:p>
    <w:p w14:paraId="75805498" w14:textId="5000B816" w:rsidR="000900E5" w:rsidRDefault="00F2178E" w:rsidP="000900E5">
      <w:r>
        <w:t>This evaluation</w:t>
      </w:r>
      <w:r w:rsidR="000900E5">
        <w:t xml:space="preserve"> found what experienced observers know to be true: there are staffing issues, little-to-no vertical reporting between and within municipalities and governorates, and lack of own revenue and structural budgetary challenges inhibit the financial stability of municipalities. </w:t>
      </w:r>
    </w:p>
    <w:p w14:paraId="573A4DE5" w14:textId="77777777" w:rsidR="000900E5" w:rsidRDefault="000900E5" w:rsidP="000900E5"/>
    <w:p w14:paraId="72CB1BA3" w14:textId="63156283" w:rsidR="000900E5" w:rsidRDefault="000900E5" w:rsidP="000900E5">
      <w:r>
        <w:t>How successful CITIES will be in addressing these issues will crucially depend on the training rolled out under Component 1 and 2. Of course, the success of training is highly contingent on the overall enabling environment.  The provision of small-scale grants should make some progress of easing th</w:t>
      </w:r>
      <w:r w:rsidR="00F2178E">
        <w:t>is</w:t>
      </w:r>
      <w:r>
        <w:t xml:space="preserve"> environment, providing visible benefits to citizen</w:t>
      </w:r>
      <w:r w:rsidR="00F2178E">
        <w:t>s</w:t>
      </w:r>
      <w:r>
        <w:t>, and demonstrate capacity to citizens in a way that no training program can. The CITIES evaluation will track each of these parts to see what succeeds and where and how this translates to MICA scores and overall citizen perception.</w:t>
      </w:r>
    </w:p>
    <w:p w14:paraId="74F0270F" w14:textId="77777777" w:rsidR="000900E5" w:rsidRDefault="000900E5" w:rsidP="000900E5"/>
    <w:p w14:paraId="3C176B8D" w14:textId="77777777" w:rsidR="000900E5" w:rsidRPr="00CC7C14" w:rsidRDefault="000900E5" w:rsidP="000900E5">
      <w:r w:rsidRPr="00AF43D1">
        <w:t xml:space="preserve">More time will be needed to determine the sustainability of specific CITIES interventions, but a clear theme was </w:t>
      </w:r>
      <w:r>
        <w:t xml:space="preserve">the lack of human resource decision making authority at the municipality-level </w:t>
      </w:r>
      <w:r w:rsidRPr="00AF43D1">
        <w:t xml:space="preserve">and </w:t>
      </w:r>
      <w:r>
        <w:t>existing</w:t>
      </w:r>
      <w:r w:rsidRPr="00AF43D1">
        <w:t xml:space="preserve"> capacity constraints </w:t>
      </w:r>
      <w:r>
        <w:t>may affected the</w:t>
      </w:r>
      <w:r w:rsidRPr="00AF43D1">
        <w:t xml:space="preserve"> sustain</w:t>
      </w:r>
      <w:r>
        <w:t>ability of</w:t>
      </w:r>
      <w:r w:rsidRPr="00AF43D1">
        <w:t xml:space="preserve"> intervention benefits.</w:t>
      </w:r>
    </w:p>
    <w:p w14:paraId="6985D8DC" w14:textId="77777777" w:rsidR="000900E5" w:rsidRPr="00CC7C14" w:rsidRDefault="000900E5" w:rsidP="000900E5">
      <w:pPr>
        <w:pStyle w:val="ListParagraph"/>
      </w:pPr>
    </w:p>
    <w:p w14:paraId="4EDD6B8E" w14:textId="24E74BC7" w:rsidR="000900E5" w:rsidRPr="00CC7C14" w:rsidRDefault="000900E5" w:rsidP="000900E5">
      <w:commentRangeStart w:id="132"/>
      <w:r w:rsidRPr="00AF43D1">
        <w:t>Baseline</w:t>
      </w:r>
      <w:commentRangeEnd w:id="132"/>
      <w:r>
        <w:rPr>
          <w:rStyle w:val="CommentReference"/>
        </w:rPr>
        <w:commentReference w:id="132"/>
      </w:r>
      <w:r w:rsidRPr="00AF43D1">
        <w:t xml:space="preserve"> data </w:t>
      </w:r>
      <w:r w:rsidR="000A751F">
        <w:t xml:space="preserve">also </w:t>
      </w:r>
      <w:r w:rsidRPr="00AF43D1">
        <w:t>suggests that although there has been some initial coordination between CITIES and other donor activities, there is still room for CITIES, other USAID programs, and other donors to develop synergies and determine how best to complement each other’s objectives.</w:t>
      </w:r>
      <w:r w:rsidR="00F2178E">
        <w:t xml:space="preserve"> It is unclear how </w:t>
      </w:r>
    </w:p>
    <w:p w14:paraId="1F73F530" w14:textId="77777777" w:rsidR="000900E5" w:rsidRDefault="000900E5" w:rsidP="000900E5">
      <w:r>
        <w:t xml:space="preserve"> </w:t>
      </w:r>
    </w:p>
    <w:p w14:paraId="3E91FAAB" w14:textId="572BD004" w:rsidR="000900E5" w:rsidRDefault="000900E5" w:rsidP="00D61E5E">
      <w:pPr>
        <w:pStyle w:val="Heading4"/>
      </w:pPr>
      <w:r>
        <w:t>Implementation Fidelity</w:t>
      </w:r>
    </w:p>
    <w:p w14:paraId="014A4FDC" w14:textId="737A3CE6" w:rsidR="000900E5" w:rsidRDefault="000900E5" w:rsidP="000900E5">
      <w:r>
        <w:t xml:space="preserve">Careful attention to the schedule of CITIES’s activities suggests a robust initiative that has seen some </w:t>
      </w:r>
      <w:r w:rsidR="007B1EAF">
        <w:t>delay but</w:t>
      </w:r>
      <w:r>
        <w:t xml:space="preserve"> has gradually achieved its intended scale. The CITIES evaluation has been carefully designed around the schedule of CITIES’s inputs and workplan. As occurs with </w:t>
      </w:r>
      <w:r w:rsidR="007B1EAF">
        <w:t>many</w:t>
      </w:r>
      <w:r>
        <w:t xml:space="preserve"> donor initiatives, there has been some scope creep, with stakeholders making requests outside of the original workplan or expressing a desire to spend more</w:t>
      </w:r>
    </w:p>
    <w:p w14:paraId="1AE66751" w14:textId="77777777" w:rsidR="000900E5" w:rsidRDefault="000900E5" w:rsidP="000900E5"/>
    <w:p w14:paraId="14165157" w14:textId="1555A232" w:rsidR="000900E5" w:rsidRDefault="000900E5" w:rsidP="000900E5">
      <w:r>
        <w:t xml:space="preserve">Since the start of implementation, CITIES has done a rapid education initiative on decentralization, rapid improvement projects to secure dumpsters for large municipalities, a regional development plan across municipalities, and engaged on a national campaign </w:t>
      </w:r>
      <w:r w:rsidR="007B1EAF">
        <w:t>of</w:t>
      </w:r>
      <w:r>
        <w:t xml:space="preserve"> financial management and decentralization training. We conclude that these activities will not affect the design or implementation of the evaluation as they were either unlikely to have a measurable impact on the outcomes of interest in and of themselves or were provided across assignment groups. That said, it is important to continue to track such activities and to maintain communication with CITIES to determine whether and how these requests affect planned activities and resource allocation. </w:t>
      </w:r>
    </w:p>
    <w:p w14:paraId="373B3D73" w14:textId="77777777" w:rsidR="000900E5" w:rsidRDefault="000900E5" w:rsidP="000900E5"/>
    <w:p w14:paraId="76B147DE" w14:textId="63C6FCF0" w:rsidR="000900E5" w:rsidRDefault="000900E5" w:rsidP="000900E5">
      <w:r>
        <w:t xml:space="preserve">USAID set out a grand vision to promote Jordan’s decentralization agenda, one that spans citizen perception of government responsiveness, effectiveness, and confidence in leaders. This is a tall order for an activity that was designed to help municipalities build </w:t>
      </w:r>
      <w:r w:rsidR="007B1EAF">
        <w:t xml:space="preserve">capacity to develop own revenue, </w:t>
      </w:r>
      <w:r>
        <w:t>handle the responsibilities of decentralization, and to improve citizen engagement and constituent outreach. In reviewing the schedule of activities and how faithfully they have been implemented, it is clear that donors should not expect a jump in citizen perception. Citizen perception of government has a complex and non-linear relationship with the actual performance of government institutions. CITIES is positioned to help municipalities realize changes institutionally and capacity-wise, but it remains to be seen how this will be perceived by constituents.</w:t>
      </w:r>
    </w:p>
    <w:p w14:paraId="0A1F0524" w14:textId="6B503FE5" w:rsidR="000900E5" w:rsidRDefault="000900E5" w:rsidP="000900E5"/>
    <w:p w14:paraId="00B01D9F" w14:textId="033B3444" w:rsidR="000900E5" w:rsidRDefault="000900E5" w:rsidP="00D61E5E">
      <w:pPr>
        <w:pStyle w:val="Heading4"/>
      </w:pPr>
      <w:r>
        <w:t>Baseline Equivalency and MICA Data</w:t>
      </w:r>
    </w:p>
    <w:p w14:paraId="6314E25C" w14:textId="739E555A" w:rsidR="000900E5" w:rsidRDefault="000900E5" w:rsidP="000900E5">
      <w:r>
        <w:t xml:space="preserve">Measurements of institutional capacity have intrinsic uncertainty. Slight differences in interpretation can lead to differences in scores, and no amount of training can eliminate this if it is inherent in the </w:t>
      </w:r>
      <w:r w:rsidR="007B1EAF">
        <w:t xml:space="preserve">recorded </w:t>
      </w:r>
      <w:r>
        <w:t>measures. The CITIES evaluation team has been vigilant in trying to minimize the error that comes from differences in interpretation. There are some measures, and some municipalities, where error is relatively high. This error presents risks to the impact estimates comparing individual municipalities, but in aggregate the error</w:t>
      </w:r>
      <w:r w:rsidR="007B1EAF">
        <w:t xml:space="preserve"> is</w:t>
      </w:r>
      <w:r>
        <w:t xml:space="preserve"> tolerable and does not limit the evaluation design. This evaluation has used multiple raters, combined results between them, and incorporated the technical review of the CITIES Component 1 team lead to minimize measurement error across assignment groups. </w:t>
      </w:r>
    </w:p>
    <w:p w14:paraId="333CCAAD" w14:textId="77777777" w:rsidR="000900E5" w:rsidRDefault="000900E5" w:rsidP="000900E5"/>
    <w:p w14:paraId="3E380DDD" w14:textId="77777777" w:rsidR="000900E5" w:rsidRDefault="000900E5" w:rsidP="000900E5">
      <w:r>
        <w:t xml:space="preserve">The evaluation did find a low-to-moderate relationship between the measurement error and the baseline equivalency between assignment groups. This potentially raises questions about the ability of the evaluation to conduct robust inference. The reduction in scoring error reduced this overall measurement error, but it presents the need to be cautious in inferential analysis. To address this concern, the evaluation team concluded that sensitivity analysis of equivalency using multiple configurations across matched, partially matched, and the full CITIES sample are needed to assess the validity of estimates. </w:t>
      </w:r>
    </w:p>
    <w:p w14:paraId="0778A7E9" w14:textId="77777777" w:rsidR="000900E5" w:rsidRDefault="000900E5" w:rsidP="000900E5"/>
    <w:p w14:paraId="3ACE5A34" w14:textId="77777777" w:rsidR="000900E5" w:rsidRDefault="000900E5" w:rsidP="000900E5">
      <w:r>
        <w:t xml:space="preserve">After reviewing two sets of scores across six configurations, the evaluation team found that the distribution of services scores are balanced across assignment groups for matched (15-15) and partially matched (15-23) municipalities. This implies that on average the CITIES and comparison municipalities are statistically similar. Our analysis of equivalency provides hope that any measurement of difference at endline can be attributed to CITIES rather than unobserved characteristics or is the result of selection bias. </w:t>
      </w:r>
    </w:p>
    <w:p w14:paraId="19675E73" w14:textId="77777777" w:rsidR="000900E5" w:rsidRDefault="000900E5" w:rsidP="000900E5"/>
    <w:p w14:paraId="2D9F2849" w14:textId="42FEBD8B" w:rsidR="000900E5" w:rsidRDefault="00DD47B4" w:rsidP="000900E5">
      <w:pPr>
        <w:pStyle w:val="Heading2"/>
      </w:pPr>
      <w:r>
        <w:t>Recommendations</w:t>
      </w:r>
    </w:p>
    <w:p w14:paraId="4DD94F70" w14:textId="7DB7AC96" w:rsidR="000900E5" w:rsidRDefault="000900E5" w:rsidP="000900E5">
      <w:pPr>
        <w:pStyle w:val="ListParagraph"/>
        <w:numPr>
          <w:ilvl w:val="0"/>
          <w:numId w:val="22"/>
        </w:numPr>
      </w:pPr>
      <w:r>
        <w:t xml:space="preserve">Maintain, or even build upon, the current level of </w:t>
      </w:r>
      <w:r w:rsidR="007B1EAF">
        <w:t>coordination</w:t>
      </w:r>
      <w:r>
        <w:t xml:space="preserve"> across the implementation and evaluation teams. The evaluation team used the CITIES’s MICA tool as a data collection instrument, which required training and trust, and support</w:t>
      </w:r>
      <w:r w:rsidR="007B1EAF">
        <w:t>ed</w:t>
      </w:r>
      <w:r>
        <w:t xml:space="preserve"> the evaluation team to mitigate rater error. We recommend that USAID continue</w:t>
      </w:r>
      <w:del w:id="133" w:author="Patterson-Stein, Jacob" w:date="2018-10-03T10:02:00Z">
        <w:r w:rsidDel="007F7320">
          <w:delText>d</w:delText>
        </w:r>
      </w:del>
      <w:r>
        <w:t xml:space="preserve"> to support the open communication between the IE and IP stakeholders. </w:t>
      </w:r>
    </w:p>
    <w:p w14:paraId="24C94A24" w14:textId="77777777" w:rsidR="000900E5" w:rsidRDefault="000900E5" w:rsidP="000900E5">
      <w:pPr>
        <w:pStyle w:val="ListParagraph"/>
        <w:numPr>
          <w:ilvl w:val="0"/>
          <w:numId w:val="22"/>
        </w:numPr>
      </w:pPr>
      <w:r>
        <w:t xml:space="preserve">We recommend that CITIES develop either a component-level or MEL-level tracking system for monitoring activities by date, type, and location. This will help improve implementation, measure scope creep, and provide inputs for further internal and external study. </w:t>
      </w:r>
    </w:p>
    <w:p w14:paraId="592E015F" w14:textId="77777777" w:rsidR="000900E5" w:rsidRPr="000447BD" w:rsidRDefault="000900E5" w:rsidP="000900E5">
      <w:pPr>
        <w:pStyle w:val="ListParagraph"/>
        <w:numPr>
          <w:ilvl w:val="0"/>
          <w:numId w:val="22"/>
        </w:numPr>
      </w:pPr>
      <w:r>
        <w:t xml:space="preserve">Dima to fill in decentralization and local governance recommendation. </w:t>
      </w:r>
    </w:p>
    <w:p w14:paraId="6FE0CF4A" w14:textId="5B19F3BD" w:rsidR="00A40247" w:rsidRPr="00CC7C14" w:rsidRDefault="00F837C3">
      <w:pPr>
        <w:spacing w:after="160" w:line="259" w:lineRule="auto"/>
        <w:jc w:val="left"/>
        <w:rPr>
          <w:b/>
          <w:bCs/>
          <w:caps/>
          <w:color w:val="003478"/>
          <w:sz w:val="28"/>
          <w:szCs w:val="28"/>
        </w:rPr>
      </w:pPr>
      <w:commentRangeStart w:id="134"/>
      <w:commentRangeEnd w:id="134"/>
      <w:r>
        <w:rPr>
          <w:rStyle w:val="CommentReference"/>
        </w:rPr>
        <w:commentReference w:id="134"/>
      </w:r>
      <w:commentRangeStart w:id="135"/>
      <w:commentRangeEnd w:id="135"/>
      <w:r w:rsidR="000F72AE">
        <w:rPr>
          <w:rStyle w:val="CommentReference"/>
        </w:rPr>
        <w:commentReference w:id="135"/>
      </w:r>
      <w:commentRangeStart w:id="136"/>
      <w:commentRangeEnd w:id="136"/>
      <w:r w:rsidR="008C3867">
        <w:rPr>
          <w:rStyle w:val="CommentReference"/>
        </w:rPr>
        <w:commentReference w:id="136"/>
      </w:r>
      <w:commentRangeStart w:id="137"/>
      <w:commentRangeEnd w:id="137"/>
      <w:r w:rsidR="008C3867">
        <w:rPr>
          <w:rStyle w:val="CommentReference"/>
        </w:rPr>
        <w:commentReference w:id="137"/>
      </w:r>
      <w:commentRangeStart w:id="138"/>
      <w:commentRangeEnd w:id="138"/>
      <w:r w:rsidR="00AF43C9">
        <w:rPr>
          <w:rStyle w:val="CommentReference"/>
        </w:rPr>
        <w:commentReference w:id="138"/>
      </w:r>
      <w:commentRangeStart w:id="139"/>
      <w:commentRangeEnd w:id="139"/>
      <w:r>
        <w:rPr>
          <w:rStyle w:val="CommentReference"/>
        </w:rPr>
        <w:commentReference w:id="139"/>
      </w:r>
    </w:p>
    <w:p w14:paraId="6F251635" w14:textId="2EE0E349" w:rsidR="00D03F2F" w:rsidRDefault="005B5909" w:rsidP="005246D8">
      <w:pPr>
        <w:pStyle w:val="Heading2"/>
        <w:jc w:val="left"/>
      </w:pPr>
      <w:bookmarkStart w:id="140" w:name="_Toc524597411"/>
      <w:r w:rsidRPr="00CC7C14">
        <w:t>Annexes</w:t>
      </w:r>
      <w:bookmarkEnd w:id="140"/>
    </w:p>
    <w:p w14:paraId="606FAE60" w14:textId="165AD79E" w:rsidR="00DA3054" w:rsidRPr="00DA3054" w:rsidRDefault="00B746BA" w:rsidP="00DA3054">
      <w:pPr>
        <w:pStyle w:val="Heading3"/>
        <w:jc w:val="left"/>
      </w:pPr>
      <w:bookmarkStart w:id="141" w:name="_Annex_1:_Notes"/>
      <w:bookmarkStart w:id="142" w:name="_Toc524597412"/>
      <w:bookmarkEnd w:id="141"/>
      <w:r w:rsidRPr="00CC7C14">
        <w:t xml:space="preserve">Annex 1: </w:t>
      </w:r>
      <w:bookmarkStart w:id="143" w:name="_Ref519702680"/>
      <w:bookmarkStart w:id="144" w:name="_Ref519702686"/>
      <w:r w:rsidR="00DA3054">
        <w:t>Notes on Implementation Fidelity</w:t>
      </w:r>
      <w:bookmarkEnd w:id="142"/>
    </w:p>
    <w:p w14:paraId="78E54C94" w14:textId="0A322502" w:rsidR="00DA3054" w:rsidRDefault="00DA3054" w:rsidP="00DA3054">
      <w:pPr>
        <w:pStyle w:val="Heading4"/>
      </w:pPr>
      <w:r w:rsidRPr="00C83954">
        <w:t>February 2018</w:t>
      </w:r>
      <w:r>
        <w:t xml:space="preserve"> Meetings</w:t>
      </w:r>
    </w:p>
    <w:p w14:paraId="4BB897C1" w14:textId="77777777" w:rsidR="00DA3054" w:rsidRPr="00C83954" w:rsidRDefault="00DA3054" w:rsidP="00DA3054">
      <w:pPr>
        <w:pStyle w:val="Heading5"/>
      </w:pPr>
      <w:r w:rsidRPr="00C83954">
        <w:t>Component 1</w:t>
      </w:r>
    </w:p>
    <w:p w14:paraId="03A2AE98" w14:textId="77777777" w:rsidR="00DA3054" w:rsidRPr="00C83954" w:rsidRDefault="00DA3054" w:rsidP="00DA3054">
      <w:r w:rsidRPr="00C83954">
        <w:rPr>
          <w:u w:val="single"/>
        </w:rPr>
        <w:t>MICA:</w:t>
      </w:r>
      <w:r w:rsidRPr="00C83954">
        <w:t xml:space="preserve"> All MICAs were completed and a final report was prepared. Overall conclusions reveal that first class municipalities perform better than municipalities in other categories indicating clear correlation between size and performance. At the same time, Ramtha scored in the </w:t>
      </w:r>
      <w:r>
        <w:t>early 20s although the municipality</w:t>
      </w:r>
      <w:r w:rsidRPr="00C83954">
        <w:t xml:space="preserve"> should have scored better. Irbid scored highest</w:t>
      </w:r>
      <w:r>
        <w:t>, followed by</w:t>
      </w:r>
      <w:r w:rsidRPr="00C83954">
        <w:t xml:space="preserve"> Zarqa then Salt. Class A municipalities usually scored in the 30s. Statistical conclusions cannot be drawn. No municipality showed any sign of activity planning. </w:t>
      </w:r>
    </w:p>
    <w:p w14:paraId="1310AAC7" w14:textId="77777777" w:rsidR="00DA3054" w:rsidRPr="00C83954" w:rsidRDefault="00DA3054" w:rsidP="00DA3054"/>
    <w:p w14:paraId="0174588F" w14:textId="77777777" w:rsidR="00DA3054" w:rsidRPr="00C83954" w:rsidRDefault="00DA3054" w:rsidP="00DA3054">
      <w:r w:rsidRPr="00C83954">
        <w:t>Another important correlation was evident between geographic position and performance. Remote municipalities performed weaker than those in the center including Deir Al-Kahf and Salhiyyeh and Nayfeh. Munic</w:t>
      </w:r>
      <w:r>
        <w:t>ipalities in the S</w:t>
      </w:r>
      <w:r w:rsidRPr="00C83954">
        <w:t xml:space="preserve">outh </w:t>
      </w:r>
      <w:r>
        <w:t xml:space="preserve">also </w:t>
      </w:r>
      <w:r w:rsidRPr="00C83954">
        <w:t>perfor</w:t>
      </w:r>
      <w:r>
        <w:t>med weaker</w:t>
      </w:r>
      <w:r w:rsidRPr="00C83954">
        <w:t xml:space="preserve"> than those in the</w:t>
      </w:r>
      <w:r>
        <w:t xml:space="preserve"> Center and N</w:t>
      </w:r>
      <w:r w:rsidRPr="00C83954">
        <w:t xml:space="preserve">orth.  According to </w:t>
      </w:r>
      <w:r>
        <w:t xml:space="preserve">the </w:t>
      </w:r>
      <w:r w:rsidRPr="00C83954">
        <w:t>component lead, this is related to the fi</w:t>
      </w:r>
      <w:r>
        <w:t xml:space="preserve">nancial system, and the areas from which </w:t>
      </w:r>
      <w:r w:rsidRPr="00C83954">
        <w:t>various ministers</w:t>
      </w:r>
      <w:r>
        <w:t xml:space="preserve"> hail</w:t>
      </w:r>
      <w:r w:rsidRPr="00C83954">
        <w:t xml:space="preserve">.  </w:t>
      </w:r>
    </w:p>
    <w:p w14:paraId="67760544" w14:textId="77777777" w:rsidR="00DA3054" w:rsidRPr="00C83954" w:rsidRDefault="00DA3054" w:rsidP="00DA3054"/>
    <w:p w14:paraId="35B4FF0F" w14:textId="77777777" w:rsidR="00DA3054" w:rsidRPr="00C83954" w:rsidRDefault="00DA3054" w:rsidP="00DA3054">
      <w:r w:rsidRPr="00C83954">
        <w:t>The data did not reveal a specific task that is being performed better in class A municipalities than in other municipalities</w:t>
      </w:r>
      <w:r>
        <w:t>. C</w:t>
      </w:r>
      <w:r w:rsidRPr="00C83954">
        <w:t xml:space="preserve">1 lead said he could not but conclude </w:t>
      </w:r>
      <w:r>
        <w:t>that all</w:t>
      </w:r>
      <w:r w:rsidRPr="00C83954">
        <w:t xml:space="preserve"> </w:t>
      </w:r>
      <w:r>
        <w:t xml:space="preserve">municipal </w:t>
      </w:r>
      <w:r w:rsidRPr="00C83954">
        <w:t>departments</w:t>
      </w:r>
      <w:r>
        <w:t xml:space="preserve"> are weak. Small</w:t>
      </w:r>
      <w:r w:rsidRPr="00C83954">
        <w:t xml:space="preserve"> municipalities </w:t>
      </w:r>
      <w:r>
        <w:t>do not have</w:t>
      </w:r>
      <w:r w:rsidRPr="00C83954">
        <w:t xml:space="preserve"> civil engineer</w:t>
      </w:r>
      <w:r>
        <w:t>s</w:t>
      </w:r>
      <w:r w:rsidRPr="00C83954">
        <w:t xml:space="preserve"> or road engineer</w:t>
      </w:r>
      <w:r>
        <w:t>s</w:t>
      </w:r>
      <w:r w:rsidRPr="00C83954">
        <w:t xml:space="preserve">. Legal staff </w:t>
      </w:r>
      <w:r>
        <w:t>is also</w:t>
      </w:r>
      <w:r w:rsidRPr="00C83954">
        <w:t xml:space="preserve"> absent.  Civil</w:t>
      </w:r>
      <w:r>
        <w:t xml:space="preserve"> engineers, when they exist tend to be</w:t>
      </w:r>
      <w:r w:rsidRPr="00C83954">
        <w:t xml:space="preserve"> very weak. They are seconded to their positions. Sometimes municipalities have dedicated positions for engineers.</w:t>
      </w:r>
    </w:p>
    <w:p w14:paraId="7BA9C354" w14:textId="77777777" w:rsidR="00DA3054" w:rsidRPr="00C83954" w:rsidRDefault="00DA3054" w:rsidP="00DA3054"/>
    <w:p w14:paraId="3AB76866" w14:textId="77777777" w:rsidR="00DA3054" w:rsidRPr="00C83954" w:rsidRDefault="00DA3054" w:rsidP="00DA3054">
      <w:r w:rsidRPr="00C83954">
        <w:rPr>
          <w:u w:val="single"/>
        </w:rPr>
        <w:t>MICA Design:</w:t>
      </w:r>
      <w:r w:rsidRPr="00C83954">
        <w:t xml:space="preserve"> </w:t>
      </w:r>
      <w:r>
        <w:t>The d</w:t>
      </w:r>
      <w:r w:rsidRPr="00C83954">
        <w:t>iscussion c</w:t>
      </w:r>
      <w:r>
        <w:t xml:space="preserve">overed rubric issues. C1 </w:t>
      </w:r>
      <w:r w:rsidRPr="00C83954">
        <w:t xml:space="preserve">lead said some indicators should have been better calibrated. Under urban planning, the presence of an urban plan and municipal ability to develop plan should have been split. A great deal of effort and time was spent training team members and bringing them into </w:t>
      </w:r>
      <w:r>
        <w:t xml:space="preserve">the </w:t>
      </w:r>
      <w:r w:rsidRPr="00C83954">
        <w:t>process. The subjectivity of consultants was neve</w:t>
      </w:r>
      <w:r>
        <w:t>rtheless acknowledged as a factor affecting results. C1</w:t>
      </w:r>
      <w:r w:rsidRPr="00C83954">
        <w:t xml:space="preserve"> lead said</w:t>
      </w:r>
      <w:r>
        <w:t xml:space="preserve"> the</w:t>
      </w:r>
      <w:r w:rsidRPr="00C83954">
        <w:t xml:space="preserve"> tool is not suitable for thorough assessment, and interventions cannot be based on its results. </w:t>
      </w:r>
    </w:p>
    <w:p w14:paraId="292CE6B3" w14:textId="77777777" w:rsidR="00DA3054" w:rsidRPr="00C83954" w:rsidRDefault="00DA3054" w:rsidP="00DA3054"/>
    <w:p w14:paraId="3A9B2C1B" w14:textId="77777777" w:rsidR="00DA3054" w:rsidRPr="00C83954" w:rsidRDefault="00DA3054" w:rsidP="00DA3054">
      <w:r w:rsidRPr="00C83954">
        <w:t xml:space="preserve">There are performance indicators based on MICA but those can be </w:t>
      </w:r>
      <w:r>
        <w:t>assessed objectively.  C1</w:t>
      </w:r>
      <w:r w:rsidRPr="00C83954">
        <w:t xml:space="preserve"> lead said that some scores are expected to improve. If a “very basic system for participatory budgeting” is improved, the score will go</w:t>
      </w:r>
      <w:r>
        <w:t xml:space="preserve"> up. According to him, CITIES will have the chance</w:t>
      </w:r>
      <w:r w:rsidRPr="00C83954">
        <w:t xml:space="preserve"> to improve a few scores. </w:t>
      </w:r>
    </w:p>
    <w:p w14:paraId="6DF7E1CC" w14:textId="77777777" w:rsidR="00DA3054" w:rsidRPr="00C83954" w:rsidRDefault="00DA3054" w:rsidP="00DA3054">
      <w:r w:rsidRPr="00C83954">
        <w:t>.</w:t>
      </w:r>
    </w:p>
    <w:p w14:paraId="599E2EB7" w14:textId="77777777" w:rsidR="00DA3054" w:rsidRPr="00C83954" w:rsidRDefault="00DA3054" w:rsidP="00DA3054">
      <w:r>
        <w:rPr>
          <w:u w:val="single"/>
        </w:rPr>
        <w:t>Service Delivery Improvement Plans (SDIPs)</w:t>
      </w:r>
      <w:r w:rsidRPr="00C83954">
        <w:rPr>
          <w:u w:val="single"/>
        </w:rPr>
        <w:t>:</w:t>
      </w:r>
      <w:r w:rsidRPr="00C83954">
        <w:t xml:space="preserve"> On the 12</w:t>
      </w:r>
      <w:r w:rsidRPr="00C83954">
        <w:rPr>
          <w:vertAlign w:val="superscript"/>
        </w:rPr>
        <w:t>th</w:t>
      </w:r>
      <w:r w:rsidRPr="00C83954">
        <w:t xml:space="preserve"> of March all SDIPs will be completed. Priorities include street main</w:t>
      </w:r>
      <w:r>
        <w:t>tenance, LED lighting</w:t>
      </w:r>
      <w:r w:rsidRPr="00C83954">
        <w:t>, recycling, cleanliness and public services, sewage systems, and transportation. Priority setting for SDIP</w:t>
      </w:r>
      <w:r>
        <w:t>s</w:t>
      </w:r>
      <w:r w:rsidRPr="00C83954">
        <w:t xml:space="preserve"> is defined by the community not by MICA. “MICA is more technical. SDIP is about perceptions.” </w:t>
      </w:r>
    </w:p>
    <w:p w14:paraId="247319FE" w14:textId="77777777" w:rsidR="00DA3054" w:rsidRPr="00C83954" w:rsidRDefault="00DA3054" w:rsidP="00DA3054"/>
    <w:p w14:paraId="6EB8F43F" w14:textId="77777777" w:rsidR="00DA3054" w:rsidRPr="00C83954" w:rsidRDefault="00DA3054" w:rsidP="00DA3054">
      <w:r w:rsidRPr="00C83954">
        <w:t xml:space="preserve">There are two streams of funding for municipalities, one through the ministries and one through </w:t>
      </w:r>
      <w:r>
        <w:t xml:space="preserve">the </w:t>
      </w:r>
      <w:r w:rsidRPr="00C83954">
        <w:t xml:space="preserve">governorate councils to which 220 million have been allocated for investments. </w:t>
      </w:r>
    </w:p>
    <w:p w14:paraId="487EFFF6" w14:textId="77777777" w:rsidR="00DA3054" w:rsidRPr="00C83954" w:rsidRDefault="00DA3054" w:rsidP="00DA3054"/>
    <w:p w14:paraId="4B2E4992" w14:textId="77777777" w:rsidR="00DA3054" w:rsidRDefault="00DA3054" w:rsidP="00DA3054">
      <w:r w:rsidRPr="00C83954">
        <w:rPr>
          <w:u w:val="single"/>
        </w:rPr>
        <w:t>Grants:</w:t>
      </w:r>
      <w:r>
        <w:t xml:space="preserve"> C1</w:t>
      </w:r>
      <w:r w:rsidRPr="00C83954">
        <w:t xml:space="preserve"> </w:t>
      </w:r>
      <w:r>
        <w:t>lead expressed some concern that</w:t>
      </w:r>
      <w:r w:rsidRPr="00C83954">
        <w:t xml:space="preserve"> USAID</w:t>
      </w:r>
      <w:r>
        <w:t xml:space="preserve">’s </w:t>
      </w:r>
      <w:r w:rsidRPr="00C83954">
        <w:t>procedures</w:t>
      </w:r>
      <w:r>
        <w:t xml:space="preserve"> for allocating g</w:t>
      </w:r>
      <w:r w:rsidRPr="00C83954">
        <w:t>rants</w:t>
      </w:r>
      <w:r>
        <w:t xml:space="preserve"> may cause further delays</w:t>
      </w:r>
      <w:r w:rsidRPr="00C83954">
        <w:t xml:space="preserve">. </w:t>
      </w:r>
      <w:r>
        <w:t>The b</w:t>
      </w:r>
      <w:r w:rsidRPr="00C83954">
        <w:t>udget for grants is now 5 million for all governorates and 33 municipalities. This</w:t>
      </w:r>
      <w:r>
        <w:t xml:space="preserve"> modest amount, according to C1 </w:t>
      </w:r>
      <w:r w:rsidRPr="00C83954">
        <w:t>lead</w:t>
      </w:r>
      <w:r>
        <w:t>, may also</w:t>
      </w:r>
      <w:r w:rsidRPr="00C83954">
        <w:t xml:space="preserve"> negatively affect the project.  </w:t>
      </w:r>
    </w:p>
    <w:p w14:paraId="49C951A3" w14:textId="77777777" w:rsidR="00DA3054" w:rsidRDefault="00DA3054" w:rsidP="00DA3054"/>
    <w:p w14:paraId="4B4DADC2" w14:textId="77777777" w:rsidR="00DA3054" w:rsidRDefault="00DA3054" w:rsidP="00DA3054">
      <w:r>
        <w:t xml:space="preserve">According to him also, </w:t>
      </w:r>
      <w:r w:rsidRPr="00C83954">
        <w:t>CITIES will need to get grants out to municipalities in the next 6 months. If grants are late the</w:t>
      </w:r>
      <w:r>
        <w:t xml:space="preserve"> success of the Project might be jeopar</w:t>
      </w:r>
      <w:r w:rsidRPr="00C83954">
        <w:t>dized.</w:t>
      </w:r>
      <w:r>
        <w:t xml:space="preserve"> C1</w:t>
      </w:r>
      <w:r w:rsidRPr="00C83954">
        <w:t xml:space="preserve"> lead gave the example of the </w:t>
      </w:r>
      <w:r>
        <w:t>Al-</w:t>
      </w:r>
      <w:r w:rsidRPr="00C83954">
        <w:t>Husseiniyyeh</w:t>
      </w:r>
      <w:r>
        <w:t>’s mayor</w:t>
      </w:r>
      <w:r w:rsidRPr="00C83954">
        <w:t xml:space="preserve"> who told him that</w:t>
      </w:r>
      <w:r>
        <w:t xml:space="preserve"> CITIES</w:t>
      </w:r>
      <w:r w:rsidRPr="00C83954">
        <w:t xml:space="preserve"> training is very beneficial but that his municipality “needs a loader.” The lack of equipment is impeding the ability of the municipalities to perform their job. </w:t>
      </w:r>
    </w:p>
    <w:p w14:paraId="7E0FD99E" w14:textId="77777777" w:rsidR="00DA3054" w:rsidRDefault="00DA3054" w:rsidP="00DA3054"/>
    <w:p w14:paraId="411C830D" w14:textId="77777777" w:rsidR="00DA3054" w:rsidRPr="00C83954" w:rsidRDefault="00DA3054" w:rsidP="00DA3054">
      <w:r w:rsidRPr="00C83954">
        <w:t>Expectations are high.</w:t>
      </w:r>
      <w:r>
        <w:t xml:space="preserve"> C1 lead emphasized</w:t>
      </w:r>
      <w:r w:rsidRPr="00C83954">
        <w:t xml:space="preserve"> that sh</w:t>
      </w:r>
      <w:r>
        <w:t>owing up in municipalities is enough to raise</w:t>
      </w:r>
      <w:r w:rsidRPr="00C83954">
        <w:t xml:space="preserve"> expectations.</w:t>
      </w:r>
    </w:p>
    <w:p w14:paraId="3EA9889A" w14:textId="77777777" w:rsidR="00DA3054" w:rsidRPr="00C83954" w:rsidRDefault="00DA3054" w:rsidP="00DA3054">
      <w:pPr>
        <w:pStyle w:val="Heading5"/>
      </w:pPr>
      <w:r>
        <w:t>Component 2</w:t>
      </w:r>
    </w:p>
    <w:p w14:paraId="08EA55CA" w14:textId="77777777" w:rsidR="00DA3054" w:rsidRDefault="00DA3054" w:rsidP="00DA3054">
      <w:r w:rsidRPr="00C83954">
        <w:rPr>
          <w:u w:val="single"/>
        </w:rPr>
        <w:t>Financial Management</w:t>
      </w:r>
      <w:r w:rsidRPr="00C83954">
        <w:t>: A financial diagnostic has been completed</w:t>
      </w:r>
      <w:r>
        <w:t xml:space="preserve"> in</w:t>
      </w:r>
      <w:r w:rsidRPr="00C83954">
        <w:t xml:space="preserve"> half the treatment municipalities. Thirteen areas were assessed. </w:t>
      </w:r>
      <w:r>
        <w:t>The s</w:t>
      </w:r>
      <w:r w:rsidRPr="00C83954">
        <w:t>coring of fina</w:t>
      </w:r>
      <w:r>
        <w:t>ncial operations system was</w:t>
      </w:r>
      <w:r w:rsidRPr="00C83954">
        <w:t xml:space="preserve"> done to gauge compliance levels and identify gaps in financial operations. Areas where corrective actions can be applied were identified including</w:t>
      </w:r>
      <w:r>
        <w:t xml:space="preserve"> those of</w:t>
      </w:r>
      <w:r w:rsidRPr="00C83954">
        <w:t xml:space="preserve"> organizational structure, job descriptions, and fixed asset register. </w:t>
      </w:r>
    </w:p>
    <w:p w14:paraId="20E9D1B2" w14:textId="77777777" w:rsidR="00DA3054" w:rsidRDefault="00DA3054" w:rsidP="00DA3054"/>
    <w:p w14:paraId="451E4CB1" w14:textId="77777777" w:rsidR="00DA3054" w:rsidRPr="00C83954" w:rsidRDefault="00DA3054" w:rsidP="00DA3054">
      <w:r w:rsidRPr="00C83954">
        <w:t>The WB and the Spanish as part of their Qudra project are also working on financial management in three of the thirty-three treatment municipalities. The WB is working to upgrade IT systems. CITIES is looking into ways to collaborate</w:t>
      </w:r>
      <w:r>
        <w:t>. C2</w:t>
      </w:r>
      <w:r w:rsidRPr="00C83954">
        <w:t xml:space="preserve"> is planning to work in year 3 on developing an “appropriate” financial management system. </w:t>
      </w:r>
    </w:p>
    <w:p w14:paraId="3670F087" w14:textId="77777777" w:rsidR="00DA3054" w:rsidRPr="00C83954" w:rsidRDefault="00DA3054" w:rsidP="00DA3054">
      <w:pPr>
        <w:pStyle w:val="ListParagraph"/>
      </w:pPr>
    </w:p>
    <w:p w14:paraId="25C836CC" w14:textId="77777777" w:rsidR="00DA3054" w:rsidRPr="00C83954" w:rsidRDefault="00DA3054" w:rsidP="00DA3054">
      <w:r w:rsidRPr="00C83954">
        <w:rPr>
          <w:u w:val="single"/>
        </w:rPr>
        <w:t>IT Systems</w:t>
      </w:r>
      <w:r w:rsidRPr="00C83954">
        <w:t xml:space="preserve">: </w:t>
      </w:r>
      <w:r>
        <w:t>Component 2 (C2) lead</w:t>
      </w:r>
      <w:r w:rsidRPr="00C83954">
        <w:t xml:space="preserve"> is keen on maintaining a strong relation</w:t>
      </w:r>
      <w:r>
        <w:t xml:space="preserve"> with Mo</w:t>
      </w:r>
      <w:r w:rsidRPr="00C83954">
        <w:t xml:space="preserve">MA. </w:t>
      </w:r>
      <w:r>
        <w:t>Mo</w:t>
      </w:r>
      <w:r w:rsidRPr="00C83954">
        <w:t xml:space="preserve">MA has been working on </w:t>
      </w:r>
      <w:r>
        <w:t>automating various municipal systems</w:t>
      </w:r>
      <w:r w:rsidRPr="00C83954">
        <w:t xml:space="preserve">. </w:t>
      </w:r>
      <w:r>
        <w:t>For one, financial</w:t>
      </w:r>
      <w:r w:rsidRPr="00C83954">
        <w:t xml:space="preserve"> units were linked to </w:t>
      </w:r>
      <w:r>
        <w:t>the central government</w:t>
      </w:r>
      <w:r w:rsidRPr="00C83954">
        <w:t xml:space="preserve">. </w:t>
      </w:r>
      <w:r>
        <w:t>MoMA</w:t>
      </w:r>
      <w:r w:rsidRPr="00C83954">
        <w:t xml:space="preserve"> is rolling</w:t>
      </w:r>
      <w:r>
        <w:t xml:space="preserve"> out</w:t>
      </w:r>
      <w:r w:rsidRPr="00C83954">
        <w:t xml:space="preserve"> the system in all municipalities. Some</w:t>
      </w:r>
      <w:r>
        <w:t xml:space="preserve"> municipalities are not adopting the changes</w:t>
      </w:r>
      <w:r w:rsidRPr="00C83954">
        <w:t xml:space="preserve"> because they did n</w:t>
      </w:r>
      <w:r>
        <w:t>ot receive enough training.</w:t>
      </w:r>
    </w:p>
    <w:p w14:paraId="0CEAFC17" w14:textId="77777777" w:rsidR="00DA3054" w:rsidRPr="00C83954" w:rsidRDefault="00DA3054" w:rsidP="00DA3054">
      <w:pPr>
        <w:rPr>
          <w:u w:val="single"/>
        </w:rPr>
      </w:pPr>
    </w:p>
    <w:p w14:paraId="2DD5B8E0" w14:textId="77777777" w:rsidR="00DA3054" w:rsidRDefault="00DA3054" w:rsidP="00DA3054">
      <w:r w:rsidRPr="00C83954">
        <w:rPr>
          <w:u w:val="single"/>
        </w:rPr>
        <w:t>Human Resources:</w:t>
      </w:r>
      <w:r w:rsidRPr="00C83954">
        <w:t xml:space="preserve"> Visits were completed to 17 municipalities and data was collected on personnel status</w:t>
      </w:r>
      <w:r>
        <w:t>es</w:t>
      </w:r>
      <w:r w:rsidRPr="00C83954">
        <w:t xml:space="preserve">. A statistical report was developed for each municipality, but the reports were not released. </w:t>
      </w:r>
    </w:p>
    <w:p w14:paraId="7B223DE4" w14:textId="77777777" w:rsidR="00DA3054" w:rsidRDefault="00DA3054" w:rsidP="00DA3054"/>
    <w:p w14:paraId="6BAD4FD5" w14:textId="77777777" w:rsidR="00DA3054" w:rsidRPr="00C83954" w:rsidRDefault="00DA3054" w:rsidP="00DA3054">
      <w:r>
        <w:t>C2</w:t>
      </w:r>
      <w:r w:rsidRPr="00C83954">
        <w:t xml:space="preserve"> staff is working wit</w:t>
      </w:r>
      <w:r>
        <w:t>h LDUs to develop their structure and propose</w:t>
      </w:r>
      <w:r w:rsidRPr="00C83954">
        <w:t xml:space="preserve"> corrective actions. CITIES is planning to work on performance evaluations.</w:t>
      </w:r>
      <w:r>
        <w:t xml:space="preserve"> C</w:t>
      </w:r>
      <w:r w:rsidRPr="00C83954">
        <w:t>2</w:t>
      </w:r>
      <w:r>
        <w:t xml:space="preserve"> </w:t>
      </w:r>
      <w:r w:rsidRPr="00C83954">
        <w:t xml:space="preserve">is </w:t>
      </w:r>
      <w:r>
        <w:t xml:space="preserve">also </w:t>
      </w:r>
      <w:r w:rsidRPr="00C83954">
        <w:t xml:space="preserve">working with LDD at MoMA. </w:t>
      </w:r>
      <w:r>
        <w:t>The Project</w:t>
      </w:r>
      <w:r w:rsidRPr="00C83954">
        <w:t xml:space="preserve"> has inqu</w:t>
      </w:r>
      <w:r>
        <w:t>ired if</w:t>
      </w:r>
      <w:r w:rsidRPr="00C83954">
        <w:t xml:space="preserve"> municipalities</w:t>
      </w:r>
      <w:r>
        <w:t>’ organizational structure can be altered</w:t>
      </w:r>
      <w:r w:rsidRPr="00C83954">
        <w:t xml:space="preserve"> but </w:t>
      </w:r>
      <w:r>
        <w:t xml:space="preserve">the </w:t>
      </w:r>
      <w:r w:rsidRPr="00C83954">
        <w:t xml:space="preserve">Ministry was not </w:t>
      </w:r>
      <w:r>
        <w:t>in favor</w:t>
      </w:r>
      <w:r w:rsidRPr="00C83954">
        <w:t>. For now, CITIES is going with existing positions and will try to instigate changes through job descriptions.  CITIES is trying to demonstrate to MoMA that new regulations require new staffing. Component Lead recognizes m</w:t>
      </w:r>
      <w:r>
        <w:t>unicipal salaries as a challenge. C</w:t>
      </w:r>
      <w:r w:rsidRPr="00C83954">
        <w:t xml:space="preserve">urrent compensation packages will limit </w:t>
      </w:r>
      <w:r>
        <w:t>the ability of municipalities to attract qualified staff</w:t>
      </w:r>
      <w:r w:rsidRPr="00C83954">
        <w:t>.</w:t>
      </w:r>
    </w:p>
    <w:p w14:paraId="72DC8FE4" w14:textId="77777777" w:rsidR="00DA3054" w:rsidRPr="00C83954" w:rsidRDefault="00DA3054" w:rsidP="00DA3054"/>
    <w:p w14:paraId="1289253A" w14:textId="77777777" w:rsidR="00DA3054" w:rsidRPr="00C83954" w:rsidRDefault="00DA3054" w:rsidP="00DA3054">
      <w:r w:rsidRPr="00C83954">
        <w:rPr>
          <w:u w:val="single"/>
        </w:rPr>
        <w:t>Capacity Building</w:t>
      </w:r>
      <w:r w:rsidRPr="00C83954">
        <w:t xml:space="preserve">: CITIES will be providing capacity building support to MLDUs. </w:t>
      </w:r>
      <w:r>
        <w:t>Mo</w:t>
      </w:r>
      <w:r w:rsidRPr="00C83954">
        <w:t>MA is requesting that CITIES trains LDU staff in all 100 municipalitie</w:t>
      </w:r>
      <w:r>
        <w:t>s. CITIES was interested in</w:t>
      </w:r>
      <w:r w:rsidRPr="00C83954">
        <w:t xml:space="preserve"> targeting the 33 treatment municipalities only. Training will be focused on the preparation process for the needs manual/guide based on</w:t>
      </w:r>
      <w:r>
        <w:t xml:space="preserve"> the requirements contained in</w:t>
      </w:r>
      <w:r w:rsidRPr="00C83954">
        <w:t xml:space="preserve"> CEP’s manual. CITIES decision to focus on LDUs is because </w:t>
      </w:r>
      <w:r>
        <w:t>the needs guide process is le</w:t>
      </w:r>
      <w:r w:rsidRPr="00C83954">
        <w:t xml:space="preserve">d by the units. </w:t>
      </w:r>
      <w:r>
        <w:t>C2 l</w:t>
      </w:r>
      <w:r w:rsidRPr="00C83954">
        <w:t>ead believes CITIES work would have been easier if the Activity started one year before the elections.</w:t>
      </w:r>
    </w:p>
    <w:p w14:paraId="3265DE3D" w14:textId="77777777" w:rsidR="00DA3054" w:rsidRPr="00C83954" w:rsidRDefault="00DA3054" w:rsidP="00DA3054"/>
    <w:p w14:paraId="090B9E88" w14:textId="77777777" w:rsidR="00DA3054" w:rsidRPr="00C83954" w:rsidRDefault="00DA3054" w:rsidP="00DA3054">
      <w:r w:rsidRPr="00C83954">
        <w:t>In addition to covering the needs guide preparation process, training is expected to also cover the development of annual action plans, strategic plannin</w:t>
      </w:r>
      <w:r>
        <w:t>g and local economic</w:t>
      </w:r>
      <w:r w:rsidRPr="00C83954">
        <w:t xml:space="preserve"> and investment development.</w:t>
      </w:r>
      <w:r>
        <w:t xml:space="preserve"> MoMA is requesting that support is extended to all</w:t>
      </w:r>
      <w:r w:rsidRPr="00C83954">
        <w:t xml:space="preserve"> 100 municipalit</w:t>
      </w:r>
      <w:r>
        <w:t>ies.  M</w:t>
      </w:r>
      <w:r w:rsidRPr="00C83954">
        <w:t>unicipal and local council members</w:t>
      </w:r>
      <w:r>
        <w:t xml:space="preserve"> will be trained</w:t>
      </w:r>
      <w:r w:rsidRPr="00C83954">
        <w:t>. Training will be</w:t>
      </w:r>
      <w:r>
        <w:t xml:space="preserve"> in the form of</w:t>
      </w:r>
      <w:r w:rsidRPr="00C83954">
        <w:t xml:space="preserve"> orientation </w:t>
      </w:r>
      <w:r>
        <w:t xml:space="preserve">sessions </w:t>
      </w:r>
      <w:r w:rsidRPr="00C83954">
        <w:t>(2700 e</w:t>
      </w:r>
      <w:r>
        <w:t xml:space="preserve">lected members). </w:t>
      </w:r>
      <w:r w:rsidRPr="00C83954">
        <w:t xml:space="preserve">Training will included orientation sessions related to decentralization, the preparation of the needs guide and the mandate of each council. Training will also be provided to governorate and executive council members. </w:t>
      </w:r>
    </w:p>
    <w:p w14:paraId="1DCD8F1D" w14:textId="77777777" w:rsidR="00DA3054" w:rsidRPr="00C83954" w:rsidRDefault="00DA3054" w:rsidP="00DA3054"/>
    <w:p w14:paraId="5D0B75A5" w14:textId="32EB14B5" w:rsidR="00DA3054" w:rsidRDefault="00DA3054" w:rsidP="00DA3054">
      <w:r w:rsidRPr="006A3214">
        <w:rPr>
          <w:u w:val="single"/>
        </w:rPr>
        <w:t>Cooperation with other Donors:</w:t>
      </w:r>
      <w:r>
        <w:t xml:space="preserve"> Through AFD, the Go</w:t>
      </w:r>
      <w:r w:rsidRPr="00C83954">
        <w:t xml:space="preserve">J received a 50 million loan </w:t>
      </w:r>
      <w:r>
        <w:t>for</w:t>
      </w:r>
      <w:r w:rsidRPr="00C83954">
        <w:t xml:space="preserve"> the municipal</w:t>
      </w:r>
      <w:r>
        <w:t xml:space="preserve"> sector.  CITIES helped MoMA to</w:t>
      </w:r>
      <w:r w:rsidRPr="00C83954">
        <w:t xml:space="preserve"> develop a </w:t>
      </w:r>
      <w:r>
        <w:t>financial observatory unit at Mo</w:t>
      </w:r>
      <w:r w:rsidRPr="00C83954">
        <w:t>MA. CITIES team visited three municipalities and assessed their system and developed</w:t>
      </w:r>
      <w:r>
        <w:t xml:space="preserve"> a</w:t>
      </w:r>
      <w:r w:rsidRPr="00C83954">
        <w:t xml:space="preserve"> </w:t>
      </w:r>
      <w:r>
        <w:t>disclosure policy for Mo</w:t>
      </w:r>
      <w:r w:rsidRPr="00C83954">
        <w:t>MA. This support included developing a communication mechanism and the training of 100 municipal financial managers.</w:t>
      </w:r>
    </w:p>
    <w:p w14:paraId="65212096" w14:textId="77777777" w:rsidR="00DA3054" w:rsidRPr="00C83954" w:rsidRDefault="00DA3054" w:rsidP="00DA3054">
      <w:pPr>
        <w:pStyle w:val="Heading5"/>
      </w:pPr>
      <w:r w:rsidRPr="00C83954">
        <w:t>Component 3</w:t>
      </w:r>
    </w:p>
    <w:p w14:paraId="42EC1500" w14:textId="77777777" w:rsidR="00DA3054" w:rsidRDefault="00DA3054" w:rsidP="00DA3054">
      <w:r w:rsidRPr="00C83954">
        <w:t xml:space="preserve">The Activity has dropped the cohort system from its approach. </w:t>
      </w:r>
      <w:r>
        <w:t xml:space="preserve"> C3</w:t>
      </w:r>
      <w:r w:rsidRPr="00C83954">
        <w:t xml:space="preserve"> lead said the component tends to be </w:t>
      </w:r>
      <w:r>
        <w:t xml:space="preserve">somewhat </w:t>
      </w:r>
      <w:r w:rsidRPr="00C83954">
        <w:t>r</w:t>
      </w:r>
      <w:r>
        <w:t>eactive in its own approach</w:t>
      </w:r>
      <w:r w:rsidRPr="00C83954">
        <w:t xml:space="preserve">. If the municipality is interested, staff will visit it and hold discussions.  </w:t>
      </w:r>
    </w:p>
    <w:p w14:paraId="75EE7A29" w14:textId="77777777" w:rsidR="00DA3054" w:rsidRDefault="00DA3054" w:rsidP="00DA3054"/>
    <w:p w14:paraId="58D17CF1" w14:textId="77777777" w:rsidR="00DA3054" w:rsidRPr="00C83954" w:rsidRDefault="00DA3054" w:rsidP="00DA3054">
      <w:r>
        <w:t>C3</w:t>
      </w:r>
      <w:r w:rsidRPr="00C83954">
        <w:t xml:space="preserve"> is working with the </w:t>
      </w:r>
      <w:r>
        <w:t>MCOGs</w:t>
      </w:r>
      <w:r w:rsidRPr="00C83954">
        <w:t xml:space="preserve"> to</w:t>
      </w:r>
      <w:r>
        <w:t xml:space="preserve"> develop their </w:t>
      </w:r>
      <w:r w:rsidRPr="00C83954">
        <w:t>outreach plans. The MCOGs are headed by the mayor and include the membership of the LDU head, youth and women. Local council members are not concerned that they are</w:t>
      </w:r>
      <w:r>
        <w:t xml:space="preserve"> not all</w:t>
      </w:r>
      <w:r w:rsidRPr="00C83954">
        <w:t xml:space="preserve"> members. Sometimes, the MCOGs do not await</w:t>
      </w:r>
      <w:r>
        <w:t xml:space="preserve"> </w:t>
      </w:r>
      <w:r w:rsidRPr="00C83954">
        <w:t>C</w:t>
      </w:r>
      <w:r>
        <w:t>ITIEIS teams to offer their support.  They start</w:t>
      </w:r>
      <w:r w:rsidRPr="00C83954">
        <w:t xml:space="preserve"> initiatives</w:t>
      </w:r>
      <w:r>
        <w:t xml:space="preserve"> on their own</w:t>
      </w:r>
      <w:r w:rsidRPr="00C83954">
        <w:t xml:space="preserve">.  </w:t>
      </w:r>
    </w:p>
    <w:p w14:paraId="77B301BD" w14:textId="77777777" w:rsidR="00DA3054" w:rsidRPr="00C83954" w:rsidRDefault="00DA3054" w:rsidP="00DA3054"/>
    <w:p w14:paraId="2956A7D9" w14:textId="77777777" w:rsidR="00DA3054" w:rsidRPr="00C83954" w:rsidRDefault="00DA3054" w:rsidP="00DA3054">
      <w:r>
        <w:t>C3</w:t>
      </w:r>
      <w:r w:rsidRPr="00C83954">
        <w:t xml:space="preserve"> lead said that the municipalities are accepting </w:t>
      </w:r>
      <w:r>
        <w:t>the component’s team</w:t>
      </w:r>
      <w:r w:rsidRPr="00C83954">
        <w:t xml:space="preserve"> and t</w:t>
      </w:r>
      <w:r>
        <w:t>he component is on target in terms of its activities</w:t>
      </w:r>
      <w:r w:rsidRPr="00C83954">
        <w:t>.</w:t>
      </w:r>
    </w:p>
    <w:p w14:paraId="7C71F0CB" w14:textId="77777777" w:rsidR="00DA3054" w:rsidRPr="00C83954" w:rsidRDefault="00DA3054" w:rsidP="00DA3054"/>
    <w:p w14:paraId="5DA3848E" w14:textId="1DC78863" w:rsidR="00DA3054" w:rsidRPr="00C83954" w:rsidRDefault="00DA3054" w:rsidP="00DA3054">
      <w:r>
        <w:t>C3 prepared a community e</w:t>
      </w:r>
      <w:r w:rsidRPr="00C83954">
        <w:t xml:space="preserve">ngagement review report for the 17 municipalities </w:t>
      </w:r>
      <w:r>
        <w:t>in which C3 conducted an</w:t>
      </w:r>
      <w:r w:rsidRPr="00C83954">
        <w:t xml:space="preserve"> initial assessment/review. The component is working</w:t>
      </w:r>
      <w:r>
        <w:t xml:space="preserve"> with MCOGs to identify</w:t>
      </w:r>
      <w:r w:rsidRPr="00C83954">
        <w:t xml:space="preserve"> 3-5 </w:t>
      </w:r>
      <w:r>
        <w:t>tools to be included in each municipality’s</w:t>
      </w:r>
      <w:r w:rsidRPr="00C83954">
        <w:t xml:space="preserve"> Municipal Engagement Strategy. The strategy will be endorsed by the municipal council. In parallel the component will be working with municipalities to develop websites.</w:t>
      </w:r>
    </w:p>
    <w:p w14:paraId="4DF3C8D6" w14:textId="77777777" w:rsidR="00DA3054" w:rsidRPr="00C83954" w:rsidRDefault="00DA3054" w:rsidP="00DA3054">
      <w:pPr>
        <w:pStyle w:val="Heading5"/>
      </w:pPr>
      <w:r w:rsidRPr="00C83954">
        <w:t>Component 4</w:t>
      </w:r>
    </w:p>
    <w:p w14:paraId="1C6C94B5" w14:textId="77777777" w:rsidR="00DA3054" w:rsidRPr="00C83954" w:rsidRDefault="00DA3054" w:rsidP="00DA3054">
      <w:r w:rsidRPr="00C83954">
        <w:rPr>
          <w:u w:val="single"/>
        </w:rPr>
        <w:t>Changes in Approach</w:t>
      </w:r>
      <w:r w:rsidRPr="00C83954">
        <w:t xml:space="preserve">: </w:t>
      </w:r>
      <w:r>
        <w:t>C4 lead said the</w:t>
      </w:r>
      <w:r w:rsidRPr="00C83954">
        <w:t xml:space="preserve"> approach has shifted. Threats to cohesion</w:t>
      </w:r>
      <w:r>
        <w:t xml:space="preserve"> (TTCs)</w:t>
      </w:r>
      <w:r w:rsidRPr="00C83954">
        <w:t xml:space="preserve"> are</w:t>
      </w:r>
      <w:r>
        <w:t xml:space="preserve"> now being considered. In targeted municipalities, C4</w:t>
      </w:r>
      <w:r w:rsidRPr="00C83954">
        <w:t xml:space="preserve"> team me</w:t>
      </w:r>
      <w:r>
        <w:t>e</w:t>
      </w:r>
      <w:r w:rsidRPr="00C83954">
        <w:t>t</w:t>
      </w:r>
      <w:r>
        <w:t>s</w:t>
      </w:r>
      <w:r w:rsidRPr="00C83954">
        <w:t xml:space="preserve"> with the Mayor, LDU staff and local council members and explain</w:t>
      </w:r>
      <w:r>
        <w:t>s</w:t>
      </w:r>
      <w:r w:rsidRPr="00C83954">
        <w:t xml:space="preserve"> CITIES approach to promoting community cohesion within </w:t>
      </w:r>
      <w:r>
        <w:t xml:space="preserve">the </w:t>
      </w:r>
      <w:r w:rsidRPr="00C83954">
        <w:t xml:space="preserve">community and municipality.  If buy in is secured, the team asks </w:t>
      </w:r>
      <w:r>
        <w:t xml:space="preserve">the </w:t>
      </w:r>
      <w:r w:rsidRPr="00C83954">
        <w:t xml:space="preserve">municipality to hold a community meeting to discuss threats. About 25 community members representing different sectors attend and engage in a brainstorming session about the factors affecting relations in the community. From there, they ask community members to identify factors “that help the community bond, identifying in the process social and religious values, such as </w:t>
      </w:r>
      <w:r w:rsidRPr="006A3214">
        <w:rPr>
          <w:i/>
        </w:rPr>
        <w:t>nakhweh</w:t>
      </w:r>
      <w:r w:rsidRPr="00C83954">
        <w:t xml:space="preserve"> that help achieve that. After threats are compiled and clustered, CIITIES team returns to </w:t>
      </w:r>
      <w:r>
        <w:t xml:space="preserve">the </w:t>
      </w:r>
      <w:r w:rsidRPr="00C83954">
        <w:t xml:space="preserve">municipality and informs municipal partners of the needs that </w:t>
      </w:r>
      <w:r>
        <w:t>can be addressed by the Project</w:t>
      </w:r>
      <w:r w:rsidRPr="00C83954">
        <w:t xml:space="preserve">, municipality or civil society. </w:t>
      </w:r>
    </w:p>
    <w:p w14:paraId="0C91AADD" w14:textId="77777777" w:rsidR="00DA3054" w:rsidRPr="00C83954" w:rsidRDefault="00DA3054" w:rsidP="00DA3054"/>
    <w:p w14:paraId="4B54A239" w14:textId="77777777" w:rsidR="00DA3054" w:rsidRPr="00C83954" w:rsidRDefault="00DA3054" w:rsidP="00DA3054">
      <w:r>
        <w:t>C4</w:t>
      </w:r>
      <w:r w:rsidRPr="00C83954">
        <w:t xml:space="preserve"> team also help</w:t>
      </w:r>
      <w:r>
        <w:t>s</w:t>
      </w:r>
      <w:r w:rsidRPr="00C83954">
        <w:t xml:space="preserve"> municipalities prioritize the needs that were identified through this process. </w:t>
      </w:r>
      <w:r>
        <w:t>This is done with Municipal Community Outreach Group</w:t>
      </w:r>
      <w:r w:rsidRPr="00C83954">
        <w:t>s</w:t>
      </w:r>
      <w:r>
        <w:t xml:space="preserve"> (MCOG)</w:t>
      </w:r>
      <w:r w:rsidRPr="00C83954">
        <w:t>. Foll</w:t>
      </w:r>
      <w:r>
        <w:t>owing that, C4</w:t>
      </w:r>
      <w:r w:rsidRPr="00C83954">
        <w:t xml:space="preserve"> lead meets internally with other</w:t>
      </w:r>
      <w:r>
        <w:t xml:space="preserve"> component</w:t>
      </w:r>
      <w:r w:rsidRPr="00C83954">
        <w:t xml:space="preserve"> leads to understand w</w:t>
      </w:r>
      <w:r>
        <w:t>hat other components are doing and how work can be coordinated.</w:t>
      </w:r>
    </w:p>
    <w:p w14:paraId="08E0388E" w14:textId="77777777" w:rsidR="00DA3054" w:rsidRPr="00C83954" w:rsidRDefault="00DA3054" w:rsidP="00DA3054"/>
    <w:p w14:paraId="1CE65CE1" w14:textId="77777777" w:rsidR="00DA3054" w:rsidRPr="00C83954" w:rsidRDefault="00DA3054" w:rsidP="00DA3054">
      <w:r w:rsidRPr="00C83954">
        <w:t>So far, introductory meetings have been held in 16 municipalities; TTCs exploration</w:t>
      </w:r>
      <w:r>
        <w:t xml:space="preserve"> sessions were organized</w:t>
      </w:r>
      <w:r w:rsidRPr="00C83954">
        <w:t xml:space="preserve"> in 11 and prioritization</w:t>
      </w:r>
      <w:r>
        <w:t xml:space="preserve"> was facilitated</w:t>
      </w:r>
      <w:r w:rsidRPr="00C83954">
        <w:t xml:space="preserve"> in 6. Interventions to address threat have not been identified yet. </w:t>
      </w:r>
    </w:p>
    <w:p w14:paraId="4C85ED8B" w14:textId="77777777" w:rsidR="00DA3054" w:rsidRPr="00C83954" w:rsidRDefault="00DA3054" w:rsidP="00DA3054"/>
    <w:p w14:paraId="48F6C41D" w14:textId="77777777" w:rsidR="00DA3054" w:rsidRPr="00C83954" w:rsidRDefault="00DA3054" w:rsidP="00DA3054">
      <w:r w:rsidRPr="00C83954">
        <w:rPr>
          <w:u w:val="single"/>
        </w:rPr>
        <w:t>Ranking Threats to Cohesion:</w:t>
      </w:r>
      <w:r w:rsidRPr="00C83954">
        <w:t xml:space="preserve"> </w:t>
      </w:r>
      <w:r>
        <w:t>The process has identified common “threats” in communities.</w:t>
      </w:r>
      <w:r w:rsidRPr="00C83954">
        <w:t xml:space="preserve"> </w:t>
      </w:r>
      <w:r>
        <w:t>These include</w:t>
      </w:r>
      <w:r w:rsidRPr="00C83954">
        <w:t xml:space="preserve"> </w:t>
      </w:r>
      <w:r>
        <w:t xml:space="preserve">the </w:t>
      </w:r>
      <w:r w:rsidRPr="00C83954">
        <w:t>“lack of zoning,</w:t>
      </w:r>
      <w:r>
        <w:t>” which causes</w:t>
      </w:r>
      <w:r w:rsidRPr="00C83954">
        <w:t xml:space="preserve"> friction between community members </w:t>
      </w:r>
      <w:r>
        <w:t>that have the potential of escalation.</w:t>
      </w:r>
      <w:r w:rsidRPr="00C83954">
        <w:t xml:space="preserve"> </w:t>
      </w:r>
      <w:r>
        <w:t>This is sometimes due to a</w:t>
      </w:r>
      <w:r w:rsidRPr="00C83954">
        <w:t>rb</w:t>
      </w:r>
      <w:r>
        <w:t>itrary construction</w:t>
      </w:r>
      <w:r w:rsidRPr="00C83954">
        <w:t xml:space="preserve">. Community members end up dragging disputes to </w:t>
      </w:r>
      <w:r>
        <w:t xml:space="preserve">the </w:t>
      </w:r>
      <w:r w:rsidRPr="00C83954">
        <w:t xml:space="preserve">municipality. Component 4 will not be addressing such threats. </w:t>
      </w:r>
    </w:p>
    <w:p w14:paraId="3DCE657A" w14:textId="77777777" w:rsidR="00DA3054" w:rsidRPr="00C83954" w:rsidRDefault="00DA3054" w:rsidP="00DA3054"/>
    <w:p w14:paraId="3217C41A" w14:textId="77777777" w:rsidR="00DA3054" w:rsidRDefault="00DA3054" w:rsidP="00DA3054">
      <w:r w:rsidRPr="00C83954">
        <w:t>The second priority threat identified through this process is garbage collection including</w:t>
      </w:r>
      <w:r>
        <w:t xml:space="preserve"> the</w:t>
      </w:r>
      <w:r w:rsidRPr="00C83954">
        <w:t xml:space="preserve"> location of bins. </w:t>
      </w:r>
    </w:p>
    <w:p w14:paraId="54CAD78F" w14:textId="77777777" w:rsidR="00DA3054" w:rsidRDefault="00DA3054" w:rsidP="00DA3054"/>
    <w:p w14:paraId="04BC790C" w14:textId="77777777" w:rsidR="00DA3054" w:rsidRDefault="00DA3054" w:rsidP="00DA3054">
      <w:r w:rsidRPr="00C83954">
        <w:t xml:space="preserve">The third threat is stray dogs.  </w:t>
      </w:r>
    </w:p>
    <w:p w14:paraId="4D7C6AA5" w14:textId="77777777" w:rsidR="00DA3054" w:rsidRDefault="00DA3054" w:rsidP="00DA3054"/>
    <w:p w14:paraId="39141901" w14:textId="77777777" w:rsidR="00DA3054" w:rsidRDefault="00DA3054" w:rsidP="00DA3054">
      <w:r>
        <w:t>T</w:t>
      </w:r>
      <w:r w:rsidRPr="00C83954">
        <w:t>he lack of parks and public spaces</w:t>
      </w:r>
      <w:r>
        <w:t xml:space="preserve"> has surfaced as a final common threat</w:t>
      </w:r>
      <w:r w:rsidRPr="00C83954">
        <w:t xml:space="preserve">.  </w:t>
      </w:r>
    </w:p>
    <w:p w14:paraId="531005C4" w14:textId="77777777" w:rsidR="00DA3054" w:rsidRDefault="00DA3054" w:rsidP="00DA3054"/>
    <w:p w14:paraId="063F613B" w14:textId="4EFFFDED" w:rsidR="00DA3054" w:rsidRPr="00DA3054" w:rsidRDefault="00DA3054" w:rsidP="00DA3054">
      <w:r w:rsidRPr="00C83954">
        <w:t xml:space="preserve">Non-service related TTCs include elections and drugs which cause </w:t>
      </w:r>
      <w:r>
        <w:t>“</w:t>
      </w:r>
      <w:r w:rsidRPr="00C83954">
        <w:t xml:space="preserve">agitation” in the community. </w:t>
      </w:r>
    </w:p>
    <w:p w14:paraId="4881BBD8" w14:textId="04EF3A71" w:rsidR="00DA3054" w:rsidRPr="002B4001" w:rsidRDefault="00DA3054" w:rsidP="00DA3054">
      <w:pPr>
        <w:pStyle w:val="Heading5"/>
      </w:pPr>
      <w:r>
        <w:t>GESI (Cross-cutting component)</w:t>
      </w:r>
    </w:p>
    <w:p w14:paraId="34103C24" w14:textId="77777777" w:rsidR="00DA3054" w:rsidRPr="00C83954" w:rsidRDefault="00DA3054" w:rsidP="00DA3054">
      <w:r w:rsidRPr="00C83954">
        <w:t>GESI has an advisory function not an</w:t>
      </w:r>
      <w:r>
        <w:t xml:space="preserve"> implementation one</w:t>
      </w:r>
      <w:r w:rsidRPr="00C83954">
        <w:t>. Ho</w:t>
      </w:r>
      <w:r>
        <w:t>wever, GESI lead said that her crosscutting component may end up having</w:t>
      </w:r>
      <w:r w:rsidRPr="00C83954">
        <w:t xml:space="preserve"> some implementing role. GESI lead works with all components to ensure that GESI is mainstreamed. When mainstreaming GESI</w:t>
      </w:r>
      <w:r>
        <w:t>,</w:t>
      </w:r>
      <w:r w:rsidRPr="00C83954">
        <w:t xml:space="preserve"> analysis and documentation will be undertaken to provide component leads with data to help them ensure GESI sensitive interventions.</w:t>
      </w:r>
    </w:p>
    <w:p w14:paraId="6DDFEF6A" w14:textId="77777777" w:rsidR="00DA3054" w:rsidRPr="00C83954" w:rsidRDefault="00DA3054" w:rsidP="00DA3054"/>
    <w:p w14:paraId="42F0BA81" w14:textId="77777777" w:rsidR="00DA3054" w:rsidRPr="00C83954" w:rsidRDefault="00DA3054" w:rsidP="00DA3054">
      <w:r w:rsidRPr="00C83954">
        <w:t>A G</w:t>
      </w:r>
      <w:r>
        <w:t>ESI analysis was not conducted.</w:t>
      </w:r>
      <w:r w:rsidRPr="00C83954">
        <w:t xml:space="preserve"> GESI lead </w:t>
      </w:r>
      <w:r>
        <w:t xml:space="preserve">said she </w:t>
      </w:r>
      <w:r w:rsidRPr="00C83954">
        <w:t xml:space="preserve">was not able to conduct </w:t>
      </w:r>
      <w:r>
        <w:t>one</w:t>
      </w:r>
      <w:r w:rsidRPr="00C83954">
        <w:t xml:space="preserve">. She only did a desk review and produced a short report. The </w:t>
      </w:r>
      <w:r>
        <w:t>thinking at that time was that</w:t>
      </w:r>
      <w:r w:rsidRPr="00C83954">
        <w:t xml:space="preserve"> a</w:t>
      </w:r>
      <w:r>
        <w:t xml:space="preserve"> separate</w:t>
      </w:r>
      <w:r w:rsidRPr="00C83954">
        <w:t xml:space="preserve"> GESI analysis would be conducted for each municipality. </w:t>
      </w:r>
    </w:p>
    <w:p w14:paraId="282FD097" w14:textId="77777777" w:rsidR="00DA3054" w:rsidRPr="00C83954" w:rsidRDefault="00DA3054" w:rsidP="00DA3054"/>
    <w:p w14:paraId="4D61EFA5" w14:textId="77777777" w:rsidR="00DA3054" w:rsidRDefault="00DA3054" w:rsidP="00DA3054">
      <w:r w:rsidRPr="00C83954">
        <w:rPr>
          <w:u w:val="single"/>
        </w:rPr>
        <w:t>GESI Review Process:</w:t>
      </w:r>
      <w:r w:rsidRPr="00C83954">
        <w:t xml:space="preserve"> The GESI review </w:t>
      </w:r>
      <w:r>
        <w:t>was designed to cover four activities.</w:t>
      </w:r>
      <w:r w:rsidRPr="00C83954">
        <w:t xml:space="preserve"> In </w:t>
      </w:r>
      <w:r>
        <w:t>the Municipal Institutional Capacity Assessment (</w:t>
      </w:r>
      <w:r w:rsidRPr="00C83954">
        <w:t>MICA</w:t>
      </w:r>
      <w:r>
        <w:t>)</w:t>
      </w:r>
      <w:r w:rsidRPr="00C83954">
        <w:t xml:space="preserve"> 18 statements were added to evaluate </w:t>
      </w:r>
      <w:r>
        <w:t xml:space="preserve">the </w:t>
      </w:r>
      <w:r w:rsidRPr="00C83954">
        <w:t>status of targeted groups</w:t>
      </w:r>
      <w:r>
        <w:t xml:space="preserve"> and</w:t>
      </w:r>
      <w:r w:rsidRPr="00C83954">
        <w:t xml:space="preserve"> assess</w:t>
      </w:r>
      <w:r>
        <w:t xml:space="preserve"> the</w:t>
      </w:r>
      <w:r w:rsidRPr="00C83954">
        <w:t xml:space="preserve"> level of servi</w:t>
      </w:r>
      <w:r>
        <w:t>ces and relation to municipalities</w:t>
      </w:r>
      <w:r w:rsidRPr="00C83954">
        <w:t xml:space="preserve">. MICA GESI scores are now being finalized. </w:t>
      </w:r>
    </w:p>
    <w:p w14:paraId="41336F06" w14:textId="77777777" w:rsidR="00DA3054" w:rsidRDefault="00DA3054" w:rsidP="00DA3054"/>
    <w:p w14:paraId="6D370A1A" w14:textId="77777777" w:rsidR="00DA3054" w:rsidRDefault="00DA3054" w:rsidP="00DA3054">
      <w:r w:rsidRPr="00C83954">
        <w:t>The second part covers the HR audits. Eight were done so far. A gender analysis of the HR audit</w:t>
      </w:r>
      <w:r>
        <w:t xml:space="preserve"> will</w:t>
      </w:r>
      <w:r w:rsidRPr="00C83954">
        <w:t xml:space="preserve"> be conducted. </w:t>
      </w:r>
    </w:p>
    <w:p w14:paraId="738B67E0" w14:textId="77777777" w:rsidR="00DA3054" w:rsidRDefault="00DA3054" w:rsidP="00DA3054"/>
    <w:p w14:paraId="461CF3E3" w14:textId="77777777" w:rsidR="00DA3054" w:rsidRDefault="00DA3054" w:rsidP="00DA3054">
      <w:r w:rsidRPr="00C83954">
        <w:t>The third part is the baseline survey. GESI lead met with REACH and incor</w:t>
      </w:r>
      <w:r>
        <w:t>porated questions in the survey. REACH</w:t>
      </w:r>
      <w:r w:rsidRPr="00C83954">
        <w:t xml:space="preserve"> provided a short report on GESI. </w:t>
      </w:r>
    </w:p>
    <w:p w14:paraId="5FC51A83" w14:textId="77777777" w:rsidR="00DA3054" w:rsidRDefault="00DA3054" w:rsidP="00DA3054"/>
    <w:p w14:paraId="279705A2" w14:textId="77777777" w:rsidR="00DA3054" w:rsidRPr="00C83954" w:rsidRDefault="00DA3054" w:rsidP="00DA3054">
      <w:r w:rsidRPr="00C83954">
        <w:t>The last part inc</w:t>
      </w:r>
      <w:r>
        <w:t xml:space="preserve">ludes </w:t>
      </w:r>
      <w:r w:rsidRPr="00C83954">
        <w:t>data collection from female elected councils and staff about their challenges, experiences, and aspirations. The data is analyzed and incorporated in</w:t>
      </w:r>
      <w:r>
        <w:t xml:space="preserve"> each</w:t>
      </w:r>
      <w:r w:rsidRPr="00C83954">
        <w:t xml:space="preserve"> municipality</w:t>
      </w:r>
      <w:r>
        <w:t>’s</w:t>
      </w:r>
      <w:r w:rsidRPr="00C83954">
        <w:t xml:space="preserve"> profile.  The generated analysis will mostly feed into Component 3 and 4 only.</w:t>
      </w:r>
    </w:p>
    <w:p w14:paraId="67BFDCDC" w14:textId="77777777" w:rsidR="00DA3054" w:rsidRPr="00C83954" w:rsidRDefault="00DA3054" w:rsidP="00DA3054"/>
    <w:p w14:paraId="4688C8ED" w14:textId="77777777" w:rsidR="00DA3054" w:rsidRDefault="00DA3054" w:rsidP="00DA3054">
      <w:r w:rsidRPr="00C83954">
        <w:t xml:space="preserve">In </w:t>
      </w:r>
      <w:r>
        <w:t>year 1 when Mo</w:t>
      </w:r>
      <w:r w:rsidRPr="00C83954">
        <w:t xml:space="preserve">I revised the organizational structure of LDD, the ministry added a unit for community outreach to ensure that all stakeholder needs are identified. </w:t>
      </w:r>
      <w:r>
        <w:t xml:space="preserve">The </w:t>
      </w:r>
      <w:r w:rsidRPr="00C83954">
        <w:t>GESI lead started working with</w:t>
      </w:r>
      <w:r>
        <w:t xml:space="preserve"> the new</w:t>
      </w:r>
      <w:r w:rsidRPr="00C83954">
        <w:t xml:space="preserve"> Unit. The </w:t>
      </w:r>
      <w:r>
        <w:t>staff was brought</w:t>
      </w:r>
      <w:r w:rsidRPr="00C83954">
        <w:t xml:space="preserve"> together to discuss their tasks</w:t>
      </w:r>
      <w:r>
        <w:t xml:space="preserve"> then</w:t>
      </w:r>
      <w:r w:rsidRPr="00C83954">
        <w:t xml:space="preserve"> were trained on the decentralization needs manual. </w:t>
      </w:r>
    </w:p>
    <w:p w14:paraId="0891003F" w14:textId="77777777" w:rsidR="00DA3054" w:rsidRDefault="00DA3054" w:rsidP="00DA3054"/>
    <w:p w14:paraId="60C0B92A" w14:textId="0DA878E6" w:rsidR="00DA3054" w:rsidRDefault="00DA3054" w:rsidP="00D61E5E">
      <w:r>
        <w:t>The Unit is expected to</w:t>
      </w:r>
      <w:r w:rsidRPr="00C83954">
        <w:t xml:space="preserve"> hold session</w:t>
      </w:r>
      <w:r>
        <w:t>s</w:t>
      </w:r>
      <w:r w:rsidRPr="00C83954">
        <w:t xml:space="preserve"> with community groups. Community outreach/equal opportunities representatives will meet with</w:t>
      </w:r>
      <w:r>
        <w:t xml:space="preserve"> the</w:t>
      </w:r>
      <w:r w:rsidRPr="00C83954">
        <w:t xml:space="preserve"> community</w:t>
      </w:r>
      <w:r>
        <w:t xml:space="preserve"> to identify needs at the governorate level. </w:t>
      </w:r>
      <w:r w:rsidRPr="00C83954">
        <w:t xml:space="preserve">They will </w:t>
      </w:r>
      <w:r>
        <w:t>focus more</w:t>
      </w:r>
      <w:r w:rsidRPr="00C83954">
        <w:t xml:space="preserve"> at sector needs rather than munici</w:t>
      </w:r>
      <w:r>
        <w:t>pal needs. Because of this engagement, the</w:t>
      </w:r>
      <w:r w:rsidRPr="00C83954">
        <w:t xml:space="preserve"> sequence</w:t>
      </w:r>
      <w:r>
        <w:t xml:space="preserve"> of engagement and needs identification and prioritization is expected to be </w:t>
      </w:r>
      <w:r w:rsidRPr="00C83954">
        <w:t>much easier</w:t>
      </w:r>
      <w:r>
        <w:t xml:space="preserve"> next year</w:t>
      </w:r>
      <w:r w:rsidRPr="00C83954">
        <w:t>.</w:t>
      </w:r>
    </w:p>
    <w:p w14:paraId="0F9460D1" w14:textId="7384DDC4" w:rsidR="00DA3054" w:rsidRPr="00DA3054" w:rsidRDefault="00DA3054" w:rsidP="00DA3054">
      <w:pPr>
        <w:pStyle w:val="Heading4"/>
      </w:pPr>
      <w:r w:rsidRPr="00C83954">
        <w:t>August 2018</w:t>
      </w:r>
      <w:r>
        <w:t xml:space="preserve"> Meetings</w:t>
      </w:r>
    </w:p>
    <w:p w14:paraId="4A52F3DD" w14:textId="77777777" w:rsidR="00DA3054" w:rsidRPr="002B4001" w:rsidRDefault="00DA3054" w:rsidP="00DA3054">
      <w:pPr>
        <w:pStyle w:val="Heading5"/>
      </w:pPr>
      <w:r w:rsidRPr="002B4001">
        <w:t>Component 1</w:t>
      </w:r>
    </w:p>
    <w:p w14:paraId="6B623921" w14:textId="77777777" w:rsidR="00DA3054" w:rsidRDefault="00DA3054" w:rsidP="00DA3054">
      <w:r w:rsidRPr="00C83954">
        <w:rPr>
          <w:u w:val="single"/>
        </w:rPr>
        <w:t>Municipal Priorities for Activity Interventions</w:t>
      </w:r>
      <w:r w:rsidRPr="00C83954">
        <w:t xml:space="preserve">: </w:t>
      </w:r>
      <w:r>
        <w:t>After C1 team completed the</w:t>
      </w:r>
      <w:r w:rsidRPr="00C83954">
        <w:t xml:space="preserve"> </w:t>
      </w:r>
      <w:r>
        <w:t>MICAs with municipal staff and reported on results, the staff</w:t>
      </w:r>
      <w:r w:rsidRPr="00C83954">
        <w:t xml:space="preserve"> engaged in identifying about 6 intervention priorities in each municipality. </w:t>
      </w:r>
      <w:r>
        <w:t>The identification process yielded</w:t>
      </w:r>
      <w:r w:rsidRPr="00C83954">
        <w:t xml:space="preserve"> common issues</w:t>
      </w:r>
      <w:r>
        <w:t xml:space="preserve"> across</w:t>
      </w:r>
      <w:r w:rsidRPr="00C83954">
        <w:t xml:space="preserve"> all </w:t>
      </w:r>
      <w:r>
        <w:t xml:space="preserve">treatment </w:t>
      </w:r>
      <w:r w:rsidRPr="00C83954">
        <w:t>municipalities.  The first</w:t>
      </w:r>
      <w:r>
        <w:t xml:space="preserve"> common</w:t>
      </w:r>
      <w:r w:rsidRPr="00C83954">
        <w:t xml:space="preserve"> priority</w:t>
      </w:r>
      <w:r>
        <w:t xml:space="preserve"> identified through this process</w:t>
      </w:r>
      <w:r w:rsidRPr="00C83954">
        <w:t xml:space="preserve"> is str</w:t>
      </w:r>
      <w:r>
        <w:t>eet maintenance which was mentioned in</w:t>
      </w:r>
      <w:r w:rsidRPr="00C83954">
        <w:t xml:space="preserve"> 30 out of the 33</w:t>
      </w:r>
      <w:r>
        <w:t xml:space="preserve"> targeted municipalities</w:t>
      </w:r>
      <w:r w:rsidRPr="00C83954">
        <w:t>. This will be addressed</w:t>
      </w:r>
      <w:r>
        <w:t xml:space="preserve"> by CITIES</w:t>
      </w:r>
      <w:r w:rsidRPr="00C83954">
        <w:t xml:space="preserve"> through</w:t>
      </w:r>
      <w:r>
        <w:t xml:space="preserve"> training on</w:t>
      </w:r>
      <w:r w:rsidRPr="00C83954">
        <w:t xml:space="preserve"> maintenance plans, surveys, assessment of technical quality, implementation plans and</w:t>
      </w:r>
      <w:r>
        <w:t xml:space="preserve"> other related areas</w:t>
      </w:r>
      <w:r w:rsidRPr="00C83954">
        <w:t xml:space="preserve">. </w:t>
      </w:r>
      <w:r>
        <w:t>C1</w:t>
      </w:r>
      <w:r w:rsidRPr="00C83954">
        <w:t xml:space="preserve"> lead felt that outsourcing quality could </w:t>
      </w:r>
      <w:r>
        <w:t xml:space="preserve">also </w:t>
      </w:r>
      <w:r w:rsidRPr="00C83954">
        <w:t xml:space="preserve">be improved.  </w:t>
      </w:r>
    </w:p>
    <w:p w14:paraId="32368AA5" w14:textId="77777777" w:rsidR="00DA3054" w:rsidRDefault="00DA3054" w:rsidP="00DA3054"/>
    <w:p w14:paraId="7171A5E5" w14:textId="77777777" w:rsidR="00DA3054" w:rsidRPr="00C83954" w:rsidRDefault="00DA3054" w:rsidP="00DA3054">
      <w:r w:rsidRPr="00C83954">
        <w:t>Street lighting was identified as</w:t>
      </w:r>
      <w:r>
        <w:t xml:space="preserve"> the</w:t>
      </w:r>
      <w:r w:rsidRPr="00C83954">
        <w:t xml:space="preserve"> 2</w:t>
      </w:r>
      <w:r w:rsidRPr="00C83954">
        <w:rPr>
          <w:vertAlign w:val="superscript"/>
        </w:rPr>
        <w:t>nd</w:t>
      </w:r>
      <w:r w:rsidRPr="00C83954">
        <w:t xml:space="preserve"> priority issue</w:t>
      </w:r>
      <w:r>
        <w:t xml:space="preserve"> for municipalities</w:t>
      </w:r>
      <w:r w:rsidRPr="00C83954">
        <w:t xml:space="preserve"> followed by health inspections, </w:t>
      </w:r>
      <w:r>
        <w:t>one-stop-shop then</w:t>
      </w:r>
      <w:r w:rsidRPr="00C83954">
        <w:t xml:space="preserve"> solar energy. </w:t>
      </w:r>
      <w:r>
        <w:t>C1 lead discussed the</w:t>
      </w:r>
      <w:r w:rsidRPr="00C83954">
        <w:t xml:space="preserve"> assessment of solid waste management</w:t>
      </w:r>
      <w:r>
        <w:t xml:space="preserve"> the project conducted</w:t>
      </w:r>
      <w:r w:rsidRPr="00C83954">
        <w:t>.</w:t>
      </w:r>
      <w:r>
        <w:t xml:space="preserve"> According to him,</w:t>
      </w:r>
      <w:r w:rsidRPr="00C83954">
        <w:t xml:space="preserve"> </w:t>
      </w:r>
      <w:r>
        <w:t>t</w:t>
      </w:r>
      <w:r w:rsidRPr="00C83954">
        <w:t xml:space="preserve">here is no occupational health management in any of the municipalities. </w:t>
      </w:r>
    </w:p>
    <w:p w14:paraId="2FF626BF" w14:textId="77777777" w:rsidR="00DA3054" w:rsidRPr="00C83954" w:rsidRDefault="00DA3054" w:rsidP="00DA3054"/>
    <w:p w14:paraId="11393E3D" w14:textId="77777777" w:rsidR="00DA3054" w:rsidRPr="00C83954" w:rsidRDefault="00DA3054" w:rsidP="00DA3054">
      <w:r>
        <w:t>SDIPs were</w:t>
      </w:r>
      <w:r w:rsidRPr="00C83954">
        <w:t xml:space="preserve"> based on MICA results, observations during</w:t>
      </w:r>
      <w:r>
        <w:t xml:space="preserve"> the</w:t>
      </w:r>
      <w:r w:rsidRPr="00C83954">
        <w:t xml:space="preserve"> MICA sessions and other assessments. </w:t>
      </w:r>
      <w:r>
        <w:t>According to C1 lead, p</w:t>
      </w:r>
      <w:r w:rsidRPr="00C83954">
        <w:t>roject interventions are</w:t>
      </w:r>
      <w:r>
        <w:t xml:space="preserve"> informed by SDIPs as well as team </w:t>
      </w:r>
      <w:r w:rsidRPr="00C83954">
        <w:t>observations. Both</w:t>
      </w:r>
      <w:r>
        <w:t xml:space="preserve"> in turn</w:t>
      </w:r>
      <w:r w:rsidRPr="00C83954">
        <w:t xml:space="preserve"> </w:t>
      </w:r>
      <w:r>
        <w:t>inform</w:t>
      </w:r>
      <w:r w:rsidRPr="00C83954">
        <w:t xml:space="preserve"> municipal plans. Some C1 findings are corroborated by C4</w:t>
      </w:r>
      <w:r>
        <w:t xml:space="preserve"> findings related to communal stressors</w:t>
      </w:r>
      <w:r w:rsidRPr="00C83954">
        <w:t xml:space="preserve">. </w:t>
      </w:r>
    </w:p>
    <w:p w14:paraId="5C155D43" w14:textId="77777777" w:rsidR="00DA3054" w:rsidRPr="00C83954" w:rsidRDefault="00DA3054" w:rsidP="00DA3054"/>
    <w:p w14:paraId="3AA7A889" w14:textId="77777777" w:rsidR="00DA3054" w:rsidRPr="00C83954" w:rsidRDefault="00DA3054" w:rsidP="00DA3054">
      <w:r w:rsidRPr="00C83954">
        <w:t xml:space="preserve">Training offered by the Activity will be in the form of on the job training followed by coaching to monitor and support </w:t>
      </w:r>
      <w:r>
        <w:t xml:space="preserve">the </w:t>
      </w:r>
      <w:r w:rsidRPr="00C83954">
        <w:t>application</w:t>
      </w:r>
      <w:r>
        <w:t xml:space="preserve"> of knowledge</w:t>
      </w:r>
      <w:r w:rsidRPr="00C83954">
        <w:t xml:space="preserve">. Training will start in late September. Groups will be organized geographically. Each group will include 6 municipalities with two staff members from each municipality. </w:t>
      </w:r>
    </w:p>
    <w:p w14:paraId="4CF95767" w14:textId="77777777" w:rsidR="00DA3054" w:rsidRPr="00C83954" w:rsidRDefault="00DA3054" w:rsidP="00DA3054"/>
    <w:p w14:paraId="149AD6C6" w14:textId="77777777" w:rsidR="00DA3054" w:rsidRPr="00C83954" w:rsidRDefault="00DA3054" w:rsidP="00DA3054">
      <w:r w:rsidRPr="00C83954">
        <w:rPr>
          <w:u w:val="single"/>
        </w:rPr>
        <w:t>Street Naming:</w:t>
      </w:r>
      <w:r w:rsidRPr="00C83954">
        <w:t xml:space="preserve"> The minister requested that street naming is included as a priority area. The tender procedure is in process. </w:t>
      </w:r>
    </w:p>
    <w:p w14:paraId="132E20EE" w14:textId="77777777" w:rsidR="00DA3054" w:rsidRPr="00C83954" w:rsidRDefault="00DA3054" w:rsidP="00DA3054"/>
    <w:p w14:paraId="6BB20A5F" w14:textId="77777777" w:rsidR="00DA3054" w:rsidRPr="00C83954" w:rsidRDefault="00DA3054" w:rsidP="00DA3054">
      <w:r w:rsidRPr="00C83954">
        <w:rPr>
          <w:u w:val="single"/>
        </w:rPr>
        <w:t>Public parks</w:t>
      </w:r>
      <w:r>
        <w:rPr>
          <w:u w:val="single"/>
        </w:rPr>
        <w:t>:</w:t>
      </w:r>
      <w:r>
        <w:t xml:space="preserve"> Public parks</w:t>
      </w:r>
      <w:r w:rsidRPr="00C83954">
        <w:t xml:space="preserve"> will be a joint activity with C4. The first 4 municipalities are</w:t>
      </w:r>
      <w:r>
        <w:t xml:space="preserve"> currently</w:t>
      </w:r>
      <w:r w:rsidRPr="00C83954">
        <w:t xml:space="preserve"> being selected for implementation. Municipalities will be asked to identify locations. C4 will mobilize an organization to develop sites and will </w:t>
      </w:r>
      <w:r>
        <w:t xml:space="preserve">also </w:t>
      </w:r>
      <w:r w:rsidRPr="00C83954">
        <w:t>provide some equipment.</w:t>
      </w:r>
    </w:p>
    <w:p w14:paraId="2844DC65" w14:textId="77777777" w:rsidR="00DA3054" w:rsidRPr="00C83954" w:rsidRDefault="00DA3054" w:rsidP="00DA3054"/>
    <w:p w14:paraId="74C7C829" w14:textId="77777777" w:rsidR="00DA3054" w:rsidRPr="00C83954" w:rsidRDefault="00DA3054" w:rsidP="00DA3054">
      <w:r w:rsidRPr="00C83954">
        <w:rPr>
          <w:u w:val="single"/>
        </w:rPr>
        <w:t>Solar Energy:</w:t>
      </w:r>
      <w:r w:rsidRPr="00C83954">
        <w:t xml:space="preserve"> In terms of solar energy,</w:t>
      </w:r>
      <w:r>
        <w:t xml:space="preserve"> C1 carried out a </w:t>
      </w:r>
      <w:r w:rsidRPr="00C83954">
        <w:t>study</w:t>
      </w:r>
      <w:r>
        <w:t xml:space="preserve"> to determine if the project is technically and financially feasible</w:t>
      </w:r>
      <w:r w:rsidRPr="00C83954">
        <w:t>. C1 is proposing that municipalities contract private investors to build the solar plants to feed municipal needs</w:t>
      </w:r>
      <w:r>
        <w:t xml:space="preserve"> consuming</w:t>
      </w:r>
      <w:r w:rsidRPr="00C83954">
        <w:t xml:space="preserve"> about 15% of budget</w:t>
      </w:r>
      <w:r>
        <w:t>s</w:t>
      </w:r>
      <w:r w:rsidRPr="00C83954">
        <w:t xml:space="preserve"> (around JOD 150,000.) CITIES’ role will include</w:t>
      </w:r>
      <w:r>
        <w:t xml:space="preserve"> developing</w:t>
      </w:r>
      <w:r w:rsidRPr="00C83954">
        <w:t xml:space="preserve"> feasibility plan</w:t>
      </w:r>
      <w:r>
        <w:t>s and</w:t>
      </w:r>
      <w:r w:rsidRPr="00C83954">
        <w:t xml:space="preserve"> implementation plans and</w:t>
      </w:r>
      <w:r>
        <w:t xml:space="preserve"> overall</w:t>
      </w:r>
      <w:r w:rsidRPr="00C83954">
        <w:t xml:space="preserve"> facilitation.</w:t>
      </w:r>
    </w:p>
    <w:p w14:paraId="2F56B2F3" w14:textId="77777777" w:rsidR="00DA3054" w:rsidRPr="00C83954" w:rsidRDefault="00DA3054" w:rsidP="00DA3054"/>
    <w:p w14:paraId="2C1BD70A" w14:textId="77777777" w:rsidR="00DA3054" w:rsidRPr="00C83954" w:rsidRDefault="00DA3054" w:rsidP="00DA3054">
      <w:r w:rsidRPr="00C83954">
        <w:rPr>
          <w:u w:val="single"/>
        </w:rPr>
        <w:t>Fleet Maintenance:</w:t>
      </w:r>
      <w:r w:rsidRPr="00C83954">
        <w:t xml:space="preserve"> C1 hired an expert to visit all municipalities and train staff on </w:t>
      </w:r>
      <w:r>
        <w:t>f</w:t>
      </w:r>
      <w:r w:rsidRPr="00C83954">
        <w:t>leet maintenance. The expert will train staff on how to do first line maintenance and</w:t>
      </w:r>
      <w:r>
        <w:t xml:space="preserve"> how</w:t>
      </w:r>
      <w:r w:rsidRPr="00C83954">
        <w:t xml:space="preserve"> to manage car parks.</w:t>
      </w:r>
    </w:p>
    <w:p w14:paraId="43156E67" w14:textId="77777777" w:rsidR="00DA3054" w:rsidRPr="00C83954" w:rsidRDefault="00DA3054" w:rsidP="00DA3054">
      <w:r w:rsidRPr="00C83954">
        <w:t xml:space="preserve"> </w:t>
      </w:r>
    </w:p>
    <w:p w14:paraId="2839421B" w14:textId="77777777" w:rsidR="00DA3054" w:rsidRPr="00C83954" w:rsidRDefault="00DA3054" w:rsidP="00DA3054">
      <w:r w:rsidRPr="00C83954">
        <w:rPr>
          <w:u w:val="single"/>
        </w:rPr>
        <w:t>Solid Waste:</w:t>
      </w:r>
      <w:r w:rsidRPr="00C83954">
        <w:t xml:space="preserve"> </w:t>
      </w:r>
      <w:r>
        <w:t>The</w:t>
      </w:r>
      <w:r w:rsidRPr="00C83954">
        <w:t xml:space="preserve"> assessment of solid waste that C1 conducted</w:t>
      </w:r>
      <w:r>
        <w:t xml:space="preserve"> identified community cleanliness as a priority need</w:t>
      </w:r>
      <w:r w:rsidRPr="00C83954">
        <w:t xml:space="preserve">. </w:t>
      </w:r>
      <w:r>
        <w:t>Based on the assessment, m</w:t>
      </w:r>
      <w:r w:rsidRPr="00C83954">
        <w:t>unicipalities have defective route planning. Routes are not the most effi</w:t>
      </w:r>
      <w:r>
        <w:t>cient which may</w:t>
      </w:r>
      <w:r w:rsidRPr="00C83954">
        <w:t xml:space="preserve"> lead to</w:t>
      </w:r>
      <w:r>
        <w:t xml:space="preserve"> municipalities incurring related</w:t>
      </w:r>
      <w:r w:rsidRPr="00C83954">
        <w:t xml:space="preserve"> high costs.  Support for route planning was requested by 16 municipalities and will be provided in 18. </w:t>
      </w:r>
      <w:r>
        <w:t>The project will support municipalities to develop</w:t>
      </w:r>
      <w:r w:rsidRPr="00C83954">
        <w:t xml:space="preserve"> solid waste management plans that will cover proposals to improve garbage collection, job descriptions, analysis of routes among other operational issues. Support may also include small equipment (</w:t>
      </w:r>
      <w:r>
        <w:t>$</w:t>
      </w:r>
      <w:r w:rsidRPr="00C83954">
        <w:t>5000 per municipality). In Ma’an the municipality has already accepted the plan.</w:t>
      </w:r>
      <w:r>
        <w:t xml:space="preserve"> H</w:t>
      </w:r>
      <w:r w:rsidRPr="00C83954">
        <w:t xml:space="preserve">ealth and safety equipment will </w:t>
      </w:r>
      <w:r>
        <w:t xml:space="preserve">also </w:t>
      </w:r>
      <w:r w:rsidRPr="00C83954">
        <w:t xml:space="preserve">be provided in the amount of </w:t>
      </w:r>
      <w:r>
        <w:t>$</w:t>
      </w:r>
      <w:r w:rsidRPr="00C83954">
        <w:t xml:space="preserve">2000 per year per municipality. </w:t>
      </w:r>
    </w:p>
    <w:p w14:paraId="37A9D3BC" w14:textId="77777777" w:rsidR="00DA3054" w:rsidRPr="00C83954" w:rsidRDefault="00DA3054" w:rsidP="00DA3054"/>
    <w:p w14:paraId="092CA98B" w14:textId="77777777" w:rsidR="00DA3054" w:rsidRPr="00C83954" w:rsidRDefault="00DA3054" w:rsidP="00DA3054">
      <w:r w:rsidRPr="00C83954">
        <w:rPr>
          <w:u w:val="single"/>
        </w:rPr>
        <w:t>Recycling:</w:t>
      </w:r>
      <w:r w:rsidRPr="00C83954">
        <w:t xml:space="preserve"> Several municipalities requested support for recycling initiatives but CITIES will not provide such support except in a few </w:t>
      </w:r>
      <w:r>
        <w:t>locations including Maadi in Salt</w:t>
      </w:r>
      <w:r w:rsidRPr="00C83954">
        <w:t>. Support will be in the form of technical advice for sorting at source. In Sa</w:t>
      </w:r>
      <w:r>
        <w:t xml:space="preserve">hab where </w:t>
      </w:r>
      <w:r w:rsidRPr="00C83954">
        <w:t>the municipality</w:t>
      </w:r>
      <w:r>
        <w:t xml:space="preserve"> was also keen on starting a recycling initiative</w:t>
      </w:r>
      <w:r w:rsidRPr="00C83954">
        <w:t xml:space="preserve"> CITIES will </w:t>
      </w:r>
      <w:r>
        <w:t xml:space="preserve">only </w:t>
      </w:r>
      <w:r w:rsidRPr="00C83954">
        <w:t>help develo</w:t>
      </w:r>
      <w:r>
        <w:t>p a SWM plan for the municipality</w:t>
      </w:r>
      <w:r w:rsidRPr="00C83954">
        <w:t>. C1 lead emphasized the importance of supporting visible initiatives including</w:t>
      </w:r>
      <w:r>
        <w:t xml:space="preserve"> public parks. Recycling is not considered sufficiently visible.</w:t>
      </w:r>
      <w:r w:rsidRPr="00C83954">
        <w:t xml:space="preserve"> </w:t>
      </w:r>
    </w:p>
    <w:p w14:paraId="1170EF99" w14:textId="77777777" w:rsidR="00DA3054" w:rsidRPr="00C83954" w:rsidRDefault="00DA3054" w:rsidP="00DA3054"/>
    <w:p w14:paraId="34A4799A" w14:textId="77777777" w:rsidR="00DA3054" w:rsidRPr="00C83954" w:rsidRDefault="00DA3054" w:rsidP="00DA3054">
      <w:r>
        <w:rPr>
          <w:u w:val="single"/>
        </w:rPr>
        <w:t>Health I</w:t>
      </w:r>
      <w:r w:rsidRPr="00C83954">
        <w:rPr>
          <w:u w:val="single"/>
        </w:rPr>
        <w:t>nspections</w:t>
      </w:r>
      <w:r>
        <w:rPr>
          <w:u w:val="single"/>
        </w:rPr>
        <w:t xml:space="preserve"> of Food Shops and M</w:t>
      </w:r>
      <w:r w:rsidRPr="00C83954">
        <w:rPr>
          <w:u w:val="single"/>
        </w:rPr>
        <w:t>arkets</w:t>
      </w:r>
      <w:r w:rsidRPr="00C83954">
        <w:t>: GAM has a good system</w:t>
      </w:r>
      <w:r>
        <w:t xml:space="preserve"> for</w:t>
      </w:r>
      <w:r w:rsidRPr="00C83954">
        <w:t xml:space="preserve"> inspecting professional licenses. CITIES has</w:t>
      </w:r>
      <w:r>
        <w:t xml:space="preserve"> hired someone from</w:t>
      </w:r>
      <w:r w:rsidRPr="00C83954">
        <w:t xml:space="preserve"> G</w:t>
      </w:r>
      <w:r>
        <w:t>AM who is ready to undertake related training</w:t>
      </w:r>
      <w:r w:rsidRPr="00C83954">
        <w:t xml:space="preserve">. </w:t>
      </w:r>
      <w:r>
        <w:t>The t</w:t>
      </w:r>
      <w:r w:rsidRPr="00C83954">
        <w:t>raining will cover</w:t>
      </w:r>
      <w:r>
        <w:t xml:space="preserve"> such issues as</w:t>
      </w:r>
      <w:r w:rsidRPr="00C83954">
        <w:t xml:space="preserve"> the current legal framework, how to maintain a database and</w:t>
      </w:r>
      <w:r>
        <w:t xml:space="preserve"> carry out</w:t>
      </w:r>
      <w:r w:rsidRPr="00C83954">
        <w:t xml:space="preserve"> systematic inspections and when to resort to </w:t>
      </w:r>
      <w:r>
        <w:t xml:space="preserve">the </w:t>
      </w:r>
      <w:r w:rsidRPr="00C83954">
        <w:t>police.</w:t>
      </w:r>
    </w:p>
    <w:p w14:paraId="24D9EB8E" w14:textId="77777777" w:rsidR="00DA3054" w:rsidRPr="00C83954" w:rsidRDefault="00DA3054" w:rsidP="00DA3054"/>
    <w:p w14:paraId="572E5B8F" w14:textId="77777777" w:rsidR="00DA3054" w:rsidRPr="00C83954" w:rsidRDefault="00DA3054" w:rsidP="00DA3054">
      <w:r>
        <w:rPr>
          <w:u w:val="single"/>
        </w:rPr>
        <w:t>One-Stop S</w:t>
      </w:r>
      <w:r w:rsidRPr="00C83954">
        <w:rPr>
          <w:u w:val="single"/>
        </w:rPr>
        <w:t>hop</w:t>
      </w:r>
      <w:r>
        <w:rPr>
          <w:u w:val="single"/>
        </w:rPr>
        <w:t xml:space="preserve"> Service</w:t>
      </w:r>
      <w:r w:rsidRPr="00C83954">
        <w:rPr>
          <w:u w:val="single"/>
        </w:rPr>
        <w:t>:</w:t>
      </w:r>
      <w:r w:rsidRPr="00C83954">
        <w:t xml:space="preserve"> C1 lead expressed some ske</w:t>
      </w:r>
      <w:r>
        <w:t>pticism about this identified priority need and what it means for every municipality. According to him, m</w:t>
      </w:r>
      <w:r w:rsidRPr="00C83954">
        <w:t>unicipalities will receive different forms of support</w:t>
      </w:r>
      <w:r>
        <w:t xml:space="preserve"> in this area</w:t>
      </w:r>
      <w:r w:rsidRPr="00C83954">
        <w:t xml:space="preserve">. Some municipalities simply want a sign. Some want equipment for a new building. In Zarqa, CITIES will provide equipment. In Irbid, support </w:t>
      </w:r>
      <w:r>
        <w:t>will be provided under</w:t>
      </w:r>
      <w:r w:rsidRPr="00C83954">
        <w:t xml:space="preserve"> C2. In Salt, CITIES </w:t>
      </w:r>
      <w:r>
        <w:t xml:space="preserve">is </w:t>
      </w:r>
      <w:r w:rsidRPr="00C83954">
        <w:t>work</w:t>
      </w:r>
      <w:r>
        <w:t>ing</w:t>
      </w:r>
      <w:r w:rsidRPr="00C83954">
        <w:t xml:space="preserve"> with Mercy Corps</w:t>
      </w:r>
      <w:r>
        <w:t xml:space="preserve"> to provide needed assistance</w:t>
      </w:r>
      <w:r w:rsidRPr="00C83954">
        <w:t xml:space="preserve">. </w:t>
      </w:r>
    </w:p>
    <w:p w14:paraId="287B66E6" w14:textId="77777777" w:rsidR="00DA3054" w:rsidRPr="00C83954" w:rsidRDefault="00DA3054" w:rsidP="00DA3054"/>
    <w:p w14:paraId="21275940" w14:textId="77777777" w:rsidR="00DA3054" w:rsidRDefault="00DA3054" w:rsidP="00DA3054">
      <w:r w:rsidRPr="00C83954">
        <w:rPr>
          <w:u w:val="single"/>
        </w:rPr>
        <w:t>L</w:t>
      </w:r>
      <w:r>
        <w:rPr>
          <w:u w:val="single"/>
        </w:rPr>
        <w:t xml:space="preserve">ocal </w:t>
      </w:r>
      <w:r w:rsidRPr="00C83954">
        <w:rPr>
          <w:u w:val="single"/>
        </w:rPr>
        <w:t>D</w:t>
      </w:r>
      <w:r>
        <w:rPr>
          <w:u w:val="single"/>
        </w:rPr>
        <w:t xml:space="preserve">evelopment </w:t>
      </w:r>
      <w:r w:rsidRPr="00C83954">
        <w:rPr>
          <w:u w:val="single"/>
        </w:rPr>
        <w:t>P</w:t>
      </w:r>
      <w:r>
        <w:rPr>
          <w:u w:val="single"/>
        </w:rPr>
        <w:t>lans (LDP)</w:t>
      </w:r>
      <w:r w:rsidRPr="00C83954">
        <w:rPr>
          <w:u w:val="single"/>
        </w:rPr>
        <w:t>:</w:t>
      </w:r>
      <w:r w:rsidRPr="00C83954">
        <w:t xml:space="preserve"> Only some municipalities have expressed the need for developing</w:t>
      </w:r>
      <w:r>
        <w:t xml:space="preserve"> LDPs</w:t>
      </w:r>
      <w:r w:rsidRPr="00C83954">
        <w:t>. Decentralization requires municipalities to have both strategic and development plans in addition to the needs guide. The sequence of how these plans are developed is important. This year the</w:t>
      </w:r>
      <w:r>
        <w:t xml:space="preserve"> development of the</w:t>
      </w:r>
      <w:r w:rsidRPr="00C83954">
        <w:t xml:space="preserve"> needs guide</w:t>
      </w:r>
      <w:r>
        <w:t>s</w:t>
      </w:r>
      <w:r w:rsidRPr="00C83954">
        <w:t xml:space="preserve"> went ahead w</w:t>
      </w:r>
      <w:r>
        <w:t>ithout being informed by municipal</w:t>
      </w:r>
      <w:r w:rsidRPr="00C83954">
        <w:t xml:space="preserve"> s</w:t>
      </w:r>
      <w:r>
        <w:t>trategic plans because a</w:t>
      </w:r>
      <w:r w:rsidRPr="00C83954">
        <w:t xml:space="preserve"> few municipalities </w:t>
      </w:r>
      <w:r>
        <w:t>have such</w:t>
      </w:r>
      <w:r w:rsidRPr="00C83954">
        <w:t xml:space="preserve"> plans. </w:t>
      </w:r>
      <w:r>
        <w:t xml:space="preserve">CITIES will roll out a </w:t>
      </w:r>
      <w:r w:rsidRPr="00C83954">
        <w:t xml:space="preserve">training program </w:t>
      </w:r>
      <w:r>
        <w:t>in</w:t>
      </w:r>
      <w:r w:rsidRPr="00C83954">
        <w:t xml:space="preserve"> all 33 municipalities</w:t>
      </w:r>
      <w:r>
        <w:t xml:space="preserve"> to cover gaps in this area. The training</w:t>
      </w:r>
      <w:r w:rsidRPr="00C83954">
        <w:t xml:space="preserve"> will be piloted in Sharhabeel in J</w:t>
      </w:r>
      <w:r>
        <w:t>ordan V</w:t>
      </w:r>
      <w:r w:rsidRPr="00C83954">
        <w:t>alley. All 33 municipalities will be taught how to collect data.</w:t>
      </w:r>
    </w:p>
    <w:p w14:paraId="7D97C1F7" w14:textId="77777777" w:rsidR="00DA3054" w:rsidRDefault="00DA3054" w:rsidP="00DA3054"/>
    <w:p w14:paraId="41F91924" w14:textId="77777777" w:rsidR="00DA3054" w:rsidRPr="00C83954" w:rsidRDefault="00DA3054" w:rsidP="00DA3054">
      <w:r>
        <w:t>C1 also reported that t</w:t>
      </w:r>
      <w:r w:rsidRPr="00C83954">
        <w:t>he development of a regional development plan with two other municipalities (Muath bin Jabal and Tabaqet Fahel; both comparison municipalities)</w:t>
      </w:r>
      <w:r>
        <w:t xml:space="preserve"> is </w:t>
      </w:r>
      <w:r w:rsidRPr="00C83954">
        <w:t xml:space="preserve">underway. </w:t>
      </w:r>
    </w:p>
    <w:p w14:paraId="0C465006" w14:textId="77777777" w:rsidR="00DA3054" w:rsidRPr="00C83954" w:rsidRDefault="00DA3054" w:rsidP="00DA3054"/>
    <w:p w14:paraId="0078B6C6" w14:textId="77777777" w:rsidR="00DA3054" w:rsidRPr="00C83954" w:rsidRDefault="00DA3054" w:rsidP="00DA3054">
      <w:r w:rsidRPr="00C83954">
        <w:t>CI</w:t>
      </w:r>
      <w:r>
        <w:t>TIES</w:t>
      </w:r>
      <w:r w:rsidRPr="00C83954">
        <w:t xml:space="preserve"> trained</w:t>
      </w:r>
      <w:r>
        <w:t xml:space="preserve"> Mo</w:t>
      </w:r>
      <w:r w:rsidRPr="00C83954">
        <w:t xml:space="preserve">MA staff. The project provided a 6-day ToT training on </w:t>
      </w:r>
      <w:r>
        <w:t xml:space="preserve">the development of </w:t>
      </w:r>
      <w:r w:rsidRPr="00C83954">
        <w:t>LDPs.</w:t>
      </w:r>
      <w:r>
        <w:t xml:space="preserve"> C1</w:t>
      </w:r>
      <w:r w:rsidRPr="00C83954">
        <w:t xml:space="preserve"> </w:t>
      </w:r>
      <w:r>
        <w:t xml:space="preserve">also </w:t>
      </w:r>
      <w:r w:rsidRPr="00C83954">
        <w:t>trained LDUs and executive council directors on how to develop governorate development plans. This, according to C1 lead, was a</w:t>
      </w:r>
      <w:r>
        <w:t xml:space="preserve"> success because t</w:t>
      </w:r>
      <w:r w:rsidRPr="00C83954">
        <w:t>welve governorat</w:t>
      </w:r>
      <w:r>
        <w:t>es produced</w:t>
      </w:r>
      <w:r w:rsidRPr="00C83954">
        <w:t xml:space="preserve"> </w:t>
      </w:r>
      <w:r>
        <w:t xml:space="preserve">their own </w:t>
      </w:r>
      <w:r w:rsidRPr="00C83954">
        <w:t>plan</w:t>
      </w:r>
      <w:r>
        <w:t>s</w:t>
      </w:r>
      <w:r w:rsidRPr="00C83954">
        <w:t>. Even though some</w:t>
      </w:r>
      <w:r>
        <w:t xml:space="preserve"> of these</w:t>
      </w:r>
      <w:r w:rsidRPr="00C83954">
        <w:t xml:space="preserve"> plans will require </w:t>
      </w:r>
      <w:r>
        <w:t>additional effort to enhance their quality</w:t>
      </w:r>
      <w:r w:rsidRPr="00C83954">
        <w:t xml:space="preserve"> the various governorates now have plan</w:t>
      </w:r>
      <w:r>
        <w:t>s developed independently from MoPIC</w:t>
      </w:r>
      <w:r w:rsidRPr="00C83954">
        <w:t xml:space="preserve">. </w:t>
      </w:r>
      <w:r>
        <w:t>Moreover, and according to C1</w:t>
      </w:r>
      <w:r w:rsidRPr="00C83954">
        <w:t xml:space="preserve"> lead, </w:t>
      </w:r>
      <w:r>
        <w:t xml:space="preserve">by the end of August 2018, </w:t>
      </w:r>
      <w:r w:rsidRPr="00C83954">
        <w:t xml:space="preserve">all governorates </w:t>
      </w:r>
      <w:r>
        <w:t xml:space="preserve">would </w:t>
      </w:r>
      <w:r w:rsidRPr="00C83954">
        <w:t xml:space="preserve">have approved their investment plans. </w:t>
      </w:r>
    </w:p>
    <w:p w14:paraId="32086D12" w14:textId="77777777" w:rsidR="00DA3054" w:rsidRPr="00C83954" w:rsidRDefault="00DA3054" w:rsidP="00DA3054"/>
    <w:p w14:paraId="084D2CA7" w14:textId="77777777" w:rsidR="00DA3054" w:rsidRPr="00C83954" w:rsidRDefault="00DA3054" w:rsidP="00DA3054">
      <w:r w:rsidRPr="00C83954">
        <w:t xml:space="preserve">The </w:t>
      </w:r>
      <w:r>
        <w:t xml:space="preserve">new decentralization </w:t>
      </w:r>
      <w:r w:rsidRPr="00C83954">
        <w:t xml:space="preserve">law requires </w:t>
      </w:r>
      <w:r>
        <w:t xml:space="preserve">governorates to develop both </w:t>
      </w:r>
      <w:r w:rsidRPr="00C83954">
        <w:t xml:space="preserve">strategic and development plans. CITIES </w:t>
      </w:r>
      <w:r>
        <w:t xml:space="preserve">advocated that the two be combined and support is provided for the production of </w:t>
      </w:r>
      <w:r w:rsidRPr="00C83954">
        <w:t>s</w:t>
      </w:r>
      <w:r>
        <w:t>trategic development plans. These</w:t>
      </w:r>
      <w:r w:rsidRPr="00C83954">
        <w:t xml:space="preserve"> contain vision and implementation plans. The </w:t>
      </w:r>
      <w:r>
        <w:t xml:space="preserve">combined </w:t>
      </w:r>
      <w:r w:rsidRPr="00C83954">
        <w:t>plans have</w:t>
      </w:r>
      <w:r>
        <w:t xml:space="preserve"> now</w:t>
      </w:r>
      <w:r w:rsidRPr="00C83954">
        <w:t xml:space="preserve"> been approved by</w:t>
      </w:r>
      <w:r>
        <w:t xml:space="preserve"> the</w:t>
      </w:r>
      <w:r w:rsidRPr="00C83954">
        <w:t xml:space="preserve"> executive councils and </w:t>
      </w:r>
      <w:r>
        <w:t>referred to the governorate councils where they are being discussed.</w:t>
      </w:r>
      <w:r w:rsidRPr="00C83954">
        <w:t xml:space="preserve"> MoI </w:t>
      </w:r>
      <w:r>
        <w:t>will not</w:t>
      </w:r>
      <w:r w:rsidRPr="00C83954">
        <w:t xml:space="preserve"> need to approve them.</w:t>
      </w:r>
    </w:p>
    <w:p w14:paraId="13B6AADF" w14:textId="77777777" w:rsidR="00DA3054" w:rsidRPr="00C83954" w:rsidRDefault="00DA3054" w:rsidP="00DA3054"/>
    <w:p w14:paraId="61C5DE93" w14:textId="77777777" w:rsidR="00DA3054" w:rsidRPr="00C83954" w:rsidRDefault="00DA3054" w:rsidP="00DA3054">
      <w:r w:rsidRPr="00C83954">
        <w:rPr>
          <w:u w:val="single"/>
        </w:rPr>
        <w:t>Reporting:</w:t>
      </w:r>
      <w:r w:rsidRPr="00C83954">
        <w:t xml:space="preserve"> Mayors are required by law to submit reports to municipal councils and then to the minister</w:t>
      </w:r>
      <w:r>
        <w:t xml:space="preserve"> of municipal affairs</w:t>
      </w:r>
      <w:r w:rsidRPr="00C83954">
        <w:t>. CITIES will</w:t>
      </w:r>
      <w:r>
        <w:t xml:space="preserve"> train mayors on how to report</w:t>
      </w:r>
      <w:r w:rsidRPr="00C83954">
        <w:t xml:space="preserve"> and will develop a standardized te</w:t>
      </w:r>
      <w:r>
        <w:t>mplate for reporting. At Mo</w:t>
      </w:r>
      <w:r w:rsidRPr="00C83954">
        <w:t>MA, staff will be assigned to follow up on these reports. Reports could be</w:t>
      </w:r>
      <w:r>
        <w:t xml:space="preserve"> used to inform</w:t>
      </w:r>
      <w:r w:rsidRPr="00C83954">
        <w:t xml:space="preserve"> policy. </w:t>
      </w:r>
    </w:p>
    <w:p w14:paraId="7EF8A060" w14:textId="77777777" w:rsidR="00DA3054" w:rsidRPr="00C83954" w:rsidRDefault="00DA3054" w:rsidP="00DA3054"/>
    <w:p w14:paraId="232D8BD9" w14:textId="77777777" w:rsidR="00DA3054" w:rsidRPr="00C83954" w:rsidRDefault="00DA3054" w:rsidP="00DA3054">
      <w:r w:rsidRPr="00C83954">
        <w:rPr>
          <w:u w:val="single"/>
        </w:rPr>
        <w:t>Master Plans:</w:t>
      </w:r>
      <w:r w:rsidRPr="00C83954">
        <w:t xml:space="preserve"> MOMA requested that CIT</w:t>
      </w:r>
      <w:r>
        <w:t>IES</w:t>
      </w:r>
      <w:r w:rsidRPr="00C83954">
        <w:t xml:space="preserve"> supports the development of master plans whic</w:t>
      </w:r>
      <w:r>
        <w:t>h CITIES will do</w:t>
      </w:r>
      <w:r w:rsidRPr="00C83954">
        <w:t>.</w:t>
      </w:r>
    </w:p>
    <w:p w14:paraId="255AB8CF" w14:textId="77777777" w:rsidR="00DA3054" w:rsidRPr="00C83954" w:rsidRDefault="00DA3054" w:rsidP="00DA3054"/>
    <w:p w14:paraId="2470A0C9" w14:textId="77777777" w:rsidR="00DA3054" w:rsidRPr="00C83954" w:rsidRDefault="00DA3054" w:rsidP="00DA3054">
      <w:r w:rsidRPr="00C83954">
        <w:rPr>
          <w:u w:val="single"/>
        </w:rPr>
        <w:t>Tracking Inputs</w:t>
      </w:r>
      <w:r w:rsidRPr="00C83954">
        <w:t>: CITIES developed supplementary indicators because</w:t>
      </w:r>
      <w:r>
        <w:t xml:space="preserve"> many of the P</w:t>
      </w:r>
      <w:r w:rsidRPr="00C83954">
        <w:t>roject’s activities are not reflected by the</w:t>
      </w:r>
      <w:r>
        <w:t xml:space="preserve"> project’s</w:t>
      </w:r>
      <w:r w:rsidRPr="00C83954">
        <w:t xml:space="preserve"> primary indicators. </w:t>
      </w:r>
      <w:r>
        <w:t>Beyond indicators</w:t>
      </w:r>
      <w:r w:rsidRPr="00C83954">
        <w:t xml:space="preserve">, </w:t>
      </w:r>
      <w:r>
        <w:t>Municipal Action P</w:t>
      </w:r>
      <w:r w:rsidRPr="00C83954">
        <w:t xml:space="preserve">lans are updated on </w:t>
      </w:r>
      <w:r>
        <w:t xml:space="preserve">a </w:t>
      </w:r>
      <w:r w:rsidRPr="00C83954">
        <w:t xml:space="preserve">monthly basis. Across all components, </w:t>
      </w:r>
      <w:r>
        <w:t>the plans capture all activities in all the treatment municipalities</w:t>
      </w:r>
      <w:r w:rsidRPr="00C83954">
        <w:t>.</w:t>
      </w:r>
    </w:p>
    <w:p w14:paraId="0FD512B8" w14:textId="77777777" w:rsidR="00DA3054" w:rsidRPr="00C83954" w:rsidRDefault="00DA3054" w:rsidP="00DA3054"/>
    <w:p w14:paraId="7C3BCC32" w14:textId="77777777" w:rsidR="00DA3054" w:rsidRPr="00C83954" w:rsidRDefault="00DA3054" w:rsidP="00DA3054">
      <w:r w:rsidRPr="00C83954">
        <w:rPr>
          <w:u w:val="single"/>
        </w:rPr>
        <w:t>Challenges:</w:t>
      </w:r>
      <w:r w:rsidRPr="00C83954">
        <w:t xml:space="preserve"> </w:t>
      </w:r>
      <w:r>
        <w:t>Mo</w:t>
      </w:r>
      <w:r w:rsidRPr="00C83954">
        <w:t>MA has high expectations for the</w:t>
      </w:r>
      <w:r>
        <w:t xml:space="preserve"> P</w:t>
      </w:r>
      <w:r w:rsidRPr="00C83954">
        <w:t>roject.  The minister has made several requests for support including for street naming, master plan</w:t>
      </w:r>
      <w:r>
        <w:t>s and regional plans. MoMA expected that the P</w:t>
      </w:r>
      <w:r w:rsidRPr="00C83954">
        <w:t xml:space="preserve">roject would </w:t>
      </w:r>
      <w:r>
        <w:t>provide more support in the form</w:t>
      </w:r>
      <w:r w:rsidRPr="00C83954">
        <w:t xml:space="preserve"> of in kind assistance</w:t>
      </w:r>
      <w:r>
        <w:t xml:space="preserve">. According to C1 lead, municipalities </w:t>
      </w:r>
      <w:r w:rsidRPr="00C83954">
        <w:t xml:space="preserve">were </w:t>
      </w:r>
      <w:r>
        <w:t>also under the impression that the P</w:t>
      </w:r>
      <w:r w:rsidRPr="00C83954">
        <w:t xml:space="preserve">roject would be providing more equipment. C1 lead said </w:t>
      </w:r>
      <w:r>
        <w:t xml:space="preserve">the </w:t>
      </w:r>
      <w:r w:rsidRPr="00C83954">
        <w:t>project “can achieve a decent result.</w:t>
      </w:r>
      <w:r>
        <w:t>”</w:t>
      </w:r>
      <w:r w:rsidRPr="00C83954">
        <w:t xml:space="preserve"> He expects MICA scores to move by 10%. He expects cancellations of support for LDPs and one stop shops.</w:t>
      </w:r>
    </w:p>
    <w:p w14:paraId="1D159294" w14:textId="77777777" w:rsidR="00DA3054" w:rsidRPr="00C83954" w:rsidRDefault="00DA3054" w:rsidP="00DA3054"/>
    <w:p w14:paraId="544C01EB" w14:textId="71EFE5B2" w:rsidR="00DA3054" w:rsidRPr="00C83954" w:rsidRDefault="00DA3054" w:rsidP="00DA3054">
      <w:r w:rsidRPr="00C83954">
        <w:t xml:space="preserve">On MICA, C1 lead </w:t>
      </w:r>
      <w:r>
        <w:t>said the tool</w:t>
      </w:r>
      <w:r w:rsidRPr="00C83954">
        <w:t xml:space="preserve"> is us</w:t>
      </w:r>
      <w:r>
        <w:t>eful but</w:t>
      </w:r>
      <w:r w:rsidRPr="00C83954">
        <w:t xml:space="preserve"> “rougher and less accurate” than intended. It also does not capture qualitative changes. For example, the quality of transportation such as reliability of bus</w:t>
      </w:r>
      <w:r>
        <w:t xml:space="preserve"> services is not</w:t>
      </w:r>
      <w:r w:rsidRPr="00C83954">
        <w:t xml:space="preserve"> captured by the tool.</w:t>
      </w:r>
    </w:p>
    <w:p w14:paraId="02F2843E" w14:textId="77777777" w:rsidR="00DA3054" w:rsidRPr="00C00525" w:rsidRDefault="00DA3054" w:rsidP="00DA3054">
      <w:pPr>
        <w:pStyle w:val="Heading5"/>
      </w:pPr>
      <w:r w:rsidRPr="00C00525">
        <w:t>Component 2</w:t>
      </w:r>
    </w:p>
    <w:p w14:paraId="2CC7F945" w14:textId="77777777" w:rsidR="00DA3054" w:rsidRDefault="00DA3054" w:rsidP="00DA3054">
      <w:r w:rsidRPr="00C83954">
        <w:rPr>
          <w:u w:val="single"/>
        </w:rPr>
        <w:t>Fin</w:t>
      </w:r>
      <w:r>
        <w:rPr>
          <w:u w:val="single"/>
        </w:rPr>
        <w:t>ancial Management Assessments</w:t>
      </w:r>
      <w:r>
        <w:t xml:space="preserve"> </w:t>
      </w:r>
    </w:p>
    <w:p w14:paraId="0EB28F22" w14:textId="77777777" w:rsidR="00DA3054" w:rsidRDefault="00DA3054" w:rsidP="00C335FE">
      <w:pPr>
        <w:pStyle w:val="ListParagraph"/>
        <w:numPr>
          <w:ilvl w:val="0"/>
          <w:numId w:val="27"/>
        </w:numPr>
        <w:tabs>
          <w:tab w:val="clear" w:pos="9360"/>
        </w:tabs>
        <w:spacing w:line="240" w:lineRule="auto"/>
        <w:textAlignment w:val="auto"/>
      </w:pPr>
      <w:r w:rsidRPr="002900D0">
        <w:t xml:space="preserve">The financial management assessments will be completed by September. </w:t>
      </w:r>
    </w:p>
    <w:p w14:paraId="7329C545" w14:textId="77777777" w:rsidR="00DA3054" w:rsidRDefault="00DA3054" w:rsidP="00C335FE">
      <w:pPr>
        <w:pStyle w:val="ListParagraph"/>
        <w:numPr>
          <w:ilvl w:val="0"/>
          <w:numId w:val="27"/>
        </w:numPr>
        <w:tabs>
          <w:tab w:val="clear" w:pos="9360"/>
        </w:tabs>
        <w:spacing w:line="240" w:lineRule="auto"/>
        <w:textAlignment w:val="auto"/>
      </w:pPr>
      <w:r w:rsidRPr="002900D0">
        <w:t xml:space="preserve">Thirteen (13) areas of financial management are being assessed by CITIES. </w:t>
      </w:r>
    </w:p>
    <w:p w14:paraId="2481D191" w14:textId="77777777" w:rsidR="00DA3054" w:rsidRDefault="00DA3054" w:rsidP="00C335FE">
      <w:pPr>
        <w:pStyle w:val="ListParagraph"/>
        <w:numPr>
          <w:ilvl w:val="0"/>
          <w:numId w:val="27"/>
        </w:numPr>
        <w:tabs>
          <w:tab w:val="clear" w:pos="9360"/>
        </w:tabs>
        <w:spacing w:line="240" w:lineRule="auto"/>
        <w:textAlignment w:val="auto"/>
      </w:pPr>
      <w:r>
        <w:t>Assessments in</w:t>
      </w:r>
      <w:r w:rsidRPr="002900D0">
        <w:t xml:space="preserve"> 25 municipalities have already been completed. </w:t>
      </w:r>
    </w:p>
    <w:p w14:paraId="235177ED" w14:textId="77777777" w:rsidR="00DA3054" w:rsidRPr="002900D0" w:rsidRDefault="00DA3054" w:rsidP="00C335FE">
      <w:pPr>
        <w:pStyle w:val="ListParagraph"/>
        <w:numPr>
          <w:ilvl w:val="0"/>
          <w:numId w:val="27"/>
        </w:numPr>
        <w:tabs>
          <w:tab w:val="clear" w:pos="9360"/>
        </w:tabs>
        <w:spacing w:line="240" w:lineRule="auto"/>
        <w:textAlignment w:val="auto"/>
      </w:pPr>
      <w:r w:rsidRPr="002900D0">
        <w:t xml:space="preserve">C2 organized 75 days of orientation sessions for local and municipal council members. The sessions covered the role of the councils and procedural aspects. </w:t>
      </w:r>
      <w:r>
        <w:t>C2 lead said that</w:t>
      </w:r>
      <w:r w:rsidRPr="002900D0">
        <w:t xml:space="preserve"> </w:t>
      </w:r>
      <w:r>
        <w:t>t</w:t>
      </w:r>
      <w:r w:rsidRPr="002900D0">
        <w:t>he 75 days orientation sessions delayed C2 core activities.</w:t>
      </w:r>
    </w:p>
    <w:p w14:paraId="0772872F" w14:textId="77777777" w:rsidR="00DA3054" w:rsidRPr="003C271B" w:rsidRDefault="00DA3054" w:rsidP="00C335FE">
      <w:pPr>
        <w:pStyle w:val="ListParagraph"/>
        <w:numPr>
          <w:ilvl w:val="0"/>
          <w:numId w:val="27"/>
        </w:numPr>
        <w:tabs>
          <w:tab w:val="clear" w:pos="9360"/>
        </w:tabs>
        <w:spacing w:line="240" w:lineRule="auto"/>
        <w:textAlignment w:val="auto"/>
      </w:pPr>
      <w:r w:rsidRPr="002900D0">
        <w:t xml:space="preserve">C2 also trained all MLDUs on the procedural manual developed by CEP. CITIES tries to include MOMA staff in the 1-day training.  </w:t>
      </w:r>
      <w:r w:rsidRPr="003C271B">
        <w:t xml:space="preserve">C2 conducted trainings for 16 MLDUs and 3 GLDUs to finalize the needs list. After the needs lists were approved by the municipal councils, C2 worked with GLDUS to help them consolidate the lists.  </w:t>
      </w:r>
    </w:p>
    <w:p w14:paraId="4FB8BF82" w14:textId="77777777" w:rsidR="00DA3054" w:rsidRDefault="00DA3054" w:rsidP="00C335FE">
      <w:pPr>
        <w:pStyle w:val="ListParagraph"/>
        <w:numPr>
          <w:ilvl w:val="0"/>
          <w:numId w:val="27"/>
        </w:numPr>
        <w:tabs>
          <w:tab w:val="clear" w:pos="9360"/>
        </w:tabs>
        <w:spacing w:line="240" w:lineRule="auto"/>
        <w:textAlignment w:val="auto"/>
      </w:pPr>
      <w:r w:rsidRPr="002900D0">
        <w:t xml:space="preserve">C2 </w:t>
      </w:r>
      <w:r>
        <w:t xml:space="preserve">also </w:t>
      </w:r>
      <w:r w:rsidRPr="002900D0">
        <w:t>conducted 12 2-day trainings for governorate council members on budgeting and a Fiscal Reform</w:t>
      </w:r>
      <w:r>
        <w:t xml:space="preserve"> Project</w:t>
      </w:r>
      <w:r w:rsidRPr="002900D0">
        <w:t xml:space="preserve"> developed manual about budget formulation.   </w:t>
      </w:r>
    </w:p>
    <w:p w14:paraId="7D97C939" w14:textId="77777777" w:rsidR="00DA3054" w:rsidRPr="002900D0" w:rsidRDefault="00DA3054" w:rsidP="00C335FE">
      <w:pPr>
        <w:pStyle w:val="ListParagraph"/>
        <w:numPr>
          <w:ilvl w:val="0"/>
          <w:numId w:val="27"/>
        </w:numPr>
        <w:tabs>
          <w:tab w:val="clear" w:pos="9360"/>
        </w:tabs>
        <w:spacing w:line="240" w:lineRule="auto"/>
        <w:textAlignment w:val="auto"/>
      </w:pPr>
      <w:r w:rsidRPr="002900D0">
        <w:t xml:space="preserve">To assess trainings, CITIES conducts pre and post evaluations. The last training </w:t>
      </w:r>
      <w:r>
        <w:t>attempted to assess</w:t>
      </w:r>
      <w:r w:rsidRPr="002900D0">
        <w:t xml:space="preserve"> buy in of financial staff </w:t>
      </w:r>
      <w:r>
        <w:t xml:space="preserve">and commitment </w:t>
      </w:r>
      <w:r w:rsidRPr="002900D0">
        <w:t>to adopt corrective actions.</w:t>
      </w:r>
      <w:r>
        <w:t xml:space="preserve"> </w:t>
      </w:r>
      <w:r w:rsidRPr="00C83954">
        <w:t>In general, muni</w:t>
      </w:r>
      <w:r>
        <w:t>cipal staff are interested</w:t>
      </w:r>
      <w:r w:rsidRPr="00C83954">
        <w:t xml:space="preserve"> and responsive. Educated young mangers tend to be less resistant to change.</w:t>
      </w:r>
    </w:p>
    <w:p w14:paraId="430F783B" w14:textId="77777777" w:rsidR="00DA3054" w:rsidRPr="00C83954" w:rsidRDefault="00DA3054" w:rsidP="00DA3054"/>
    <w:p w14:paraId="43845842" w14:textId="77777777" w:rsidR="00DA3054" w:rsidRPr="00C83954" w:rsidRDefault="00DA3054" w:rsidP="00DA3054">
      <w:r w:rsidRPr="002900D0">
        <w:rPr>
          <w:u w:val="single"/>
        </w:rPr>
        <w:t>H</w:t>
      </w:r>
      <w:r>
        <w:rPr>
          <w:u w:val="single"/>
        </w:rPr>
        <w:t xml:space="preserve">uman </w:t>
      </w:r>
      <w:r w:rsidRPr="002900D0">
        <w:rPr>
          <w:u w:val="single"/>
        </w:rPr>
        <w:t>R</w:t>
      </w:r>
      <w:r>
        <w:rPr>
          <w:u w:val="single"/>
        </w:rPr>
        <w:t>esources:</w:t>
      </w:r>
      <w:r w:rsidRPr="00C83954">
        <w:t xml:space="preserve"> C2 completed 19 HR audits.  </w:t>
      </w:r>
    </w:p>
    <w:p w14:paraId="473ABA3C" w14:textId="77777777" w:rsidR="00DA3054" w:rsidRPr="00C83954" w:rsidRDefault="00DA3054" w:rsidP="00DA3054"/>
    <w:p w14:paraId="33077CF8" w14:textId="77777777" w:rsidR="00DA3054" w:rsidRPr="00C83954" w:rsidRDefault="00DA3054" w:rsidP="00DA3054">
      <w:r w:rsidRPr="00C83954">
        <w:t xml:space="preserve">There is a connection between financial scoring and </w:t>
      </w:r>
      <w:r>
        <w:t xml:space="preserve">C2 </w:t>
      </w:r>
      <w:r w:rsidRPr="00C83954">
        <w:t xml:space="preserve">activities. C2 is planning to work on cash flow, revenue tracking, </w:t>
      </w:r>
      <w:r>
        <w:t xml:space="preserve">and </w:t>
      </w:r>
      <w:r w:rsidRPr="00C83954">
        <w:t>budget formulation.</w:t>
      </w:r>
    </w:p>
    <w:p w14:paraId="41520285" w14:textId="77777777" w:rsidR="00DA3054" w:rsidRPr="00C83954" w:rsidRDefault="00DA3054" w:rsidP="00DA3054">
      <w:pPr>
        <w:ind w:left="360"/>
        <w:rPr>
          <w:u w:val="single"/>
        </w:rPr>
      </w:pPr>
    </w:p>
    <w:p w14:paraId="02378CA6" w14:textId="77777777" w:rsidR="00DA3054" w:rsidRPr="00C83954" w:rsidRDefault="00DA3054" w:rsidP="00DA3054">
      <w:r w:rsidRPr="00C83954">
        <w:rPr>
          <w:u w:val="single"/>
        </w:rPr>
        <w:t>Challenges:</w:t>
      </w:r>
      <w:r>
        <w:t xml:space="preserve"> </w:t>
      </w:r>
      <w:r w:rsidRPr="00C83954">
        <w:t>C2 lead said</w:t>
      </w:r>
      <w:r>
        <w:t xml:space="preserve"> he expects</w:t>
      </w:r>
      <w:r w:rsidRPr="00C83954">
        <w:t xml:space="preserve"> </w:t>
      </w:r>
      <w:r>
        <w:t xml:space="preserve">some </w:t>
      </w:r>
      <w:r w:rsidRPr="00C83954">
        <w:t>challenge</w:t>
      </w:r>
      <w:r>
        <w:t>s with having</w:t>
      </w:r>
      <w:r w:rsidRPr="00C83954">
        <w:t xml:space="preserve"> municipal staff adopt corrective actions without </w:t>
      </w:r>
      <w:r>
        <w:t xml:space="preserve">the provision of </w:t>
      </w:r>
      <w:r w:rsidRPr="00C83954">
        <w:t xml:space="preserve">financial incentives. </w:t>
      </w:r>
    </w:p>
    <w:p w14:paraId="281B7819" w14:textId="77777777" w:rsidR="00DA3054" w:rsidRPr="00C83954" w:rsidRDefault="00DA3054" w:rsidP="00DA3054">
      <w:pPr>
        <w:ind w:left="360"/>
        <w:rPr>
          <w:b/>
        </w:rPr>
      </w:pPr>
    </w:p>
    <w:p w14:paraId="40DB2EFA" w14:textId="77777777" w:rsidR="00DA3054" w:rsidRDefault="00DA3054" w:rsidP="00DA3054">
      <w:r w:rsidRPr="00C83954">
        <w:t>Another challenge relates</w:t>
      </w:r>
      <w:r>
        <w:t xml:space="preserve"> to Mo</w:t>
      </w:r>
      <w:r w:rsidRPr="00C83954">
        <w:t xml:space="preserve">MA’s slow process. C2 is planning to train financial managers, HR, local council members, </w:t>
      </w:r>
      <w:r>
        <w:t xml:space="preserve">and </w:t>
      </w:r>
      <w:r w:rsidRPr="00C83954">
        <w:t>MLD</w:t>
      </w:r>
      <w:r>
        <w:t>Us. These trainee groups refer to</w:t>
      </w:r>
      <w:r w:rsidRPr="00C83954">
        <w:t xml:space="preserve"> different unit</w:t>
      </w:r>
      <w:r>
        <w:t>s at</w:t>
      </w:r>
      <w:r w:rsidRPr="00C83954">
        <w:t xml:space="preserve"> MoMA who are slow to respond and coordinate.</w:t>
      </w:r>
    </w:p>
    <w:p w14:paraId="33A5F9C6" w14:textId="77777777" w:rsidR="00DA3054" w:rsidRDefault="00DA3054" w:rsidP="00DA3054"/>
    <w:p w14:paraId="23E26760" w14:textId="0C232BD4" w:rsidR="00DA3054" w:rsidRPr="005667F2" w:rsidRDefault="00DA3054" w:rsidP="00DA3054">
      <w:r w:rsidRPr="00C83954">
        <w:t>In terms of progress,</w:t>
      </w:r>
      <w:r>
        <w:t xml:space="preserve"> two activities are derailed</w:t>
      </w:r>
      <w:r w:rsidRPr="00C83954">
        <w:t>: The development of local council manual of control. C2 lead asked for the activity to be removed</w:t>
      </w:r>
      <w:r>
        <w:t xml:space="preserve"> because</w:t>
      </w:r>
      <w:r w:rsidRPr="00C83954">
        <w:t xml:space="preserve"> there is no need for a manual.  The decentralization unit will develop a manual for all councils that will cover all reg</w:t>
      </w:r>
      <w:r>
        <w:t>ulations. Another activity that will be</w:t>
      </w:r>
      <w:r w:rsidRPr="00C83954">
        <w:t xml:space="preserve"> delayed is the training activity for executive managers. </w:t>
      </w:r>
    </w:p>
    <w:p w14:paraId="05CDA04A" w14:textId="77777777" w:rsidR="005667F2" w:rsidRPr="00C00525" w:rsidRDefault="005667F2" w:rsidP="005667F2">
      <w:pPr>
        <w:pStyle w:val="Heading5"/>
      </w:pPr>
      <w:r w:rsidRPr="00C00525">
        <w:t xml:space="preserve">Component 3 </w:t>
      </w:r>
    </w:p>
    <w:p w14:paraId="3C8AD9E0" w14:textId="77777777" w:rsidR="005667F2" w:rsidRDefault="005667F2" w:rsidP="005667F2">
      <w:r w:rsidRPr="00C83954">
        <w:rPr>
          <w:u w:val="single"/>
        </w:rPr>
        <w:t>C3 Indicators</w:t>
      </w:r>
      <w:r w:rsidRPr="00C83954">
        <w:t>:</w:t>
      </w:r>
      <w:r>
        <w:t xml:space="preserve"> C3 lead said that C3 is meeting its targets for</w:t>
      </w:r>
      <w:r w:rsidRPr="00C83954">
        <w:t xml:space="preserve"> indicators relating to public forums.  </w:t>
      </w:r>
      <w:r>
        <w:t xml:space="preserve">The definition of public forum is an event attended by </w:t>
      </w:r>
      <w:r w:rsidRPr="00C83954">
        <w:t>more than 16 co</w:t>
      </w:r>
      <w:r>
        <w:t>mmunity members</w:t>
      </w:r>
      <w:r w:rsidRPr="00C83954">
        <w:t>. C3 reached 70</w:t>
      </w:r>
      <w:r>
        <w:t xml:space="preserve"> public forums</w:t>
      </w:r>
      <w:r w:rsidRPr="00C83954">
        <w:t xml:space="preserve"> instead of the </w:t>
      </w:r>
      <w:r>
        <w:t>targeted</w:t>
      </w:r>
      <w:r w:rsidRPr="00C83954">
        <w:t xml:space="preserve"> 66 because of this year’s SDIP meetings. MCOGs are also counted towards “avenues for youth” because youth are represented on the </w:t>
      </w:r>
      <w:r>
        <w:t>Groups</w:t>
      </w:r>
      <w:r w:rsidRPr="00C83954">
        <w:t xml:space="preserve">. </w:t>
      </w:r>
    </w:p>
    <w:p w14:paraId="35D5398C" w14:textId="77777777" w:rsidR="005667F2" w:rsidRDefault="005667F2" w:rsidP="005667F2"/>
    <w:p w14:paraId="500D7B29" w14:textId="77777777" w:rsidR="005667F2" w:rsidRDefault="005667F2" w:rsidP="005667F2">
      <w:r>
        <w:t>C3 lead said that w</w:t>
      </w:r>
      <w:r w:rsidRPr="00C83954">
        <w:t>hen MCOGs hold meetings with</w:t>
      </w:r>
      <w:r>
        <w:t xml:space="preserve"> the</w:t>
      </w:r>
      <w:r w:rsidRPr="00C83954">
        <w:t xml:space="preserve"> community, events are similar to townhall meetings. In Jafer for example, one of the meetings with community members</w:t>
      </w:r>
      <w:r>
        <w:t xml:space="preserve"> was able to attract</w:t>
      </w:r>
      <w:r w:rsidRPr="00C83954">
        <w:t xml:space="preserve"> 55 people. </w:t>
      </w:r>
    </w:p>
    <w:p w14:paraId="303AC2CA" w14:textId="77777777" w:rsidR="005667F2" w:rsidRDefault="005667F2" w:rsidP="005667F2"/>
    <w:p w14:paraId="594F92A0" w14:textId="77777777" w:rsidR="005667F2" w:rsidRPr="00C83954" w:rsidRDefault="005667F2" w:rsidP="005667F2">
      <w:r>
        <w:t>The</w:t>
      </w:r>
      <w:r w:rsidRPr="00C83954">
        <w:t xml:space="preserve"> formation of the MCOG</w:t>
      </w:r>
      <w:r>
        <w:t xml:space="preserve">s could be counted towards indicator </w:t>
      </w:r>
      <w:r w:rsidRPr="00C83954">
        <w:t>1.3</w:t>
      </w:r>
      <w:r>
        <w:t xml:space="preserve"> on Municipality Serviced Orientation toward Individual Citizens</w:t>
      </w:r>
      <w:r w:rsidRPr="00C83954">
        <w:t xml:space="preserve"> in the</w:t>
      </w:r>
      <w:r>
        <w:t xml:space="preserve"> MICA</w:t>
      </w:r>
      <w:r w:rsidRPr="00C83954">
        <w:t xml:space="preserve"> tool.</w:t>
      </w:r>
    </w:p>
    <w:p w14:paraId="5CB8FCC2" w14:textId="77777777" w:rsidR="005667F2" w:rsidRPr="00C83954" w:rsidRDefault="005667F2" w:rsidP="005667F2"/>
    <w:p w14:paraId="3FC58940" w14:textId="77777777" w:rsidR="005667F2" w:rsidRDefault="005667F2" w:rsidP="005667F2">
      <w:r w:rsidRPr="00C83954">
        <w:rPr>
          <w:u w:val="single"/>
        </w:rPr>
        <w:t>Challenges</w:t>
      </w:r>
      <w:r w:rsidRPr="00C83954">
        <w:t xml:space="preserve">: </w:t>
      </w:r>
      <w:r>
        <w:t>These include:</w:t>
      </w:r>
    </w:p>
    <w:p w14:paraId="182F2FDF" w14:textId="77777777" w:rsidR="005667F2" w:rsidRDefault="005667F2" w:rsidP="00C335FE">
      <w:pPr>
        <w:pStyle w:val="ListParagraph"/>
        <w:numPr>
          <w:ilvl w:val="0"/>
          <w:numId w:val="28"/>
        </w:numPr>
        <w:tabs>
          <w:tab w:val="clear" w:pos="9360"/>
        </w:tabs>
        <w:spacing w:line="240" w:lineRule="auto"/>
        <w:textAlignment w:val="auto"/>
      </w:pPr>
      <w:r>
        <w:t>M</w:t>
      </w:r>
      <w:r w:rsidRPr="001B79A4">
        <w:t>unicipalities dropping out of the project</w:t>
      </w:r>
      <w:r>
        <w:t>;</w:t>
      </w:r>
      <w:r w:rsidRPr="001B79A4">
        <w:t xml:space="preserve"> </w:t>
      </w:r>
    </w:p>
    <w:p w14:paraId="654C4CC2" w14:textId="77777777" w:rsidR="005667F2" w:rsidRDefault="005667F2" w:rsidP="00C335FE">
      <w:pPr>
        <w:pStyle w:val="ListParagraph"/>
        <w:numPr>
          <w:ilvl w:val="0"/>
          <w:numId w:val="28"/>
        </w:numPr>
        <w:tabs>
          <w:tab w:val="clear" w:pos="9360"/>
        </w:tabs>
        <w:spacing w:line="240" w:lineRule="auto"/>
        <w:textAlignment w:val="auto"/>
      </w:pPr>
      <w:r>
        <w:t>W</w:t>
      </w:r>
      <w:r w:rsidRPr="001B79A4">
        <w:t>eak MCOGs</w:t>
      </w:r>
      <w:r>
        <w:t xml:space="preserve"> that</w:t>
      </w:r>
      <w:r w:rsidRPr="001B79A4">
        <w:t xml:space="preserve"> </w:t>
      </w:r>
      <w:r>
        <w:t>need to be more closely</w:t>
      </w:r>
      <w:r w:rsidRPr="001B79A4">
        <w:t xml:space="preserve"> supported</w:t>
      </w:r>
      <w:r>
        <w:t xml:space="preserve"> </w:t>
      </w:r>
      <w:r w:rsidRPr="001B79A4">
        <w:t>and encourage</w:t>
      </w:r>
      <w:r>
        <w:t xml:space="preserve">d </w:t>
      </w:r>
      <w:r w:rsidRPr="001B79A4">
        <w:t>to remain active</w:t>
      </w:r>
      <w:r>
        <w:t>;</w:t>
      </w:r>
      <w:r w:rsidRPr="001B79A4">
        <w:t xml:space="preserve"> </w:t>
      </w:r>
    </w:p>
    <w:p w14:paraId="3B29AB02" w14:textId="77777777" w:rsidR="005667F2" w:rsidRDefault="005667F2" w:rsidP="00C335FE">
      <w:pPr>
        <w:pStyle w:val="ListParagraph"/>
        <w:numPr>
          <w:ilvl w:val="0"/>
          <w:numId w:val="28"/>
        </w:numPr>
        <w:tabs>
          <w:tab w:val="clear" w:pos="9360"/>
        </w:tabs>
        <w:spacing w:line="240" w:lineRule="auto"/>
        <w:textAlignment w:val="auto"/>
      </w:pPr>
      <w:r w:rsidRPr="001B79A4">
        <w:t>Oth</w:t>
      </w:r>
      <w:r>
        <w:t>er donors</w:t>
      </w:r>
      <w:r w:rsidRPr="001B79A4">
        <w:t xml:space="preserve"> hav</w:t>
      </w:r>
      <w:r>
        <w:t>e committees in municipalities whose work will need to be coordinated and followed up on; and</w:t>
      </w:r>
    </w:p>
    <w:p w14:paraId="48924138" w14:textId="77777777" w:rsidR="005667F2" w:rsidRPr="001B79A4" w:rsidRDefault="005667F2" w:rsidP="00C335FE">
      <w:pPr>
        <w:pStyle w:val="ListParagraph"/>
        <w:numPr>
          <w:ilvl w:val="0"/>
          <w:numId w:val="28"/>
        </w:numPr>
        <w:tabs>
          <w:tab w:val="clear" w:pos="9360"/>
        </w:tabs>
        <w:spacing w:line="240" w:lineRule="auto"/>
        <w:textAlignment w:val="auto"/>
      </w:pPr>
      <w:r>
        <w:t>The</w:t>
      </w:r>
      <w:r w:rsidRPr="001B79A4">
        <w:t xml:space="preserve"> component’s ability to captu</w:t>
      </w:r>
      <w:r>
        <w:t>re information relating to its own</w:t>
      </w:r>
      <w:r w:rsidRPr="001B79A4">
        <w:t xml:space="preserve"> activities. </w:t>
      </w:r>
    </w:p>
    <w:p w14:paraId="2DDCE4DA" w14:textId="77777777" w:rsidR="005667F2" w:rsidRPr="00C83954" w:rsidRDefault="005667F2" w:rsidP="005667F2"/>
    <w:p w14:paraId="0E443B11" w14:textId="77777777" w:rsidR="005667F2" w:rsidRPr="00C83954" w:rsidRDefault="005667F2" w:rsidP="005667F2">
      <w:r w:rsidRPr="00C83954">
        <w:t>Awareness sessions will be held on the subject of budgets. People need to understand the limits of municipal action and</w:t>
      </w:r>
      <w:r>
        <w:t xml:space="preserve"> the responsibilities they bear as citizens, including the responsibility to pay taxes. </w:t>
      </w:r>
      <w:r w:rsidRPr="00C83954">
        <w:t>Community members should also understand the municipality’s financial cycle, who approves it and how it’s approved.</w:t>
      </w:r>
    </w:p>
    <w:p w14:paraId="6A9AB3AB" w14:textId="77777777" w:rsidR="005667F2" w:rsidRPr="00C83954" w:rsidRDefault="005667F2" w:rsidP="005667F2"/>
    <w:p w14:paraId="4BEBA5AD" w14:textId="77777777" w:rsidR="005667F2" w:rsidRDefault="005667F2" w:rsidP="005667F2">
      <w:r w:rsidRPr="00C83954">
        <w:t xml:space="preserve">Eight municipalities are already sharing their budgets with their communities.  More effort is needed for full-fledged participatory budgeting. </w:t>
      </w:r>
    </w:p>
    <w:p w14:paraId="2A3FAFAC" w14:textId="77777777" w:rsidR="005667F2" w:rsidRDefault="005667F2" w:rsidP="005667F2"/>
    <w:p w14:paraId="36D0DD7C" w14:textId="3617CC58" w:rsidR="005667F2" w:rsidRPr="005667F2" w:rsidRDefault="005667F2" w:rsidP="00DA3054">
      <w:r w:rsidRPr="00C83954">
        <w:t>Moving forward consultative sessions and capacity building are needed to build communication tools the MCOG</w:t>
      </w:r>
      <w:r>
        <w:t xml:space="preserve"> already</w:t>
      </w:r>
      <w:r w:rsidRPr="00C83954">
        <w:t xml:space="preserve"> identified including townhall meetings and</w:t>
      </w:r>
      <w:r>
        <w:t xml:space="preserve"> </w:t>
      </w:r>
      <w:r w:rsidRPr="00C83954">
        <w:t xml:space="preserve">community </w:t>
      </w:r>
      <w:r>
        <w:t>members databases.</w:t>
      </w:r>
      <w:r w:rsidRPr="00C83954">
        <w:t xml:space="preserve"> Automated data with report generating capabilities is</w:t>
      </w:r>
      <w:r>
        <w:t xml:space="preserve"> also</w:t>
      </w:r>
      <w:r w:rsidRPr="00C83954">
        <w:t xml:space="preserve"> needed.</w:t>
      </w:r>
    </w:p>
    <w:p w14:paraId="3FA48207" w14:textId="77777777" w:rsidR="00DA3054" w:rsidRPr="002B4001" w:rsidRDefault="00DA3054" w:rsidP="00DA3054">
      <w:pPr>
        <w:pStyle w:val="Heading5"/>
      </w:pPr>
      <w:r w:rsidRPr="002B4001">
        <w:t>Component 4</w:t>
      </w:r>
    </w:p>
    <w:p w14:paraId="251D15B5" w14:textId="77777777" w:rsidR="00DA3054" w:rsidRPr="00C83954" w:rsidRDefault="00DA3054" w:rsidP="00DA3054">
      <w:r w:rsidRPr="00C83954">
        <w:t xml:space="preserve"> </w:t>
      </w:r>
      <w:r w:rsidRPr="00C83954">
        <w:rPr>
          <w:u w:val="single"/>
        </w:rPr>
        <w:t>TTCs Identification Approach and Progress:</w:t>
      </w:r>
      <w:r w:rsidRPr="00C83954">
        <w:t xml:space="preserve"> </w:t>
      </w:r>
      <w:r>
        <w:t>The TTC</w:t>
      </w:r>
      <w:r w:rsidRPr="00C83954">
        <w:t xml:space="preserve"> profiles</w:t>
      </w:r>
      <w:r>
        <w:t xml:space="preserve"> for 23 municipalities are complete</w:t>
      </w:r>
      <w:r w:rsidRPr="00C83954">
        <w:t>.  Salt and Madaba</w:t>
      </w:r>
      <w:r>
        <w:t xml:space="preserve"> have just been finalized</w:t>
      </w:r>
      <w:r w:rsidRPr="00C83954">
        <w:t xml:space="preserve">. </w:t>
      </w:r>
    </w:p>
    <w:p w14:paraId="67D683BD" w14:textId="77777777" w:rsidR="00DA3054" w:rsidRPr="00C83954" w:rsidRDefault="00DA3054" w:rsidP="00DA3054"/>
    <w:p w14:paraId="2B88D256" w14:textId="77777777" w:rsidR="00DA3054" w:rsidRPr="00C83954" w:rsidRDefault="00DA3054" w:rsidP="00DA3054">
      <w:r>
        <w:t xml:space="preserve">This Activity’s </w:t>
      </w:r>
      <w:r w:rsidRPr="00C83954">
        <w:t>framework is discussed and set with the</w:t>
      </w:r>
      <w:r>
        <w:t xml:space="preserve"> mayor and MCOG</w:t>
      </w:r>
      <w:r w:rsidRPr="00C83954">
        <w:t xml:space="preserve">. This includes one or more meetings with </w:t>
      </w:r>
      <w:r>
        <w:t xml:space="preserve">the </w:t>
      </w:r>
      <w:r w:rsidRPr="00C83954">
        <w:t>mayor or staff to explain</w:t>
      </w:r>
      <w:r>
        <w:t xml:space="preserve"> the</w:t>
      </w:r>
      <w:r w:rsidRPr="00C83954">
        <w:t xml:space="preserve"> approach and decide on when to hold the exploration meeting with the community. About 25-30 c</w:t>
      </w:r>
      <w:r>
        <w:t>ommunity members</w:t>
      </w:r>
      <w:r w:rsidRPr="00C83954">
        <w:t xml:space="preserve"> attend</w:t>
      </w:r>
      <w:r>
        <w:t xml:space="preserve"> usually</w:t>
      </w:r>
      <w:r w:rsidRPr="00C83954">
        <w:t xml:space="preserve"> in addition to municipal council or governorate council member</w:t>
      </w:r>
      <w:r>
        <w:t>s</w:t>
      </w:r>
      <w:r w:rsidRPr="00C83954">
        <w:t xml:space="preserve"> who also invite people</w:t>
      </w:r>
      <w:r>
        <w:t xml:space="preserve"> to join</w:t>
      </w:r>
      <w:r w:rsidRPr="00C83954">
        <w:t xml:space="preserve">. </w:t>
      </w:r>
    </w:p>
    <w:p w14:paraId="3AF9FD91" w14:textId="77777777" w:rsidR="00DA3054" w:rsidRPr="00C83954" w:rsidRDefault="00DA3054" w:rsidP="00DA3054"/>
    <w:p w14:paraId="238172BA" w14:textId="77777777" w:rsidR="00DA3054" w:rsidRPr="00C83954" w:rsidRDefault="00DA3054" w:rsidP="00DA3054">
      <w:r w:rsidRPr="00C83954">
        <w:t xml:space="preserve">During </w:t>
      </w:r>
      <w:r>
        <w:t xml:space="preserve">communal </w:t>
      </w:r>
      <w:r w:rsidRPr="00C83954">
        <w:t>sessions, CITIES staff ask community members to visualize a cohesive community, and then ask them to</w:t>
      </w:r>
      <w:r>
        <w:t xml:space="preserve"> focus on their community and</w:t>
      </w:r>
      <w:r w:rsidRPr="00C83954">
        <w:t xml:space="preserve"> identify factors that </w:t>
      </w:r>
      <w:r>
        <w:t xml:space="preserve">would </w:t>
      </w:r>
      <w:r w:rsidRPr="00C83954">
        <w:t xml:space="preserve">strengthen cohesion. Threats are categorized as either service related or </w:t>
      </w:r>
      <w:r>
        <w:t>social</w:t>
      </w:r>
      <w:r w:rsidRPr="00C83954">
        <w:t>. Service related threats are divided to municipal services and other public services. Public services cover transportation and education, water and electricity. The social category of threats includes general threats and youth and women</w:t>
      </w:r>
      <w:r>
        <w:t xml:space="preserve"> related</w:t>
      </w:r>
      <w:r w:rsidRPr="00C83954">
        <w:t xml:space="preserve"> subsets. </w:t>
      </w:r>
      <w:r>
        <w:t>Community members</w:t>
      </w:r>
      <w:r w:rsidRPr="00C83954">
        <w:t xml:space="preserve"> are also asked to identify stressors on relationships including that with the municipality.  </w:t>
      </w:r>
    </w:p>
    <w:p w14:paraId="381B1540" w14:textId="77777777" w:rsidR="00DA3054" w:rsidRPr="00C83954" w:rsidRDefault="00DA3054" w:rsidP="00DA3054"/>
    <w:p w14:paraId="020AFD43" w14:textId="77777777" w:rsidR="00DA3054" w:rsidRPr="00C83954" w:rsidRDefault="00DA3054" w:rsidP="00DA3054">
      <w:r>
        <w:t>Through their efforts, C4</w:t>
      </w:r>
      <w:r w:rsidRPr="00C83954">
        <w:t xml:space="preserve"> staff try to construct an understanding of what the threats in the community are. In Dleil for example, community members complained they have issues with engaging youth. C4 staff try to under</w:t>
      </w:r>
      <w:r>
        <w:t xml:space="preserve">stand if this is a mere stressor that is </w:t>
      </w:r>
      <w:r w:rsidRPr="00C83954">
        <w:t xml:space="preserve">service related or a threat to cohesion. </w:t>
      </w:r>
      <w:r>
        <w:t>Sometimes service related stressors can morph into TTCs. According to C4 lead, t</w:t>
      </w:r>
      <w:r w:rsidRPr="00C83954">
        <w:t>ransportation can escalate and become a threat to cohe</w:t>
      </w:r>
      <w:r>
        <w:t>sion in a situation where</w:t>
      </w:r>
      <w:r w:rsidRPr="00C83954">
        <w:t xml:space="preserve"> a boy</w:t>
      </w:r>
      <w:r>
        <w:t xml:space="preserve"> for example, sees</w:t>
      </w:r>
      <w:r w:rsidRPr="00C83954">
        <w:t xml:space="preserve"> his sister in a private car with a stranger.  </w:t>
      </w:r>
    </w:p>
    <w:p w14:paraId="7AA2B1FA" w14:textId="77777777" w:rsidR="00DA3054" w:rsidRPr="00C83954" w:rsidRDefault="00DA3054" w:rsidP="00DA3054"/>
    <w:p w14:paraId="4E92BE54" w14:textId="77777777" w:rsidR="00DA3054" w:rsidRDefault="00DA3054" w:rsidP="00DA3054">
      <w:r w:rsidRPr="00C83954">
        <w:t>C4’s approach follows that of CITIES in terms of</w:t>
      </w:r>
      <w:r>
        <w:t xml:space="preserve"> first</w:t>
      </w:r>
      <w:r w:rsidRPr="00C83954">
        <w:t xml:space="preserve"> identifying and prioritizing issues within communities then deciding how to address them. Threats are compiled and reviewed through MCOGs and are then prioritized. </w:t>
      </w:r>
    </w:p>
    <w:p w14:paraId="6E9C8CAE" w14:textId="77777777" w:rsidR="00DA3054" w:rsidRDefault="00DA3054" w:rsidP="00DA3054"/>
    <w:p w14:paraId="06CDEC32" w14:textId="77777777" w:rsidR="00DA3054" w:rsidRPr="00C83954" w:rsidRDefault="00DA3054" w:rsidP="00DA3054">
      <w:r w:rsidRPr="00C83954">
        <w:t xml:space="preserve">Results revealed </w:t>
      </w:r>
      <w:r>
        <w:t xml:space="preserve">common </w:t>
      </w:r>
      <w:r w:rsidRPr="00C83954">
        <w:t xml:space="preserve">threats across all municipalities including the lack of public parks and lack of zoning. Common social issues include drugs. </w:t>
      </w:r>
    </w:p>
    <w:p w14:paraId="24EAECBE" w14:textId="77777777" w:rsidR="00DA3054" w:rsidRPr="00C83954" w:rsidRDefault="00DA3054" w:rsidP="00DA3054"/>
    <w:p w14:paraId="6388FFCD" w14:textId="77777777" w:rsidR="00DA3054" w:rsidRPr="00C83954" w:rsidRDefault="00DA3054" w:rsidP="00DA3054">
      <w:r w:rsidRPr="00C83954">
        <w:t>Priorities</w:t>
      </w:r>
      <w:r>
        <w:t xml:space="preserve"> however</w:t>
      </w:r>
      <w:r w:rsidRPr="00C83954">
        <w:t xml:space="preserve"> were difficult to identify. Social issues are easily ranked, but not other threats. Now C4 is working with MCOGs </w:t>
      </w:r>
      <w:r>
        <w:t>to decide</w:t>
      </w:r>
      <w:r w:rsidRPr="00C83954">
        <w:t xml:space="preserve"> the</w:t>
      </w:r>
      <w:r>
        <w:t xml:space="preserve"> nature of needed interventions</w:t>
      </w:r>
      <w:r w:rsidRPr="00C83954">
        <w:t>. In February</w:t>
      </w:r>
      <w:r>
        <w:t xml:space="preserve"> 2018</w:t>
      </w:r>
      <w:r w:rsidRPr="00C83954">
        <w:t xml:space="preserve"> C4 engaged the community in awareness sessions on the roles of municipal and local council members. Ninety-seven (97) sessions were held, one in each municipality with a total of 4055 attendants. C2 held awareness sessions on the roles of councils with council member while C4 held the sessions for community members. Five of these sessions targeted youth. C4 has then resumed its analysis on the threats to cohesion. To date</w:t>
      </w:r>
      <w:r>
        <w:t>,</w:t>
      </w:r>
      <w:r w:rsidRPr="00C83954">
        <w:t xml:space="preserve"> C4 has worked with 25 municipalities to identify threats to cohesion. In 18 municipalities the threats were ranked and in 14 appropriate interventions were identified. </w:t>
      </w:r>
    </w:p>
    <w:p w14:paraId="19CA3FF4" w14:textId="77777777" w:rsidR="00DA3054" w:rsidRPr="00C83954" w:rsidRDefault="00DA3054" w:rsidP="00DA3054"/>
    <w:p w14:paraId="7F043D5E" w14:textId="77777777" w:rsidR="00DA3054" w:rsidRPr="00C83954" w:rsidRDefault="00DA3054" w:rsidP="00DA3054">
      <w:r w:rsidRPr="00C83954">
        <w:t>Interventions</w:t>
      </w:r>
      <w:r>
        <w:t xml:space="preserve"> will</w:t>
      </w:r>
      <w:r w:rsidRPr="00C83954">
        <w:t xml:space="preserve"> include procurement or in</w:t>
      </w:r>
      <w:r>
        <w:t xml:space="preserve">-kind grants for the rehabilitation of parks, </w:t>
      </w:r>
      <w:r w:rsidRPr="00C83954">
        <w:t>soccer fields, multipurpose room</w:t>
      </w:r>
      <w:r>
        <w:t>s</w:t>
      </w:r>
      <w:r w:rsidRPr="00C83954">
        <w:t xml:space="preserve">, </w:t>
      </w:r>
      <w:r>
        <w:t>and youth</w:t>
      </w:r>
      <w:r w:rsidRPr="00C83954">
        <w:t xml:space="preserve"> centers.  On </w:t>
      </w:r>
      <w:r>
        <w:t>the “</w:t>
      </w:r>
      <w:r w:rsidRPr="00C83954">
        <w:t>softer</w:t>
      </w:r>
      <w:r>
        <w:t xml:space="preserve">” side of possible activities are </w:t>
      </w:r>
      <w:r w:rsidRPr="00C83954">
        <w:t>awarenes</w:t>
      </w:r>
      <w:r>
        <w:t>s and cleanliness campaigns, the formation of youth groups and the facilitation of</w:t>
      </w:r>
      <w:r w:rsidRPr="00C83954">
        <w:t xml:space="preserve"> meetings with stakeholders such as cattl</w:t>
      </w:r>
      <w:r>
        <w:t>e owners and municipal staff. C4</w:t>
      </w:r>
      <w:r w:rsidRPr="00C83954">
        <w:t xml:space="preserve"> </w:t>
      </w:r>
      <w:r>
        <w:t>interfaces with</w:t>
      </w:r>
      <w:r w:rsidRPr="00C83954">
        <w:t xml:space="preserve"> LDUs </w:t>
      </w:r>
      <w:r>
        <w:t>to facilitate C4 activities.</w:t>
      </w:r>
      <w:r w:rsidRPr="00C83954">
        <w:t xml:space="preserve"> </w:t>
      </w:r>
    </w:p>
    <w:p w14:paraId="60B33529" w14:textId="77777777" w:rsidR="00DA3054" w:rsidRPr="00C83954" w:rsidRDefault="00DA3054" w:rsidP="00DA3054"/>
    <w:p w14:paraId="560B4308" w14:textId="77777777" w:rsidR="00DA3054" w:rsidRDefault="00DA3054" w:rsidP="00DA3054">
      <w:r w:rsidRPr="00C83954">
        <w:rPr>
          <w:u w:val="single"/>
        </w:rPr>
        <w:t>Challenges</w:t>
      </w:r>
      <w:r>
        <w:rPr>
          <w:u w:val="single"/>
        </w:rPr>
        <w:t xml:space="preserve"> and Changes</w:t>
      </w:r>
      <w:r w:rsidRPr="00C83954">
        <w:rPr>
          <w:u w:val="single"/>
        </w:rPr>
        <w:t>:</w:t>
      </w:r>
      <w:r>
        <w:t xml:space="preserve">  </w:t>
      </w:r>
      <w:r w:rsidRPr="00C83954">
        <w:t xml:space="preserve">C4 raises awareness about the importance of accountability and role of community in decentralization. </w:t>
      </w:r>
      <w:r>
        <w:t>Challenges include the high level of</w:t>
      </w:r>
      <w:r w:rsidRPr="00C83954">
        <w:t xml:space="preserve"> distrust between</w:t>
      </w:r>
      <w:r>
        <w:t xml:space="preserve"> administrative</w:t>
      </w:r>
      <w:r w:rsidRPr="00C83954">
        <w:t xml:space="preserve"> layers, and </w:t>
      </w:r>
      <w:r>
        <w:t xml:space="preserve">the widespread </w:t>
      </w:r>
      <w:r w:rsidRPr="00C83954">
        <w:t xml:space="preserve">misconception about roles and responsibilities. </w:t>
      </w:r>
    </w:p>
    <w:p w14:paraId="09175B48" w14:textId="77777777" w:rsidR="00DA3054" w:rsidRDefault="00DA3054" w:rsidP="00DA3054"/>
    <w:p w14:paraId="601596AC" w14:textId="77777777" w:rsidR="00DA3054" w:rsidRPr="00C83954" w:rsidRDefault="00DA3054" w:rsidP="00DA3054">
      <w:r>
        <w:t xml:space="preserve">Some municipalities are conservative. This limits the participation of women. </w:t>
      </w:r>
      <w:r w:rsidRPr="00C83954">
        <w:t>Jafar and H</w:t>
      </w:r>
      <w:r>
        <w:t>allabat for example of such communities.</w:t>
      </w:r>
      <w:r w:rsidRPr="00C83954">
        <w:t xml:space="preserve"> Women don’t attend sessions held by </w:t>
      </w:r>
      <w:r>
        <w:t>the P</w:t>
      </w:r>
      <w:r w:rsidRPr="00C83954">
        <w:t>roject.</w:t>
      </w:r>
    </w:p>
    <w:p w14:paraId="37422332" w14:textId="77777777" w:rsidR="00DA3054" w:rsidRPr="00C83954" w:rsidRDefault="00DA3054" w:rsidP="00DA3054"/>
    <w:p w14:paraId="7F4CFF6A" w14:textId="77777777" w:rsidR="00DA3054" w:rsidRDefault="00DA3054" w:rsidP="00DA3054">
      <w:r w:rsidRPr="00C83954">
        <w:t>In terms of knowledge management and how information is documented and reported,</w:t>
      </w:r>
      <w:r>
        <w:t xml:space="preserve"> the Project uses</w:t>
      </w:r>
      <w:r w:rsidRPr="00C83954">
        <w:t xml:space="preserve"> attendance sheets and pre and post evaluations. Activity tracking is documented in the</w:t>
      </w:r>
      <w:r>
        <w:t xml:space="preserve"> Municipal Action P</w:t>
      </w:r>
      <w:r w:rsidRPr="00C83954">
        <w:t>lans.</w:t>
      </w:r>
    </w:p>
    <w:p w14:paraId="47EF85EF" w14:textId="77777777" w:rsidR="00DA3054" w:rsidRDefault="00DA3054" w:rsidP="00DA3054"/>
    <w:p w14:paraId="423EE430" w14:textId="5069C553" w:rsidR="00DA3054" w:rsidRPr="00C83954" w:rsidRDefault="00DA3054" w:rsidP="00DA3054">
      <w:r w:rsidRPr="00C83954">
        <w:t>Conflict Management and Mitigation (CMM) was shifted</w:t>
      </w:r>
      <w:r>
        <w:t xml:space="preserve"> to</w:t>
      </w:r>
      <w:r w:rsidRPr="00C83954">
        <w:t xml:space="preserve"> year 3.</w:t>
      </w:r>
    </w:p>
    <w:p w14:paraId="01C4CC8C" w14:textId="77777777" w:rsidR="00DA3054" w:rsidRPr="00C00525" w:rsidRDefault="00DA3054" w:rsidP="00DA3054">
      <w:pPr>
        <w:pStyle w:val="Heading5"/>
      </w:pPr>
      <w:r w:rsidRPr="00C00525">
        <w:t>Meeting with CoP</w:t>
      </w:r>
    </w:p>
    <w:p w14:paraId="75E7D8CB" w14:textId="77777777" w:rsidR="00DA3054" w:rsidRDefault="00DA3054" w:rsidP="00DA3054">
      <w:r>
        <w:rPr>
          <w:u w:val="single"/>
        </w:rPr>
        <w:t>Challenges</w:t>
      </w:r>
      <w:r w:rsidRPr="00C83954">
        <w:rPr>
          <w:u w:val="single"/>
        </w:rPr>
        <w:t>:</w:t>
      </w:r>
      <w:r w:rsidRPr="00C83954">
        <w:t xml:space="preserve"> </w:t>
      </w:r>
      <w:r>
        <w:t>The CoP reported that t</w:t>
      </w:r>
      <w:r w:rsidRPr="00C83954">
        <w:t xml:space="preserve">he project is not where it should be in terms of outcomes or impact. Assessments have not been completed yet. </w:t>
      </w:r>
      <w:r>
        <w:t>C2</w:t>
      </w:r>
      <w:r w:rsidRPr="00C83954">
        <w:t xml:space="preserve"> activities h</w:t>
      </w:r>
      <w:r>
        <w:t>ave</w:t>
      </w:r>
      <w:r w:rsidRPr="00C83954">
        <w:t xml:space="preserve"> warded off relationship problems with municipalities. However, both mayors and communities are frustrated. The componen</w:t>
      </w:r>
      <w:r>
        <w:t>t leads</w:t>
      </w:r>
      <w:r w:rsidRPr="00C83954">
        <w:t xml:space="preserve"> are also frustrated because they are not </w:t>
      </w:r>
      <w:r>
        <w:t>able to implement</w:t>
      </w:r>
      <w:r w:rsidRPr="00C83954">
        <w:t xml:space="preserve"> activities yet. The MICA and SDIP processes are taking too long. Because grants have not been disbursed the project is negatively affected.</w:t>
      </w:r>
      <w:r>
        <w:t xml:space="preserve"> In October, the P</w:t>
      </w:r>
      <w:r w:rsidRPr="00C83954">
        <w:t xml:space="preserve">roject can make in kind donations. </w:t>
      </w:r>
    </w:p>
    <w:p w14:paraId="5A74DDF5" w14:textId="77777777" w:rsidR="00DA3054" w:rsidRDefault="00DA3054" w:rsidP="00DA3054"/>
    <w:p w14:paraId="5073D44C" w14:textId="77777777" w:rsidR="00DA3054" w:rsidRPr="00C83954" w:rsidRDefault="00DA3054" w:rsidP="00DA3054">
      <w:r w:rsidRPr="00175B01">
        <w:rPr>
          <w:u w:val="single"/>
        </w:rPr>
        <w:t>Upcoming Assistance:</w:t>
      </w:r>
      <w:r>
        <w:t xml:space="preserve"> </w:t>
      </w:r>
      <w:r w:rsidRPr="00C83954">
        <w:t>The grants manual is already approved. Grants will be branded as USAID CITIES grant</w:t>
      </w:r>
      <w:r>
        <w:t>s</w:t>
      </w:r>
      <w:r w:rsidRPr="00C83954">
        <w:t xml:space="preserve">. An issue to consider is who receives the credit for assistance and how does that affect public perception of municipalities. </w:t>
      </w:r>
    </w:p>
    <w:p w14:paraId="06A44EB7" w14:textId="77777777" w:rsidR="00DA3054" w:rsidRDefault="00DA3054" w:rsidP="00DA3054"/>
    <w:p w14:paraId="686C738E" w14:textId="77777777" w:rsidR="00DA3054" w:rsidRPr="00C83954" w:rsidRDefault="00DA3054" w:rsidP="00DA3054">
      <w:r>
        <w:t>The CoP reported that t</w:t>
      </w:r>
      <w:r w:rsidRPr="00C83954">
        <w:t>hirty percent</w:t>
      </w:r>
      <w:r>
        <w:t xml:space="preserve"> of each grant</w:t>
      </w:r>
      <w:r w:rsidRPr="00C83954">
        <w:t xml:space="preserve"> will be at the discretion of mayor</w:t>
      </w:r>
      <w:r>
        <w:t>s to spend as they</w:t>
      </w:r>
      <w:r w:rsidRPr="00C83954">
        <w:t xml:space="preserve"> see f</w:t>
      </w:r>
      <w:r>
        <w:t>it. Seventy thousand will be allocated for</w:t>
      </w:r>
      <w:r w:rsidRPr="00C83954">
        <w:t xml:space="preserve"> service delivery and another 70 thousand for community engagement and cohesion.</w:t>
      </w:r>
      <w:r>
        <w:t xml:space="preserve"> </w:t>
      </w:r>
      <w:r w:rsidRPr="00C83954">
        <w:t>1.5 million will be granted to CSOs to help municipalities move on social cohesion.</w:t>
      </w:r>
    </w:p>
    <w:p w14:paraId="239A0DD1" w14:textId="77777777" w:rsidR="00DA3054" w:rsidRPr="00C83954" w:rsidRDefault="00DA3054" w:rsidP="00DA3054"/>
    <w:p w14:paraId="6810CEBC" w14:textId="77777777" w:rsidR="00DA3054" w:rsidRPr="00C83954" w:rsidRDefault="00DA3054" w:rsidP="00DA3054">
      <w:r>
        <w:t>C2 is not tied to grants but can procure services</w:t>
      </w:r>
      <w:r w:rsidRPr="00C83954">
        <w:t xml:space="preserve">. C2 has a procurement plan (separate from grants) for organizational development. The component’s budget is 600k. Seven municipalities were selected to receive equipment, printers, and computers. </w:t>
      </w:r>
    </w:p>
    <w:p w14:paraId="67D7EAE5" w14:textId="77777777" w:rsidR="00DA3054" w:rsidRPr="00C83954" w:rsidRDefault="00DA3054" w:rsidP="00DA3054"/>
    <w:p w14:paraId="0522B7D2" w14:textId="653E4FD1" w:rsidR="00DA3054" w:rsidRPr="00C83954" w:rsidRDefault="00DA3054" w:rsidP="00DA3054">
      <w:r w:rsidRPr="00186902">
        <w:rPr>
          <w:u w:val="single"/>
        </w:rPr>
        <w:t>Coordination with other Donors:</w:t>
      </w:r>
      <w:r>
        <w:t xml:space="preserve"> </w:t>
      </w:r>
      <w:r w:rsidRPr="00C83954">
        <w:t>CITIES worked with the French to help devel</w:t>
      </w:r>
      <w:r>
        <w:t>op a financial observatory at Mo</w:t>
      </w:r>
      <w:r w:rsidRPr="00C83954">
        <w:t>MA. Cooperation between the CITIES and AFD is strong.</w:t>
      </w:r>
    </w:p>
    <w:p w14:paraId="354329A1" w14:textId="77777777" w:rsidR="00DA3054" w:rsidRPr="00C83954" w:rsidRDefault="00DA3054" w:rsidP="00DA3054"/>
    <w:p w14:paraId="6CA0D356" w14:textId="77777777" w:rsidR="00DA3054" w:rsidRPr="00C83954" w:rsidRDefault="00DA3054" w:rsidP="00DA3054"/>
    <w:p w14:paraId="70D87FE1" w14:textId="77777777" w:rsidR="00DA3054" w:rsidRPr="00C83954" w:rsidRDefault="00DA3054" w:rsidP="00DA3054"/>
    <w:p w14:paraId="0C298FC1" w14:textId="77777777" w:rsidR="00DA3054" w:rsidRDefault="00DA3054">
      <w:pPr>
        <w:spacing w:after="160" w:line="259" w:lineRule="auto"/>
        <w:jc w:val="left"/>
        <w:rPr>
          <w:rFonts w:eastAsiaTheme="majorEastAsia" w:cstheme="majorBidi"/>
          <w:b/>
          <w:smallCaps/>
          <w:color w:val="003478"/>
          <w:sz w:val="24"/>
        </w:rPr>
      </w:pPr>
      <w:r>
        <w:br w:type="page"/>
      </w:r>
    </w:p>
    <w:p w14:paraId="73DB165D" w14:textId="645AFA48" w:rsidR="002B5BC0" w:rsidRPr="00CC7C14" w:rsidRDefault="00884473" w:rsidP="002B5BC0">
      <w:pPr>
        <w:pStyle w:val="Heading3"/>
        <w:jc w:val="left"/>
      </w:pPr>
      <w:bookmarkStart w:id="145" w:name="_Annex_3:_Investigating_1"/>
      <w:bookmarkStart w:id="146" w:name="_Toc524597413"/>
      <w:bookmarkStart w:id="147" w:name="_Ref526248924"/>
      <w:bookmarkStart w:id="148" w:name="_Ref526248933"/>
      <w:bookmarkEnd w:id="145"/>
      <w:r>
        <w:t xml:space="preserve">Annex </w:t>
      </w:r>
      <w:r w:rsidR="00FE03E4">
        <w:t>2</w:t>
      </w:r>
      <w:r w:rsidR="00DA3054">
        <w:t xml:space="preserve">: </w:t>
      </w:r>
      <w:r w:rsidR="002B5BC0" w:rsidRPr="00CC7C14">
        <w:t>Investigating Scorer Agreement</w:t>
      </w:r>
      <w:bookmarkEnd w:id="143"/>
      <w:bookmarkEnd w:id="144"/>
      <w:bookmarkEnd w:id="146"/>
      <w:bookmarkEnd w:id="147"/>
      <w:bookmarkEnd w:id="148"/>
    </w:p>
    <w:p w14:paraId="34E4DB5C" w14:textId="7E6C8D52" w:rsidR="002B5BC0" w:rsidRPr="00CC7C14" w:rsidRDefault="002B5BC0" w:rsidP="002B5BC0">
      <w:bookmarkStart w:id="149" w:name="synthesizing-mica-scores"/>
      <w:bookmarkEnd w:id="149"/>
      <w:r w:rsidRPr="00CC7C14">
        <w:t>The Municipal Institutional Capacity Assessment (MICA) is CITIES’s primary tool for determining a municipality’s service delivery capacity. CITIES has described the tool as a way to “start a conversation” around its implementation approach in each of its municipalities. Change in the MICA scores is also the main outcome of interest for this evaluation, with the comparison of scores between CITIES treatment municipalities and the matched control municipalities serving as the main focus of the IE design.</w:t>
      </w:r>
      <w:r w:rsidRPr="00CC7C14">
        <w:rPr>
          <w:rStyle w:val="FootnoteReference"/>
        </w:rPr>
        <w:footnoteReference w:id="19"/>
      </w:r>
      <w:r w:rsidRPr="00CC7C14">
        <w:t xml:space="preserve"> Given the importance of MICA scoring for both implementation and estimation of CITIES’s impact, assessment of the MICA scores themselves is warranted to ensure reliable, minimally biased estimates.</w:t>
      </w:r>
    </w:p>
    <w:p w14:paraId="2576720F" w14:textId="77777777" w:rsidR="002B5BC0" w:rsidRPr="00CC7C14" w:rsidRDefault="002B5BC0" w:rsidP="002B5BC0"/>
    <w:p w14:paraId="4AC01723" w14:textId="568F4BC9" w:rsidR="002B5BC0" w:rsidRPr="00CC7C14" w:rsidRDefault="002B5BC0" w:rsidP="002B5BC0">
      <w:r w:rsidRPr="00CC7C14">
        <w:t>There is concern about measurement consistency with any data collection effort. Two reasonable people can interpret the same question in slightly different ways, which can affect the reliability of the overall measurement endeavor. In the case of the CITIES IE, the use of the MICA as a primary data source for this IE presents two main challenges: between team reliability and within team reliability.</w:t>
      </w:r>
    </w:p>
    <w:p w14:paraId="525B3636" w14:textId="77777777" w:rsidR="002B5BC0" w:rsidRPr="00CC7C14" w:rsidRDefault="002B5BC0" w:rsidP="002B5BC0"/>
    <w:p w14:paraId="464474D4" w14:textId="17866426" w:rsidR="002B5BC0" w:rsidRPr="00CC7C14" w:rsidRDefault="002B5BC0" w:rsidP="002B5BC0">
      <w:r w:rsidRPr="00CC7C14">
        <w:t>The evaluation team’s MICA scoring in control municipalities needed to be aligned with that of CITIES’s scoring in its treatment municipalities to ensure between-team comparability. The evaluation team and CITIES needed to have a similar understanding of each MICA item and how to apply MICA scores appropriately. To this end, the evaluation team received two training sessions with members of the CITIES team. The evaluation team also shadowed CITIES staff as they applied the MICA in six Mafraq governorate municipalities.</w:t>
      </w:r>
      <w:r w:rsidRPr="00CC7C14">
        <w:rPr>
          <w:rStyle w:val="FootnoteReference"/>
        </w:rPr>
        <w:footnoteReference w:id="20"/>
      </w:r>
      <w:r w:rsidRPr="00CC7C14">
        <w:t xml:space="preserve"> The goal of training with and shadowing CITIES staff was to minimize the variability between each group’s scores and overcome the challenge of each team implementing the MICA tool differently.</w:t>
      </w:r>
    </w:p>
    <w:p w14:paraId="19BCB47D" w14:textId="77777777" w:rsidR="002B5BC0" w:rsidRPr="00CC7C14" w:rsidRDefault="002B5BC0" w:rsidP="002B5BC0"/>
    <w:p w14:paraId="4B42BE0F" w14:textId="59A6E20E" w:rsidR="002B5BC0" w:rsidRPr="00CC7C14" w:rsidRDefault="7AA453DA" w:rsidP="7AA453DA">
      <w:r>
        <w:t>The second challenge MICA scoring presented as part of baseline data collection was within team, or inter-rater, reliability. Even though the IE team received training on how to employ the MICA tool, there could still be variability within the IE team on how to appropriately score the same municipality on the same measures. Beyond the training and guidance that the evaluation team received from CITIES, the MICA tool itself has guidance on how to apply scores for each item. For example, on MICA measurement 2.1, Technical Trainings in Service Delivery, the MICA tool provides the guidance to apply a score of 1 if, “The municipality occasionally organizes training on technical topics (e.g. maintenance infrastructure, maintenance of vehicles/equipment, SWM), at request [</w:t>
      </w:r>
      <w:r w:rsidRPr="7AA453DA">
        <w:rPr>
          <w:b/>
          <w:bCs/>
          <w:i/>
          <w:iCs/>
        </w:rPr>
        <w:t>sic</w:t>
      </w:r>
      <w:r>
        <w:t xml:space="preserve">].” This seems straight forward, but there are often cases where conditions on the ground are more ambiguous, </w:t>
      </w:r>
      <w:r w:rsidRPr="7AA453DA">
        <w:rPr>
          <w:rFonts w:eastAsia="Gill Sans MT" w:cs="Gill Sans MT"/>
          <w:szCs w:val="22"/>
        </w:rPr>
        <w:t>such as whether staff were actually able to provide services and their qualifications to do so</w:t>
      </w:r>
      <w:r>
        <w:t>. If there is a lot of variation within the IE team on what constitutes one score over another, assessment of the comparison municipalities could be biased as would comparison to CITIES’s treatment municipalities.</w:t>
      </w:r>
    </w:p>
    <w:p w14:paraId="5A822582" w14:textId="3720C3CA" w:rsidR="002B5BC0" w:rsidRPr="00CC7C14" w:rsidRDefault="002B5BC0" w:rsidP="002B5BC0">
      <w:r w:rsidRPr="00CC7C14">
        <w:t>Although the evaluation team used the same MICA tool as CITIES, the mode of entry differed. The evaluation team collected MICA data using an electronic Open Data Kit (ODK) survey. ODK is an open-source survey platform that is compatible with most mobile devices and can save data entry progress. The scoring process involves a series of interviews, relies on extensive notes, and, in general, took place over a few hours, with follow-up calls as needed. The evaluation team developed the ODK-version of the MICA tool to ensure standardization of entry and to develop a central database for scores. Enumerators took notes during the interview and then re-entered these into the ODK form the day after data collection. By limiting room for data entry error and having data uploaded as soon as it has been entered, the evaluation team in Jordan and at MSI in the US could easily check for issues, track data collection progress, and begin analyzing the scores. In addition to using ODK for the comparison counties, the evaluation team also used the ODK MICA tool to enter MICA scores from CITIES. Through this process, the evaluation team has all of the MICA scores in a single, uniformly formatted data set. For the comparison municipalities, the ODK MICA tool allows the evaluation team to see who scored which municipalities, when the scoring was started, when it ended, and output the data an in easy to analyze file type.</w:t>
      </w:r>
    </w:p>
    <w:p w14:paraId="4DE5C0D2" w14:textId="77777777" w:rsidR="002B5BC0" w:rsidRPr="00CC7C14" w:rsidRDefault="002B5BC0" w:rsidP="002B5BC0">
      <w:pPr>
        <w:pStyle w:val="BodyText"/>
        <w:rPr>
          <w:rFonts w:ascii="Gill Sans MT" w:hAnsi="Gill Sans MT"/>
        </w:rPr>
      </w:pPr>
      <w:r w:rsidRPr="00CC7C14">
        <w:rPr>
          <w:rFonts w:ascii="Gill Sans MT" w:hAnsi="Gill Sans MT"/>
        </w:rPr>
        <w:t xml:space="preserve"> </w:t>
      </w:r>
    </w:p>
    <w:p w14:paraId="022314E8" w14:textId="77777777" w:rsidR="002B5BC0" w:rsidRPr="00CC7C14" w:rsidRDefault="002B5BC0" w:rsidP="002B5BC0">
      <w:pPr>
        <w:pStyle w:val="Heading4"/>
      </w:pPr>
      <w:bookmarkStart w:id="150" w:name="assessing-reliability"/>
      <w:bookmarkEnd w:id="150"/>
      <w:r w:rsidRPr="00CC7C14">
        <w:t>Assessing Reliability</w:t>
      </w:r>
    </w:p>
    <w:p w14:paraId="16E5A8E1" w14:textId="77777777" w:rsidR="002B5BC0" w:rsidRPr="00CC7C14" w:rsidRDefault="002B5BC0" w:rsidP="002B5BC0">
      <w:pPr>
        <w:pStyle w:val="FirstParagraph"/>
      </w:pPr>
      <w:r w:rsidRPr="00CC7C14">
        <w:t>Before determining how to address inter-rater reliability, the evaluation team needed to know the magnitude of score variability. To assess how harmonized the IE team was on their MICA ratings, two or more team members scored the same municipality for the following 15 municipalities:</w:t>
      </w:r>
    </w:p>
    <w:p w14:paraId="6D7FFC8B" w14:textId="1DDD2B24" w:rsidR="00B746BA" w:rsidRDefault="00B746BA" w:rsidP="00B746BA">
      <w:pPr>
        <w:pStyle w:val="Caption"/>
        <w:keepNext/>
      </w:pPr>
      <w:bookmarkStart w:id="151" w:name="_Toc524532315"/>
      <w:r>
        <w:t xml:space="preserve">Table </w:t>
      </w:r>
      <w:r w:rsidR="001B50AE">
        <w:rPr>
          <w:noProof/>
        </w:rPr>
        <w:fldChar w:fldCharType="begin"/>
      </w:r>
      <w:r w:rsidR="001B50AE">
        <w:rPr>
          <w:noProof/>
        </w:rPr>
        <w:instrText xml:space="preserve"> SEQ Table \* ARABIC </w:instrText>
      </w:r>
      <w:r w:rsidR="001B50AE">
        <w:rPr>
          <w:noProof/>
        </w:rPr>
        <w:fldChar w:fldCharType="separate"/>
      </w:r>
      <w:r w:rsidR="00BB17D9">
        <w:rPr>
          <w:noProof/>
        </w:rPr>
        <w:t>12</w:t>
      </w:r>
      <w:r w:rsidR="001B50AE">
        <w:rPr>
          <w:noProof/>
        </w:rPr>
        <w:fldChar w:fldCharType="end"/>
      </w:r>
      <w:r>
        <w:t>: Number of Ratings per Comparison Municipality</w:t>
      </w:r>
      <w:bookmarkEnd w:id="151"/>
    </w:p>
    <w:tbl>
      <w:tblPr>
        <w:tblW w:w="2160" w:type="pct"/>
        <w:jc w:val="center"/>
        <w:tblLook w:val="07E0" w:firstRow="1" w:lastRow="1" w:firstColumn="1" w:lastColumn="1" w:noHBand="1" w:noVBand="1"/>
      </w:tblPr>
      <w:tblGrid>
        <w:gridCol w:w="2138"/>
        <w:gridCol w:w="1906"/>
      </w:tblGrid>
      <w:tr w:rsidR="002B5BC0" w:rsidRPr="00CC7C14" w14:paraId="6092FB96" w14:textId="77777777" w:rsidTr="00B746BA">
        <w:trPr>
          <w:jc w:val="center"/>
        </w:trPr>
        <w:tc>
          <w:tcPr>
            <w:tcW w:w="0" w:type="auto"/>
            <w:tcBorders>
              <w:bottom w:val="single" w:sz="0" w:space="0" w:color="auto"/>
            </w:tcBorders>
            <w:vAlign w:val="bottom"/>
          </w:tcPr>
          <w:p w14:paraId="038C73BF" w14:textId="77777777" w:rsidR="002B5BC0" w:rsidRPr="00CC7C14" w:rsidRDefault="002B5BC0" w:rsidP="00EC0782">
            <w:pPr>
              <w:pStyle w:val="Compact"/>
            </w:pPr>
            <w:r w:rsidRPr="00CC7C14">
              <w:t>Municipality</w:t>
            </w:r>
          </w:p>
        </w:tc>
        <w:tc>
          <w:tcPr>
            <w:tcW w:w="0" w:type="auto"/>
            <w:tcBorders>
              <w:bottom w:val="single" w:sz="0" w:space="0" w:color="auto"/>
            </w:tcBorders>
            <w:vAlign w:val="bottom"/>
          </w:tcPr>
          <w:p w14:paraId="3E410CC0" w14:textId="77777777" w:rsidR="002B5BC0" w:rsidRPr="00CC7C14" w:rsidRDefault="002B5BC0" w:rsidP="00EC0782">
            <w:pPr>
              <w:pStyle w:val="Compact"/>
              <w:jc w:val="right"/>
            </w:pPr>
            <w:r w:rsidRPr="00CC7C14">
              <w:t>Number of Ratings</w:t>
            </w:r>
          </w:p>
        </w:tc>
      </w:tr>
      <w:tr w:rsidR="002B5BC0" w:rsidRPr="00CC7C14" w14:paraId="7F0F1D8C" w14:textId="77777777" w:rsidTr="00B746BA">
        <w:trPr>
          <w:jc w:val="center"/>
        </w:trPr>
        <w:tc>
          <w:tcPr>
            <w:tcW w:w="0" w:type="auto"/>
          </w:tcPr>
          <w:p w14:paraId="01CAA188" w14:textId="77777777" w:rsidR="002B5BC0" w:rsidRPr="00CC7C14" w:rsidRDefault="002B5BC0" w:rsidP="00EC0782">
            <w:pPr>
              <w:pStyle w:val="Compact"/>
            </w:pPr>
            <w:r w:rsidRPr="00CC7C14">
              <w:t>Ain Albasha</w:t>
            </w:r>
          </w:p>
        </w:tc>
        <w:tc>
          <w:tcPr>
            <w:tcW w:w="0" w:type="auto"/>
          </w:tcPr>
          <w:p w14:paraId="55A3916E" w14:textId="77777777" w:rsidR="002B5BC0" w:rsidRPr="00CC7C14" w:rsidRDefault="002B5BC0" w:rsidP="00EC0782">
            <w:pPr>
              <w:pStyle w:val="Compact"/>
              <w:jc w:val="right"/>
            </w:pPr>
            <w:r w:rsidRPr="00CC7C14">
              <w:t>2</w:t>
            </w:r>
          </w:p>
        </w:tc>
      </w:tr>
      <w:tr w:rsidR="002B5BC0" w:rsidRPr="00CC7C14" w14:paraId="4E82062B" w14:textId="77777777" w:rsidTr="00B746BA">
        <w:trPr>
          <w:jc w:val="center"/>
        </w:trPr>
        <w:tc>
          <w:tcPr>
            <w:tcW w:w="0" w:type="auto"/>
          </w:tcPr>
          <w:p w14:paraId="01ED8CFB" w14:textId="77777777" w:rsidR="002B5BC0" w:rsidRPr="00CC7C14" w:rsidRDefault="002B5BC0" w:rsidP="00EC0782">
            <w:pPr>
              <w:pStyle w:val="Compact"/>
            </w:pPr>
            <w:r w:rsidRPr="00CC7C14">
              <w:t>Al Seru</w:t>
            </w:r>
          </w:p>
        </w:tc>
        <w:tc>
          <w:tcPr>
            <w:tcW w:w="0" w:type="auto"/>
          </w:tcPr>
          <w:p w14:paraId="11463C3F" w14:textId="77777777" w:rsidR="002B5BC0" w:rsidRPr="00CC7C14" w:rsidRDefault="002B5BC0" w:rsidP="00EC0782">
            <w:pPr>
              <w:pStyle w:val="Compact"/>
              <w:jc w:val="right"/>
            </w:pPr>
            <w:r w:rsidRPr="00CC7C14">
              <w:t>2</w:t>
            </w:r>
          </w:p>
        </w:tc>
      </w:tr>
      <w:tr w:rsidR="002B5BC0" w:rsidRPr="00CC7C14" w14:paraId="5956BCEE" w14:textId="77777777" w:rsidTr="00B746BA">
        <w:trPr>
          <w:jc w:val="center"/>
        </w:trPr>
        <w:tc>
          <w:tcPr>
            <w:tcW w:w="0" w:type="auto"/>
          </w:tcPr>
          <w:p w14:paraId="6D3382D3" w14:textId="77777777" w:rsidR="002B5BC0" w:rsidRPr="00CC7C14" w:rsidRDefault="002B5BC0" w:rsidP="00EC0782">
            <w:pPr>
              <w:pStyle w:val="Compact"/>
            </w:pPr>
            <w:r w:rsidRPr="00CC7C14">
              <w:t>Alauion</w:t>
            </w:r>
          </w:p>
        </w:tc>
        <w:tc>
          <w:tcPr>
            <w:tcW w:w="0" w:type="auto"/>
          </w:tcPr>
          <w:p w14:paraId="6C2EC55F" w14:textId="77777777" w:rsidR="002B5BC0" w:rsidRPr="00CC7C14" w:rsidRDefault="002B5BC0" w:rsidP="00EC0782">
            <w:pPr>
              <w:pStyle w:val="Compact"/>
              <w:jc w:val="right"/>
            </w:pPr>
            <w:r w:rsidRPr="00CC7C14">
              <w:t>2</w:t>
            </w:r>
          </w:p>
        </w:tc>
      </w:tr>
      <w:tr w:rsidR="002B5BC0" w:rsidRPr="00CC7C14" w14:paraId="12EB74CC" w14:textId="77777777" w:rsidTr="00B746BA">
        <w:trPr>
          <w:jc w:val="center"/>
        </w:trPr>
        <w:tc>
          <w:tcPr>
            <w:tcW w:w="0" w:type="auto"/>
          </w:tcPr>
          <w:p w14:paraId="6F9AD432" w14:textId="77777777" w:rsidR="002B5BC0" w:rsidRPr="00CC7C14" w:rsidRDefault="002B5BC0" w:rsidP="00EC0782">
            <w:pPr>
              <w:pStyle w:val="Compact"/>
            </w:pPr>
            <w:r w:rsidRPr="00CC7C14">
              <w:t>Alsharah</w:t>
            </w:r>
          </w:p>
        </w:tc>
        <w:tc>
          <w:tcPr>
            <w:tcW w:w="0" w:type="auto"/>
          </w:tcPr>
          <w:p w14:paraId="21CB64EC" w14:textId="77777777" w:rsidR="002B5BC0" w:rsidRPr="00CC7C14" w:rsidRDefault="002B5BC0" w:rsidP="00EC0782">
            <w:pPr>
              <w:pStyle w:val="Compact"/>
              <w:jc w:val="right"/>
            </w:pPr>
            <w:r w:rsidRPr="00CC7C14">
              <w:t>2</w:t>
            </w:r>
          </w:p>
        </w:tc>
      </w:tr>
      <w:tr w:rsidR="002B5BC0" w:rsidRPr="00CC7C14" w14:paraId="3D5B8FE8" w14:textId="77777777" w:rsidTr="00B746BA">
        <w:trPr>
          <w:jc w:val="center"/>
        </w:trPr>
        <w:tc>
          <w:tcPr>
            <w:tcW w:w="0" w:type="auto"/>
          </w:tcPr>
          <w:p w14:paraId="6DEC7F63" w14:textId="77777777" w:rsidR="002B5BC0" w:rsidRPr="00CC7C14" w:rsidRDefault="002B5BC0" w:rsidP="00EC0782">
            <w:pPr>
              <w:pStyle w:val="Compact"/>
            </w:pPr>
            <w:r w:rsidRPr="00CC7C14">
              <w:t>Alyarmook Aljadedah</w:t>
            </w:r>
          </w:p>
        </w:tc>
        <w:tc>
          <w:tcPr>
            <w:tcW w:w="0" w:type="auto"/>
          </w:tcPr>
          <w:p w14:paraId="24DFEB88" w14:textId="77777777" w:rsidR="002B5BC0" w:rsidRPr="00CC7C14" w:rsidRDefault="002B5BC0" w:rsidP="00EC0782">
            <w:pPr>
              <w:pStyle w:val="Compact"/>
              <w:jc w:val="right"/>
            </w:pPr>
            <w:r w:rsidRPr="00CC7C14">
              <w:t>2</w:t>
            </w:r>
          </w:p>
        </w:tc>
      </w:tr>
      <w:tr w:rsidR="002B5BC0" w:rsidRPr="00CC7C14" w14:paraId="68423AEC" w14:textId="77777777" w:rsidTr="00B746BA">
        <w:trPr>
          <w:jc w:val="center"/>
        </w:trPr>
        <w:tc>
          <w:tcPr>
            <w:tcW w:w="0" w:type="auto"/>
          </w:tcPr>
          <w:p w14:paraId="7CAC8667" w14:textId="77777777" w:rsidR="002B5BC0" w:rsidRPr="00CC7C14" w:rsidRDefault="002B5BC0" w:rsidP="00EC0782">
            <w:pPr>
              <w:pStyle w:val="Compact"/>
            </w:pPr>
            <w:r w:rsidRPr="00CC7C14">
              <w:t>Bab Amman</w:t>
            </w:r>
          </w:p>
        </w:tc>
        <w:tc>
          <w:tcPr>
            <w:tcW w:w="0" w:type="auto"/>
          </w:tcPr>
          <w:p w14:paraId="01AD166E" w14:textId="77777777" w:rsidR="002B5BC0" w:rsidRPr="00CC7C14" w:rsidRDefault="002B5BC0" w:rsidP="00EC0782">
            <w:pPr>
              <w:pStyle w:val="Compact"/>
              <w:jc w:val="right"/>
            </w:pPr>
            <w:r w:rsidRPr="00CC7C14">
              <w:t>3</w:t>
            </w:r>
          </w:p>
        </w:tc>
      </w:tr>
      <w:tr w:rsidR="002B5BC0" w:rsidRPr="00CC7C14" w14:paraId="1B627B96" w14:textId="77777777" w:rsidTr="00B746BA">
        <w:trPr>
          <w:jc w:val="center"/>
        </w:trPr>
        <w:tc>
          <w:tcPr>
            <w:tcW w:w="0" w:type="auto"/>
          </w:tcPr>
          <w:p w14:paraId="4FDB5C15" w14:textId="77777777" w:rsidR="002B5BC0" w:rsidRPr="00CC7C14" w:rsidRDefault="002B5BC0" w:rsidP="00EC0782">
            <w:pPr>
              <w:pStyle w:val="Compact"/>
            </w:pPr>
            <w:r w:rsidRPr="00CC7C14">
              <w:t>Iel Jadeda</w:t>
            </w:r>
          </w:p>
        </w:tc>
        <w:tc>
          <w:tcPr>
            <w:tcW w:w="0" w:type="auto"/>
          </w:tcPr>
          <w:p w14:paraId="2D687523" w14:textId="77777777" w:rsidR="002B5BC0" w:rsidRPr="00CC7C14" w:rsidRDefault="002B5BC0" w:rsidP="00EC0782">
            <w:pPr>
              <w:pStyle w:val="Compact"/>
              <w:jc w:val="right"/>
            </w:pPr>
            <w:r w:rsidRPr="00CC7C14">
              <w:t>2</w:t>
            </w:r>
          </w:p>
        </w:tc>
      </w:tr>
      <w:tr w:rsidR="002B5BC0" w:rsidRPr="00CC7C14" w14:paraId="77DDDA44" w14:textId="77777777" w:rsidTr="00B746BA">
        <w:trPr>
          <w:jc w:val="center"/>
        </w:trPr>
        <w:tc>
          <w:tcPr>
            <w:tcW w:w="0" w:type="auto"/>
          </w:tcPr>
          <w:p w14:paraId="2C2BE1FD" w14:textId="77777777" w:rsidR="002B5BC0" w:rsidRPr="00CC7C14" w:rsidRDefault="002B5BC0" w:rsidP="00EC0782">
            <w:pPr>
              <w:pStyle w:val="Compact"/>
            </w:pPr>
            <w:r w:rsidRPr="00CC7C14">
              <w:t>Jizah</w:t>
            </w:r>
          </w:p>
        </w:tc>
        <w:tc>
          <w:tcPr>
            <w:tcW w:w="0" w:type="auto"/>
          </w:tcPr>
          <w:p w14:paraId="2A897F1A" w14:textId="77777777" w:rsidR="002B5BC0" w:rsidRPr="00CC7C14" w:rsidRDefault="002B5BC0" w:rsidP="00EC0782">
            <w:pPr>
              <w:pStyle w:val="Compact"/>
              <w:jc w:val="right"/>
            </w:pPr>
            <w:r w:rsidRPr="00CC7C14">
              <w:t>2</w:t>
            </w:r>
          </w:p>
        </w:tc>
      </w:tr>
      <w:tr w:rsidR="002B5BC0" w:rsidRPr="00CC7C14" w14:paraId="13940934" w14:textId="77777777" w:rsidTr="00B746BA">
        <w:trPr>
          <w:jc w:val="center"/>
        </w:trPr>
        <w:tc>
          <w:tcPr>
            <w:tcW w:w="0" w:type="auto"/>
          </w:tcPr>
          <w:p w14:paraId="150B4A08" w14:textId="77777777" w:rsidR="002B5BC0" w:rsidRPr="00CC7C14" w:rsidRDefault="002B5BC0" w:rsidP="00EC0782">
            <w:pPr>
              <w:pStyle w:val="Compact"/>
            </w:pPr>
            <w:r w:rsidRPr="00CC7C14">
              <w:t>Manshiat Bane Hasan</w:t>
            </w:r>
          </w:p>
        </w:tc>
        <w:tc>
          <w:tcPr>
            <w:tcW w:w="0" w:type="auto"/>
          </w:tcPr>
          <w:p w14:paraId="6D23DAF6" w14:textId="77777777" w:rsidR="002B5BC0" w:rsidRPr="00CC7C14" w:rsidRDefault="002B5BC0" w:rsidP="00EC0782">
            <w:pPr>
              <w:pStyle w:val="Compact"/>
              <w:jc w:val="right"/>
            </w:pPr>
            <w:r w:rsidRPr="00CC7C14">
              <w:t>3</w:t>
            </w:r>
          </w:p>
        </w:tc>
      </w:tr>
      <w:tr w:rsidR="002B5BC0" w:rsidRPr="00CC7C14" w14:paraId="55C7CBFF" w14:textId="77777777" w:rsidTr="00B746BA">
        <w:trPr>
          <w:jc w:val="center"/>
        </w:trPr>
        <w:tc>
          <w:tcPr>
            <w:tcW w:w="0" w:type="auto"/>
          </w:tcPr>
          <w:p w14:paraId="3131D0DB" w14:textId="77777777" w:rsidR="002B5BC0" w:rsidRPr="00CC7C14" w:rsidRDefault="002B5BC0" w:rsidP="00EC0782">
            <w:pPr>
              <w:pStyle w:val="Compact"/>
            </w:pPr>
            <w:r w:rsidRPr="00CC7C14">
              <w:t>Mazar Jadeda</w:t>
            </w:r>
          </w:p>
        </w:tc>
        <w:tc>
          <w:tcPr>
            <w:tcW w:w="0" w:type="auto"/>
          </w:tcPr>
          <w:p w14:paraId="5F26278A" w14:textId="77777777" w:rsidR="002B5BC0" w:rsidRPr="00CC7C14" w:rsidRDefault="002B5BC0" w:rsidP="00EC0782">
            <w:pPr>
              <w:pStyle w:val="Compact"/>
              <w:jc w:val="right"/>
            </w:pPr>
            <w:r w:rsidRPr="00CC7C14">
              <w:t>2</w:t>
            </w:r>
          </w:p>
        </w:tc>
      </w:tr>
      <w:tr w:rsidR="002B5BC0" w:rsidRPr="00CC7C14" w14:paraId="03B1E644" w14:textId="77777777" w:rsidTr="00B746BA">
        <w:trPr>
          <w:jc w:val="center"/>
        </w:trPr>
        <w:tc>
          <w:tcPr>
            <w:tcW w:w="0" w:type="auto"/>
          </w:tcPr>
          <w:p w14:paraId="6CE9E0EE" w14:textId="77777777" w:rsidR="002B5BC0" w:rsidRPr="00CC7C14" w:rsidRDefault="002B5BC0" w:rsidP="00EC0782">
            <w:pPr>
              <w:pStyle w:val="Compact"/>
            </w:pPr>
            <w:r w:rsidRPr="00CC7C14">
              <w:t>Mo’ath Abn Jabal</w:t>
            </w:r>
          </w:p>
        </w:tc>
        <w:tc>
          <w:tcPr>
            <w:tcW w:w="0" w:type="auto"/>
          </w:tcPr>
          <w:p w14:paraId="63670EDB" w14:textId="77777777" w:rsidR="002B5BC0" w:rsidRPr="00CC7C14" w:rsidRDefault="002B5BC0" w:rsidP="00EC0782">
            <w:pPr>
              <w:pStyle w:val="Compact"/>
              <w:jc w:val="right"/>
            </w:pPr>
            <w:r w:rsidRPr="00CC7C14">
              <w:t>2</w:t>
            </w:r>
          </w:p>
        </w:tc>
      </w:tr>
      <w:tr w:rsidR="002B5BC0" w:rsidRPr="00CC7C14" w14:paraId="4D79D65A" w14:textId="77777777" w:rsidTr="00B746BA">
        <w:trPr>
          <w:jc w:val="center"/>
        </w:trPr>
        <w:tc>
          <w:tcPr>
            <w:tcW w:w="0" w:type="auto"/>
          </w:tcPr>
          <w:p w14:paraId="5ADB7819" w14:textId="77777777" w:rsidR="002B5BC0" w:rsidRPr="00CC7C14" w:rsidRDefault="002B5BC0" w:rsidP="00EC0782">
            <w:pPr>
              <w:pStyle w:val="Compact"/>
            </w:pPr>
            <w:r w:rsidRPr="00CC7C14">
              <w:t>Shafa</w:t>
            </w:r>
          </w:p>
        </w:tc>
        <w:tc>
          <w:tcPr>
            <w:tcW w:w="0" w:type="auto"/>
          </w:tcPr>
          <w:p w14:paraId="309B362B" w14:textId="77777777" w:rsidR="002B5BC0" w:rsidRPr="00CC7C14" w:rsidRDefault="002B5BC0" w:rsidP="00EC0782">
            <w:pPr>
              <w:pStyle w:val="Compact"/>
              <w:jc w:val="right"/>
            </w:pPr>
            <w:r w:rsidRPr="00CC7C14">
              <w:t>3</w:t>
            </w:r>
          </w:p>
        </w:tc>
      </w:tr>
      <w:tr w:rsidR="002B5BC0" w:rsidRPr="00CC7C14" w14:paraId="43311733" w14:textId="77777777" w:rsidTr="00B746BA">
        <w:trPr>
          <w:jc w:val="center"/>
        </w:trPr>
        <w:tc>
          <w:tcPr>
            <w:tcW w:w="0" w:type="auto"/>
          </w:tcPr>
          <w:p w14:paraId="56212684" w14:textId="77777777" w:rsidR="002B5BC0" w:rsidRPr="00CC7C14" w:rsidRDefault="002B5BC0" w:rsidP="00EC0782">
            <w:pPr>
              <w:pStyle w:val="Compact"/>
            </w:pPr>
            <w:r w:rsidRPr="00CC7C14">
              <w:t>Tabaqat Fahl</w:t>
            </w:r>
          </w:p>
        </w:tc>
        <w:tc>
          <w:tcPr>
            <w:tcW w:w="0" w:type="auto"/>
          </w:tcPr>
          <w:p w14:paraId="50CF7E67" w14:textId="77777777" w:rsidR="002B5BC0" w:rsidRPr="00CC7C14" w:rsidRDefault="002B5BC0" w:rsidP="00EC0782">
            <w:pPr>
              <w:pStyle w:val="Compact"/>
              <w:jc w:val="right"/>
            </w:pPr>
            <w:r w:rsidRPr="00CC7C14">
              <w:t>2</w:t>
            </w:r>
          </w:p>
        </w:tc>
      </w:tr>
      <w:tr w:rsidR="002B5BC0" w:rsidRPr="00CC7C14" w14:paraId="030D4D63" w14:textId="77777777" w:rsidTr="00B746BA">
        <w:trPr>
          <w:jc w:val="center"/>
        </w:trPr>
        <w:tc>
          <w:tcPr>
            <w:tcW w:w="0" w:type="auto"/>
          </w:tcPr>
          <w:p w14:paraId="4D53DAF0" w14:textId="77777777" w:rsidR="002B5BC0" w:rsidRPr="00CC7C14" w:rsidRDefault="002B5BC0" w:rsidP="00EC0782">
            <w:pPr>
              <w:pStyle w:val="Compact"/>
            </w:pPr>
            <w:r w:rsidRPr="00CC7C14">
              <w:t>Talal Aljadedah</w:t>
            </w:r>
          </w:p>
        </w:tc>
        <w:tc>
          <w:tcPr>
            <w:tcW w:w="0" w:type="auto"/>
          </w:tcPr>
          <w:p w14:paraId="25031A1B" w14:textId="77777777" w:rsidR="002B5BC0" w:rsidRPr="00CC7C14" w:rsidRDefault="002B5BC0" w:rsidP="00EC0782">
            <w:pPr>
              <w:pStyle w:val="Compact"/>
              <w:jc w:val="right"/>
            </w:pPr>
            <w:r w:rsidRPr="00CC7C14">
              <w:t>3</w:t>
            </w:r>
          </w:p>
        </w:tc>
      </w:tr>
      <w:tr w:rsidR="002B5BC0" w:rsidRPr="00CC7C14" w14:paraId="13E4CD12" w14:textId="77777777" w:rsidTr="00B746BA">
        <w:trPr>
          <w:jc w:val="center"/>
        </w:trPr>
        <w:tc>
          <w:tcPr>
            <w:tcW w:w="0" w:type="auto"/>
          </w:tcPr>
          <w:p w14:paraId="305E7EB2" w14:textId="77777777" w:rsidR="002B5BC0" w:rsidRPr="00CC7C14" w:rsidRDefault="002B5BC0" w:rsidP="00EC0782">
            <w:pPr>
              <w:pStyle w:val="Compact"/>
            </w:pPr>
          </w:p>
        </w:tc>
        <w:tc>
          <w:tcPr>
            <w:tcW w:w="0" w:type="auto"/>
          </w:tcPr>
          <w:p w14:paraId="342F4131" w14:textId="77777777" w:rsidR="002B5BC0" w:rsidRPr="00CC7C14" w:rsidRDefault="002B5BC0" w:rsidP="00EC0782">
            <w:pPr>
              <w:pStyle w:val="Compact"/>
            </w:pPr>
          </w:p>
        </w:tc>
      </w:tr>
      <w:tr w:rsidR="002B5BC0" w:rsidRPr="00CC7C14" w14:paraId="36FED08C" w14:textId="77777777" w:rsidTr="00B746BA">
        <w:trPr>
          <w:jc w:val="center"/>
        </w:trPr>
        <w:tc>
          <w:tcPr>
            <w:tcW w:w="0" w:type="auto"/>
          </w:tcPr>
          <w:p w14:paraId="4B9BDDF7" w14:textId="77777777" w:rsidR="002B5BC0" w:rsidRPr="00CC7C14" w:rsidRDefault="002B5BC0" w:rsidP="00EC0782">
            <w:pPr>
              <w:pStyle w:val="Compact"/>
            </w:pPr>
          </w:p>
        </w:tc>
        <w:tc>
          <w:tcPr>
            <w:tcW w:w="0" w:type="auto"/>
          </w:tcPr>
          <w:p w14:paraId="359F2FF0" w14:textId="77777777" w:rsidR="002B5BC0" w:rsidRPr="00CC7C14" w:rsidRDefault="002B5BC0" w:rsidP="00EC0782">
            <w:pPr>
              <w:pStyle w:val="Compact"/>
            </w:pPr>
          </w:p>
        </w:tc>
      </w:tr>
    </w:tbl>
    <w:p w14:paraId="689353D6" w14:textId="29C5CD44" w:rsidR="002B5BC0" w:rsidRDefault="002B5BC0" w:rsidP="002B5BC0">
      <w:r w:rsidRPr="00CC7C14">
        <w:t>If the evaluation team were perfectly harmonized and had interpreted local conditions in each municipality identically, we would expect all of the MICA scores to be the same. In some cases, the guidance provided is ambiguous or there were inconsistencies in the rubric. For example, for services item 3.1</w:t>
      </w:r>
      <w:r w:rsidR="000D057C">
        <w:t>, re</w:t>
      </w:r>
      <w:r w:rsidRPr="00CC7C14">
        <w:t>l</w:t>
      </w:r>
      <w:r w:rsidR="000D057C">
        <w:t>a</w:t>
      </w:r>
      <w:r w:rsidRPr="00CC7C14">
        <w:t xml:space="preserve">ted to Urban Planning, many municipalities have aspects of a 0 score, as well as a 2 score. Some municipalities have may have staff to carry out urban planning and have a plan, but the staff are not actually qualified to do this task. In other cases, there may be an urban plan that is decades old or included a large amount of land designated as “unregulated” with little explanation. Any assessment tool will encounter issues like this given that there will likely always be ambiguity on the ground that does not fit nicely into one single category. The IRR analysis can help systematically flag these issues and then allow for </w:t>
      </w:r>
      <w:r w:rsidR="000D057C" w:rsidRPr="00CC7C14">
        <w:t>appropriate</w:t>
      </w:r>
      <w:r w:rsidRPr="00CC7C14">
        <w:t xml:space="preserve"> corrections.</w:t>
      </w:r>
    </w:p>
    <w:p w14:paraId="24606FD7" w14:textId="77777777" w:rsidR="001670AC" w:rsidRPr="00CC7C14" w:rsidRDefault="001670AC" w:rsidP="002B5BC0"/>
    <w:p w14:paraId="770435CB" w14:textId="77777777" w:rsidR="002B5BC0" w:rsidRPr="00CC7C14" w:rsidRDefault="002B5BC0" w:rsidP="002B5BC0">
      <w:r w:rsidRPr="00CC7C14">
        <w:t>The MICA tool also allows for intermediate scores, e.g. 1.5, to allow for some flexibility in the rating system. As shown in the figure below, there was general agreement between the evaluation team’s MICA enumerators, particularly on the higher end of the MICA scale (e.g. scores of 4 and 5). However, the figure also shows that Enumerator 3 utilized half scores more often than the other two team members.</w:t>
      </w:r>
    </w:p>
    <w:p w14:paraId="7790B304" w14:textId="77777777" w:rsidR="002B5BC0" w:rsidRPr="00CC7C14" w:rsidRDefault="002B5BC0" w:rsidP="002B5BC0">
      <w:r w:rsidRPr="00CC7C14">
        <w:t xml:space="preserve"> </w:t>
      </w:r>
    </w:p>
    <w:p w14:paraId="1B13E284" w14:textId="4C4C149E" w:rsidR="000D057C" w:rsidRDefault="000D057C" w:rsidP="000D057C">
      <w:pPr>
        <w:pStyle w:val="Caption"/>
        <w:keepNext/>
      </w:pPr>
      <w:bookmarkStart w:id="152" w:name="_Toc524532341"/>
      <w:r>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24</w:t>
      </w:r>
      <w:r w:rsidR="000E4344">
        <w:rPr>
          <w:noProof/>
        </w:rPr>
        <w:fldChar w:fldCharType="end"/>
      </w:r>
      <w:r>
        <w:t xml:space="preserve">: </w:t>
      </w:r>
      <w:r w:rsidRPr="00003774">
        <w:t>Distribution of MICA Scores by Enumerator</w:t>
      </w:r>
      <w:bookmarkEnd w:id="152"/>
    </w:p>
    <w:p w14:paraId="05308D7A" w14:textId="77777777" w:rsidR="002B5BC0" w:rsidRPr="00CC7C14" w:rsidRDefault="002B5BC0" w:rsidP="002B5BC0">
      <w:r w:rsidRPr="00CC7C14">
        <w:rPr>
          <w:noProof/>
        </w:rPr>
        <w:drawing>
          <wp:inline distT="0" distB="0" distL="0" distR="0" wp14:anchorId="1951E2A7" wp14:editId="71565045">
            <wp:extent cx="5943600" cy="300043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4794"/>
                    <a:stretch/>
                  </pic:blipFill>
                  <pic:spPr bwMode="auto">
                    <a:xfrm>
                      <a:off x="0" y="0"/>
                      <a:ext cx="5943600" cy="3000430"/>
                    </a:xfrm>
                    <a:prstGeom prst="rect">
                      <a:avLst/>
                    </a:prstGeom>
                    <a:ln>
                      <a:noFill/>
                    </a:ln>
                    <a:extLst>
                      <a:ext uri="{53640926-AAD7-44D8-BBD7-CCE9431645EC}">
                        <a14:shadowObscured xmlns:a14="http://schemas.microsoft.com/office/drawing/2010/main"/>
                      </a:ext>
                    </a:extLst>
                  </pic:spPr>
                </pic:pic>
              </a:graphicData>
            </a:graphic>
          </wp:inline>
        </w:drawing>
      </w:r>
      <w:r w:rsidRPr="00CC7C14">
        <w:t xml:space="preserve"> </w:t>
      </w:r>
    </w:p>
    <w:p w14:paraId="32B03FE3" w14:textId="21D9FAF6" w:rsidR="002B5BC0" w:rsidRPr="00CC7C14" w:rsidRDefault="002B5BC0" w:rsidP="002B5BC0">
      <w:r w:rsidRPr="00CC7C14">
        <w:t xml:space="preserve">The lack of overlap suggests that more investigation is needed to analyze the level of reliability. To understand how harmonized scores were, the evaluation team looked at the MICA services scores, i.e. the main MICA items that directly relate to municipality capacity and service provision, MICA GESI scores, the scores that capture how well a municipality has addressed accessibility and gender issues, and the combined, GESI-services scores across the full MICA tool. Splitting the data across these three categories allows the evaluation team to highlight gaps in understanding within the team and assess what may be driving divergence in scores. For each of the three data sources, GESI, Services, or the full MICA, the evaluation team performed </w:t>
      </w:r>
      <w:r w:rsidR="007A699B">
        <w:t>two</w:t>
      </w:r>
      <w:r w:rsidR="007A699B" w:rsidRPr="00CC7C14">
        <w:t xml:space="preserve"> </w:t>
      </w:r>
      <w:r w:rsidRPr="00CC7C14">
        <w:t>tests to assess reliability: percent agreement</w:t>
      </w:r>
      <w:r w:rsidR="007A699B">
        <w:t xml:space="preserve"> and</w:t>
      </w:r>
      <w:r w:rsidRPr="00CC7C14">
        <w:t xml:space="preserve"> and intra-cluster correlation.</w:t>
      </w:r>
    </w:p>
    <w:p w14:paraId="2E8FB4A4" w14:textId="77777777" w:rsidR="002B5BC0" w:rsidRPr="00CC7C14" w:rsidRDefault="002B5BC0" w:rsidP="002B5BC0">
      <w:pPr>
        <w:pStyle w:val="Heading5"/>
        <w:rPr>
          <w:rFonts w:ascii="Gill Sans MT" w:hAnsi="Gill Sans MT"/>
        </w:rPr>
      </w:pPr>
      <w:bookmarkStart w:id="153" w:name="percent-agreement"/>
      <w:bookmarkEnd w:id="153"/>
      <w:r w:rsidRPr="00CC7C14">
        <w:rPr>
          <w:rFonts w:ascii="Gill Sans MT" w:hAnsi="Gill Sans MT"/>
        </w:rPr>
        <w:t>Percent Agreement</w:t>
      </w:r>
    </w:p>
    <w:p w14:paraId="5A11D4DD" w14:textId="77777777" w:rsidR="002B5BC0" w:rsidRPr="00CC7C14" w:rsidRDefault="002B5BC0" w:rsidP="002B5BC0">
      <w:r w:rsidRPr="00CC7C14">
        <w:t>This is a basic statistic showing the percentage of agreement between two or more enumerators. For each municipality, the number of identical scores for each MICA item is counted and divided by the total number of MICA items. For example, in the table below, we see that enumerator 1 gave the municipality a score of two on item 3.4, “Building licensing and control,” while Enumerator 3 entered a score of three, but they both gave a score of zero on item 4.1.</w:t>
      </w:r>
    </w:p>
    <w:p w14:paraId="79200197" w14:textId="3BCBB734" w:rsidR="002B5BC0" w:rsidRPr="00CC7C14" w:rsidRDefault="002B5BC0" w:rsidP="002B5BC0">
      <w:pPr>
        <w:pStyle w:val="TableCaption"/>
        <w:jc w:val="center"/>
      </w:pPr>
    </w:p>
    <w:p w14:paraId="68178220" w14:textId="4D872AD9" w:rsidR="00B746BA" w:rsidRDefault="00B746BA" w:rsidP="00B746BA">
      <w:pPr>
        <w:pStyle w:val="Caption"/>
        <w:keepNext/>
      </w:pPr>
      <w:bookmarkStart w:id="154" w:name="_Toc524532316"/>
      <w:r>
        <w:t xml:space="preserve">Table </w:t>
      </w:r>
      <w:r w:rsidR="001B50AE">
        <w:rPr>
          <w:noProof/>
        </w:rPr>
        <w:fldChar w:fldCharType="begin"/>
      </w:r>
      <w:r w:rsidR="001B50AE">
        <w:rPr>
          <w:noProof/>
        </w:rPr>
        <w:instrText xml:space="preserve"> SEQ Table \* ARABIC </w:instrText>
      </w:r>
      <w:r w:rsidR="001B50AE">
        <w:rPr>
          <w:noProof/>
        </w:rPr>
        <w:fldChar w:fldCharType="separate"/>
      </w:r>
      <w:r w:rsidR="00BB17D9">
        <w:rPr>
          <w:noProof/>
        </w:rPr>
        <w:t>13</w:t>
      </w:r>
      <w:r w:rsidR="001B50AE">
        <w:rPr>
          <w:noProof/>
        </w:rPr>
        <w:fldChar w:fldCharType="end"/>
      </w:r>
      <w:r>
        <w:t xml:space="preserve">: </w:t>
      </w:r>
      <w:r w:rsidRPr="00EE7A93">
        <w:t>Select MICA items with Scoring Divergence</w:t>
      </w:r>
      <w:bookmarkEnd w:id="154"/>
    </w:p>
    <w:tbl>
      <w:tblPr>
        <w:tblW w:w="1843" w:type="pct"/>
        <w:jc w:val="center"/>
        <w:tblLook w:val="07E0" w:firstRow="1" w:lastRow="1" w:firstColumn="1" w:lastColumn="1" w:noHBand="1" w:noVBand="1"/>
      </w:tblPr>
      <w:tblGrid>
        <w:gridCol w:w="620"/>
        <w:gridCol w:w="1415"/>
        <w:gridCol w:w="1415"/>
      </w:tblGrid>
      <w:tr w:rsidR="002B5BC0" w:rsidRPr="00CC7C14" w14:paraId="4805D8A6" w14:textId="77777777" w:rsidTr="00EC0782">
        <w:trPr>
          <w:jc w:val="center"/>
        </w:trPr>
        <w:tc>
          <w:tcPr>
            <w:tcW w:w="0" w:type="auto"/>
            <w:tcBorders>
              <w:bottom w:val="single" w:sz="0" w:space="0" w:color="auto"/>
            </w:tcBorders>
            <w:vAlign w:val="bottom"/>
          </w:tcPr>
          <w:p w14:paraId="5BE9FFDB" w14:textId="77777777" w:rsidR="002B5BC0" w:rsidRPr="00CC7C14" w:rsidRDefault="002B5BC0" w:rsidP="00EC0782">
            <w:pPr>
              <w:pStyle w:val="Compact"/>
              <w:jc w:val="center"/>
            </w:pPr>
            <w:r w:rsidRPr="00CC7C14">
              <w:t>Item</w:t>
            </w:r>
          </w:p>
        </w:tc>
        <w:tc>
          <w:tcPr>
            <w:tcW w:w="0" w:type="auto"/>
            <w:tcBorders>
              <w:bottom w:val="single" w:sz="0" w:space="0" w:color="auto"/>
            </w:tcBorders>
            <w:vAlign w:val="bottom"/>
          </w:tcPr>
          <w:p w14:paraId="3B095418" w14:textId="77777777" w:rsidR="002B5BC0" w:rsidRPr="00CC7C14" w:rsidRDefault="002B5BC0" w:rsidP="00EC0782">
            <w:pPr>
              <w:pStyle w:val="Compact"/>
              <w:jc w:val="center"/>
            </w:pPr>
            <w:r w:rsidRPr="00CC7C14">
              <w:t>Enumerator 1</w:t>
            </w:r>
          </w:p>
        </w:tc>
        <w:tc>
          <w:tcPr>
            <w:tcW w:w="0" w:type="auto"/>
            <w:tcBorders>
              <w:bottom w:val="single" w:sz="0" w:space="0" w:color="auto"/>
            </w:tcBorders>
            <w:vAlign w:val="bottom"/>
          </w:tcPr>
          <w:p w14:paraId="6FEBE6E5" w14:textId="77777777" w:rsidR="002B5BC0" w:rsidRPr="00CC7C14" w:rsidRDefault="002B5BC0" w:rsidP="00EC0782">
            <w:pPr>
              <w:pStyle w:val="Compact"/>
              <w:jc w:val="center"/>
            </w:pPr>
            <w:r w:rsidRPr="00CC7C14">
              <w:t>Enumerator 3</w:t>
            </w:r>
          </w:p>
        </w:tc>
      </w:tr>
      <w:tr w:rsidR="002B5BC0" w:rsidRPr="00CC7C14" w14:paraId="0FE1EC27" w14:textId="77777777" w:rsidTr="00EC0782">
        <w:trPr>
          <w:jc w:val="center"/>
        </w:trPr>
        <w:tc>
          <w:tcPr>
            <w:tcW w:w="0" w:type="auto"/>
          </w:tcPr>
          <w:p w14:paraId="23554314" w14:textId="77777777" w:rsidR="002B5BC0" w:rsidRPr="00CC7C14" w:rsidRDefault="002B5BC0" w:rsidP="00EC0782">
            <w:pPr>
              <w:pStyle w:val="Compact"/>
              <w:jc w:val="center"/>
            </w:pPr>
            <w:r w:rsidRPr="00CC7C14">
              <w:t>3.2</w:t>
            </w:r>
          </w:p>
        </w:tc>
        <w:tc>
          <w:tcPr>
            <w:tcW w:w="0" w:type="auto"/>
          </w:tcPr>
          <w:p w14:paraId="18FB29E3" w14:textId="77777777" w:rsidR="002B5BC0" w:rsidRPr="00CC7C14" w:rsidRDefault="002B5BC0" w:rsidP="00EC0782">
            <w:pPr>
              <w:pStyle w:val="Compact"/>
              <w:jc w:val="center"/>
            </w:pPr>
            <w:r w:rsidRPr="00CC7C14">
              <w:t>1</w:t>
            </w:r>
          </w:p>
        </w:tc>
        <w:tc>
          <w:tcPr>
            <w:tcW w:w="0" w:type="auto"/>
          </w:tcPr>
          <w:p w14:paraId="7682B836" w14:textId="77777777" w:rsidR="002B5BC0" w:rsidRPr="00CC7C14" w:rsidRDefault="002B5BC0" w:rsidP="00EC0782">
            <w:pPr>
              <w:pStyle w:val="Compact"/>
              <w:jc w:val="center"/>
            </w:pPr>
            <w:r w:rsidRPr="00CC7C14">
              <w:t>1</w:t>
            </w:r>
          </w:p>
        </w:tc>
      </w:tr>
      <w:tr w:rsidR="002B5BC0" w:rsidRPr="00CC7C14" w14:paraId="5455FE78" w14:textId="77777777" w:rsidTr="00EC0782">
        <w:trPr>
          <w:jc w:val="center"/>
        </w:trPr>
        <w:tc>
          <w:tcPr>
            <w:tcW w:w="0" w:type="auto"/>
          </w:tcPr>
          <w:p w14:paraId="692D4372" w14:textId="77777777" w:rsidR="002B5BC0" w:rsidRPr="00CC7C14" w:rsidRDefault="002B5BC0" w:rsidP="00EC0782">
            <w:pPr>
              <w:pStyle w:val="Compact"/>
              <w:jc w:val="center"/>
            </w:pPr>
            <w:r w:rsidRPr="00CC7C14">
              <w:t>3.3</w:t>
            </w:r>
          </w:p>
        </w:tc>
        <w:tc>
          <w:tcPr>
            <w:tcW w:w="0" w:type="auto"/>
          </w:tcPr>
          <w:p w14:paraId="08815DDC" w14:textId="77777777" w:rsidR="002B5BC0" w:rsidRPr="00CC7C14" w:rsidRDefault="002B5BC0" w:rsidP="00EC0782">
            <w:pPr>
              <w:pStyle w:val="Compact"/>
              <w:jc w:val="center"/>
            </w:pPr>
            <w:r w:rsidRPr="00CC7C14">
              <w:t>1</w:t>
            </w:r>
          </w:p>
        </w:tc>
        <w:tc>
          <w:tcPr>
            <w:tcW w:w="0" w:type="auto"/>
          </w:tcPr>
          <w:p w14:paraId="65FA748C" w14:textId="77777777" w:rsidR="002B5BC0" w:rsidRPr="00CC7C14" w:rsidRDefault="002B5BC0" w:rsidP="00EC0782">
            <w:pPr>
              <w:pStyle w:val="Compact"/>
              <w:jc w:val="center"/>
            </w:pPr>
            <w:r w:rsidRPr="00CC7C14">
              <w:t>1.5</w:t>
            </w:r>
          </w:p>
        </w:tc>
      </w:tr>
      <w:tr w:rsidR="002B5BC0" w:rsidRPr="00CC7C14" w14:paraId="47D53C40" w14:textId="77777777" w:rsidTr="00EC0782">
        <w:trPr>
          <w:jc w:val="center"/>
        </w:trPr>
        <w:tc>
          <w:tcPr>
            <w:tcW w:w="0" w:type="auto"/>
          </w:tcPr>
          <w:p w14:paraId="021012BF" w14:textId="77777777" w:rsidR="002B5BC0" w:rsidRPr="00CC7C14" w:rsidRDefault="002B5BC0" w:rsidP="00EC0782">
            <w:pPr>
              <w:pStyle w:val="Compact"/>
              <w:jc w:val="center"/>
            </w:pPr>
            <w:r w:rsidRPr="00CC7C14">
              <w:t>3.4</w:t>
            </w:r>
          </w:p>
        </w:tc>
        <w:tc>
          <w:tcPr>
            <w:tcW w:w="0" w:type="auto"/>
          </w:tcPr>
          <w:p w14:paraId="3DABD200" w14:textId="77777777" w:rsidR="002B5BC0" w:rsidRPr="00CC7C14" w:rsidRDefault="002B5BC0" w:rsidP="00EC0782">
            <w:pPr>
              <w:pStyle w:val="Compact"/>
              <w:jc w:val="center"/>
            </w:pPr>
            <w:r w:rsidRPr="00CC7C14">
              <w:t>2</w:t>
            </w:r>
          </w:p>
        </w:tc>
        <w:tc>
          <w:tcPr>
            <w:tcW w:w="0" w:type="auto"/>
          </w:tcPr>
          <w:p w14:paraId="03A40EB7" w14:textId="77777777" w:rsidR="002B5BC0" w:rsidRPr="00CC7C14" w:rsidRDefault="002B5BC0" w:rsidP="00EC0782">
            <w:pPr>
              <w:pStyle w:val="Compact"/>
              <w:jc w:val="center"/>
            </w:pPr>
            <w:r w:rsidRPr="00CC7C14">
              <w:t>3</w:t>
            </w:r>
          </w:p>
        </w:tc>
      </w:tr>
      <w:tr w:rsidR="002B5BC0" w:rsidRPr="00CC7C14" w14:paraId="6C0199B6" w14:textId="77777777" w:rsidTr="00EC0782">
        <w:trPr>
          <w:jc w:val="center"/>
        </w:trPr>
        <w:tc>
          <w:tcPr>
            <w:tcW w:w="0" w:type="auto"/>
          </w:tcPr>
          <w:p w14:paraId="5A753ED0" w14:textId="77777777" w:rsidR="002B5BC0" w:rsidRPr="00CC7C14" w:rsidRDefault="002B5BC0" w:rsidP="00EC0782">
            <w:pPr>
              <w:pStyle w:val="Compact"/>
              <w:jc w:val="center"/>
            </w:pPr>
            <w:r w:rsidRPr="00CC7C14">
              <w:t>4.1</w:t>
            </w:r>
          </w:p>
        </w:tc>
        <w:tc>
          <w:tcPr>
            <w:tcW w:w="0" w:type="auto"/>
          </w:tcPr>
          <w:p w14:paraId="5EF78A0D" w14:textId="77777777" w:rsidR="002B5BC0" w:rsidRPr="00CC7C14" w:rsidRDefault="002B5BC0" w:rsidP="00EC0782">
            <w:pPr>
              <w:pStyle w:val="Compact"/>
              <w:jc w:val="center"/>
            </w:pPr>
            <w:r w:rsidRPr="00CC7C14">
              <w:t>0</w:t>
            </w:r>
          </w:p>
        </w:tc>
        <w:tc>
          <w:tcPr>
            <w:tcW w:w="0" w:type="auto"/>
          </w:tcPr>
          <w:p w14:paraId="5978026B" w14:textId="77777777" w:rsidR="002B5BC0" w:rsidRPr="00CC7C14" w:rsidRDefault="002B5BC0" w:rsidP="00EC0782">
            <w:pPr>
              <w:pStyle w:val="Compact"/>
              <w:jc w:val="center"/>
            </w:pPr>
            <w:r w:rsidRPr="00CC7C14">
              <w:t>0</w:t>
            </w:r>
          </w:p>
        </w:tc>
      </w:tr>
      <w:tr w:rsidR="002B5BC0" w:rsidRPr="00CC7C14" w14:paraId="48DDA64E" w14:textId="77777777" w:rsidTr="00EC0782">
        <w:trPr>
          <w:jc w:val="center"/>
        </w:trPr>
        <w:tc>
          <w:tcPr>
            <w:tcW w:w="0" w:type="auto"/>
          </w:tcPr>
          <w:p w14:paraId="1472C8F7" w14:textId="77777777" w:rsidR="002B5BC0" w:rsidRPr="00CC7C14" w:rsidRDefault="002B5BC0" w:rsidP="00EC0782">
            <w:pPr>
              <w:pStyle w:val="Compact"/>
              <w:jc w:val="center"/>
            </w:pPr>
            <w:r w:rsidRPr="00CC7C14">
              <w:t>4.2</w:t>
            </w:r>
          </w:p>
        </w:tc>
        <w:tc>
          <w:tcPr>
            <w:tcW w:w="0" w:type="auto"/>
          </w:tcPr>
          <w:p w14:paraId="12946A4C" w14:textId="77777777" w:rsidR="002B5BC0" w:rsidRPr="00CC7C14" w:rsidRDefault="002B5BC0" w:rsidP="00EC0782">
            <w:pPr>
              <w:pStyle w:val="Compact"/>
              <w:jc w:val="center"/>
            </w:pPr>
            <w:r w:rsidRPr="00CC7C14">
              <w:t>0</w:t>
            </w:r>
          </w:p>
        </w:tc>
        <w:tc>
          <w:tcPr>
            <w:tcW w:w="0" w:type="auto"/>
          </w:tcPr>
          <w:p w14:paraId="62BEB2C9" w14:textId="77777777" w:rsidR="002B5BC0" w:rsidRPr="00CC7C14" w:rsidRDefault="002B5BC0" w:rsidP="00EC0782">
            <w:pPr>
              <w:pStyle w:val="Compact"/>
              <w:jc w:val="center"/>
            </w:pPr>
            <w:r w:rsidRPr="00CC7C14">
              <w:t>0.5</w:t>
            </w:r>
          </w:p>
        </w:tc>
      </w:tr>
      <w:tr w:rsidR="002B5BC0" w:rsidRPr="00CC7C14" w14:paraId="64365B26" w14:textId="77777777" w:rsidTr="00EC0782">
        <w:trPr>
          <w:jc w:val="center"/>
        </w:trPr>
        <w:tc>
          <w:tcPr>
            <w:tcW w:w="0" w:type="auto"/>
          </w:tcPr>
          <w:p w14:paraId="7A41DDA4" w14:textId="77777777" w:rsidR="002B5BC0" w:rsidRPr="00CC7C14" w:rsidRDefault="002B5BC0" w:rsidP="00EC0782">
            <w:pPr>
              <w:pStyle w:val="Compact"/>
              <w:jc w:val="center"/>
            </w:pPr>
            <w:r w:rsidRPr="00CC7C14">
              <w:t>4.3</w:t>
            </w:r>
          </w:p>
        </w:tc>
        <w:tc>
          <w:tcPr>
            <w:tcW w:w="0" w:type="auto"/>
          </w:tcPr>
          <w:p w14:paraId="4BE0DE94" w14:textId="77777777" w:rsidR="002B5BC0" w:rsidRPr="00CC7C14" w:rsidRDefault="002B5BC0" w:rsidP="00EC0782">
            <w:pPr>
              <w:pStyle w:val="Compact"/>
              <w:jc w:val="center"/>
            </w:pPr>
            <w:r w:rsidRPr="00CC7C14">
              <w:t>1</w:t>
            </w:r>
          </w:p>
        </w:tc>
        <w:tc>
          <w:tcPr>
            <w:tcW w:w="0" w:type="auto"/>
          </w:tcPr>
          <w:p w14:paraId="0CC7B34D" w14:textId="77777777" w:rsidR="002B5BC0" w:rsidRPr="00CC7C14" w:rsidRDefault="002B5BC0" w:rsidP="00EC0782">
            <w:pPr>
              <w:pStyle w:val="Compact"/>
              <w:jc w:val="center"/>
            </w:pPr>
            <w:r w:rsidRPr="00CC7C14">
              <w:t>1.5</w:t>
            </w:r>
          </w:p>
        </w:tc>
      </w:tr>
      <w:tr w:rsidR="002B5BC0" w:rsidRPr="00CC7C14" w14:paraId="2E6B5E77" w14:textId="77777777" w:rsidTr="00EC0782">
        <w:trPr>
          <w:jc w:val="center"/>
        </w:trPr>
        <w:tc>
          <w:tcPr>
            <w:tcW w:w="0" w:type="auto"/>
          </w:tcPr>
          <w:p w14:paraId="1453BA44" w14:textId="77777777" w:rsidR="002B5BC0" w:rsidRPr="00CC7C14" w:rsidRDefault="002B5BC0" w:rsidP="00EC0782">
            <w:pPr>
              <w:pStyle w:val="Compact"/>
              <w:jc w:val="center"/>
            </w:pPr>
          </w:p>
        </w:tc>
        <w:tc>
          <w:tcPr>
            <w:tcW w:w="0" w:type="auto"/>
          </w:tcPr>
          <w:p w14:paraId="6B1D8709" w14:textId="77777777" w:rsidR="002B5BC0" w:rsidRPr="00CC7C14" w:rsidRDefault="002B5BC0" w:rsidP="00EC0782">
            <w:pPr>
              <w:pStyle w:val="Compact"/>
            </w:pPr>
          </w:p>
        </w:tc>
        <w:tc>
          <w:tcPr>
            <w:tcW w:w="0" w:type="auto"/>
          </w:tcPr>
          <w:p w14:paraId="66D25748" w14:textId="77777777" w:rsidR="002B5BC0" w:rsidRPr="00CC7C14" w:rsidRDefault="002B5BC0" w:rsidP="00EC0782">
            <w:pPr>
              <w:pStyle w:val="Compact"/>
            </w:pPr>
          </w:p>
        </w:tc>
      </w:tr>
    </w:tbl>
    <w:p w14:paraId="6813D7FD" w14:textId="77777777" w:rsidR="002B5BC0" w:rsidRPr="00CC7C14" w:rsidRDefault="002B5BC0" w:rsidP="002B5BC0">
      <w:r w:rsidRPr="00CC7C14">
        <w:t>Percent agreement is a useful first step for assessing how similar ratings for each municipality are overall. One limit of this approach is that it does not account for the fact that raters may, through random chance, have the same scores on some items. If taken as the sole measure of reliability, percent agreement may lead one to conclude there was more synthesis of scores than actually occurred. The evaluation team was cautious about overstating reliability, but included percent agreement in its tests because it is an intuitive way to highlight areas of divergence.</w:t>
      </w:r>
    </w:p>
    <w:p w14:paraId="71004FC8" w14:textId="77777777" w:rsidR="002B5BC0" w:rsidRPr="00CC7C14" w:rsidRDefault="002B5BC0" w:rsidP="002B5BC0">
      <w:pPr>
        <w:pStyle w:val="Heading5"/>
        <w:rPr>
          <w:rFonts w:ascii="Gill Sans MT" w:hAnsi="Gill Sans MT"/>
        </w:rPr>
      </w:pPr>
      <w:bookmarkStart w:id="155" w:name="kappa-statistic"/>
      <w:bookmarkStart w:id="156" w:name="intra-cluster-correlation"/>
      <w:bookmarkEnd w:id="155"/>
      <w:bookmarkEnd w:id="156"/>
      <w:r w:rsidRPr="00CC7C14">
        <w:rPr>
          <w:rFonts w:ascii="Gill Sans MT" w:hAnsi="Gill Sans MT"/>
        </w:rPr>
        <w:t>Intra-Cluster Correlation</w:t>
      </w:r>
    </w:p>
    <w:p w14:paraId="3401A005" w14:textId="28736248" w:rsidR="002B5BC0" w:rsidRPr="00CC7C14" w:rsidRDefault="002B5BC0" w:rsidP="002B5BC0">
      <w:r w:rsidRPr="00CC7C14">
        <w:t xml:space="preserve">Intra-cluster correlation (ICC) provides an estimate of the relationship between scores within some grouping, such as municipalities. The ICC provides an estimate of how much variability in scores is a result of the variance between raters. That is, ICC provides a measure of the similarity of scores for the same municipality after taking into account the variation across all of the MICA items. A high ICC coefficient denotes stronger similarity between raters, while a lower coefficient </w:t>
      </w:r>
      <w:r w:rsidR="000D057C">
        <w:t>suggests</w:t>
      </w:r>
      <w:r w:rsidRPr="00CC7C14">
        <w:t xml:space="preserve"> a weaker relationship. This measure is useful for understanding how similar raters were to each other while taking into account the fact that there is going to be variability across items since some categories are more likely to be within the control of municipalities and garner a higher or lower score than other MICA items.</w:t>
      </w:r>
    </w:p>
    <w:p w14:paraId="34004143" w14:textId="77777777" w:rsidR="002B5BC0" w:rsidRPr="00CC7C14" w:rsidRDefault="002B5BC0" w:rsidP="002B5BC0"/>
    <w:p w14:paraId="3D64BD1A" w14:textId="77777777" w:rsidR="002B5BC0" w:rsidRPr="00CC7C14" w:rsidRDefault="002B5BC0" w:rsidP="002B5BC0">
      <w:r w:rsidRPr="00CC7C14">
        <w:t xml:space="preserve">The appropriateness of the ICC depends on whether one considers the MICA scoring options to be categorical or continuous. Although the ODK MICA tool included the option for scores that were between integer item values, e.g. 1.5, and the CITIES team provided guidance that enumerators should score outside of the integer categories for municipalities on the margin of one score or another, the tool is set up with clear categorical item scores. For example, not all MICA items run from zero to five, some MICA items go from 0 to 1 to 5 and only have associated guidance for those integer items. Regardless, the MICA scores </w:t>
      </w:r>
      <w:r w:rsidRPr="00CC7C14">
        <w:rPr>
          <w:b/>
          <w:i/>
        </w:rPr>
        <w:t>are</w:t>
      </w:r>
      <w:r w:rsidRPr="00CC7C14">
        <w:t xml:space="preserve"> numeric and ICC coefficients were calculated based on the level of agreement.</w:t>
      </w:r>
    </w:p>
    <w:p w14:paraId="5CB76DC1" w14:textId="77777777" w:rsidR="002B5BC0" w:rsidRPr="00CC7C14" w:rsidRDefault="002B5BC0" w:rsidP="002B5BC0">
      <w:pPr>
        <w:pStyle w:val="Heading4"/>
      </w:pPr>
      <w:bookmarkStart w:id="157" w:name="full-mica-score-reliability"/>
      <w:bookmarkEnd w:id="157"/>
      <w:r w:rsidRPr="00CC7C14">
        <w:t>Full MICA Score Reliability</w:t>
      </w:r>
    </w:p>
    <w:p w14:paraId="03FA60C1" w14:textId="16BD6059" w:rsidR="002B5BC0" w:rsidRPr="00CC7C14" w:rsidRDefault="002B5BC0" w:rsidP="002B5BC0">
      <w:r w:rsidRPr="00CC7C14">
        <w:t>The evaluation team assessed the overall inter-rater reliability across MICA scores. The MICA tool is constructed to allow for more ambiguity on service-related scores and less on GESI-related scores. By seeing how harmonized enumerator scoring was across all items, the evaluation team was able to understand where there may have been general misunderstanding about certain municipality conditions. This broader reliability analysis was the first step in a more detailed investigation of enumerator harmonization.</w:t>
      </w:r>
    </w:p>
    <w:p w14:paraId="7A25E96E" w14:textId="77777777" w:rsidR="002B5BC0" w:rsidRPr="00CC7C14" w:rsidRDefault="002B5BC0" w:rsidP="002B5BC0"/>
    <w:p w14:paraId="375E8536" w14:textId="05F82F85" w:rsidR="002B5BC0" w:rsidRPr="00CC7C14" w:rsidRDefault="007A699B" w:rsidP="002B5BC0">
      <w:r>
        <w:t>As shown in the table below, when both GESI and Services scores are included together, the agreement statistics tend to be higher. One reason for this is the low variance for GESI scoring—the evaluation team raters were generally synthesized in their scoring for these items as shown in the high percent agreement in Table 16</w:t>
      </w:r>
      <w:r w:rsidR="7AA453DA">
        <w:t>.</w:t>
      </w:r>
      <w:r>
        <w:t xml:space="preserve"> The ICC levels are also high given this low variation between and across items and raters when GESI scores are included. The high ICCs are driven by the variance across clusters. For example, </w:t>
      </w:r>
      <w:r w:rsidR="00E80770">
        <w:t xml:space="preserve">Alsharah’s rater were not identical, but the magnitude of their scoring was very similar, resulting in an ICC of 0.99. </w:t>
      </w:r>
    </w:p>
    <w:p w14:paraId="0262D461" w14:textId="77777777" w:rsidR="002B5BC0" w:rsidRPr="00CC7C14" w:rsidRDefault="002B5BC0" w:rsidP="002B5BC0"/>
    <w:p w14:paraId="40292BD4" w14:textId="7E983B07" w:rsidR="002B5BC0" w:rsidRPr="00CC7C14" w:rsidRDefault="002B5BC0" w:rsidP="002B5BC0">
      <w:pPr>
        <w:pStyle w:val="TableCaption"/>
        <w:jc w:val="center"/>
      </w:pPr>
    </w:p>
    <w:p w14:paraId="7AACDEFD" w14:textId="534956AE" w:rsidR="00B746BA" w:rsidRDefault="00B746BA" w:rsidP="00B746BA">
      <w:pPr>
        <w:pStyle w:val="Caption"/>
        <w:keepNext/>
      </w:pPr>
      <w:bookmarkStart w:id="158" w:name="_Toc524532317"/>
      <w:r>
        <w:t xml:space="preserve">Table </w:t>
      </w:r>
      <w:r w:rsidR="001B50AE">
        <w:rPr>
          <w:noProof/>
        </w:rPr>
        <w:fldChar w:fldCharType="begin"/>
      </w:r>
      <w:r w:rsidR="001B50AE">
        <w:rPr>
          <w:noProof/>
        </w:rPr>
        <w:instrText xml:space="preserve"> SEQ Table \* ARABIC </w:instrText>
      </w:r>
      <w:r w:rsidR="001B50AE">
        <w:rPr>
          <w:noProof/>
        </w:rPr>
        <w:fldChar w:fldCharType="separate"/>
      </w:r>
      <w:r w:rsidR="00BB17D9">
        <w:rPr>
          <w:noProof/>
        </w:rPr>
        <w:t>14</w:t>
      </w:r>
      <w:r w:rsidR="001B50AE">
        <w:rPr>
          <w:noProof/>
        </w:rPr>
        <w:fldChar w:fldCharType="end"/>
      </w:r>
      <w:r>
        <w:t xml:space="preserve">: </w:t>
      </w:r>
      <w:r w:rsidRPr="004403B3">
        <w:t>Overall MICA Score Reliability Statistics</w:t>
      </w:r>
      <w:bookmarkEnd w:id="158"/>
    </w:p>
    <w:p w14:paraId="3F8F2847" w14:textId="77777777" w:rsidR="00C11DBF" w:rsidRPr="000900E5" w:rsidRDefault="00C11DBF" w:rsidP="00D61E5E"/>
    <w:tbl>
      <w:tblPr>
        <w:tblW w:w="0" w:type="auto"/>
        <w:jc w:val="center"/>
        <w:tblLook w:val="07E0" w:firstRow="1" w:lastRow="1" w:firstColumn="1" w:lastColumn="1" w:noHBand="1" w:noVBand="1"/>
      </w:tblPr>
      <w:tblGrid>
        <w:gridCol w:w="2138"/>
        <w:gridCol w:w="1964"/>
        <w:gridCol w:w="595"/>
      </w:tblGrid>
      <w:tr w:rsidR="00C11DBF" w:rsidRPr="00CC7C14" w14:paraId="32E4C518" w14:textId="77777777" w:rsidTr="00D61E5E">
        <w:trPr>
          <w:tblHeader/>
          <w:jc w:val="center"/>
        </w:trPr>
        <w:tc>
          <w:tcPr>
            <w:tcW w:w="0" w:type="auto"/>
            <w:tcBorders>
              <w:bottom w:val="single" w:sz="0" w:space="0" w:color="auto"/>
            </w:tcBorders>
            <w:vAlign w:val="bottom"/>
          </w:tcPr>
          <w:p w14:paraId="5AC62552" w14:textId="77777777" w:rsidR="00C11DBF" w:rsidRPr="00CC7C14" w:rsidRDefault="00C11DBF" w:rsidP="00C11DBF">
            <w:pPr>
              <w:pStyle w:val="Compact"/>
            </w:pPr>
            <w:bookmarkStart w:id="159" w:name="service-score-reliability"/>
            <w:bookmarkEnd w:id="159"/>
            <w:r w:rsidRPr="00CC7C14">
              <w:t>Municipality</w:t>
            </w:r>
          </w:p>
        </w:tc>
        <w:tc>
          <w:tcPr>
            <w:tcW w:w="0" w:type="auto"/>
            <w:tcBorders>
              <w:bottom w:val="single" w:sz="0" w:space="0" w:color="auto"/>
            </w:tcBorders>
            <w:vAlign w:val="bottom"/>
          </w:tcPr>
          <w:p w14:paraId="7E9292C0" w14:textId="77777777" w:rsidR="00C11DBF" w:rsidRPr="00CC7C14" w:rsidRDefault="00C11DBF" w:rsidP="00C11DBF">
            <w:pPr>
              <w:pStyle w:val="Compact"/>
              <w:jc w:val="right"/>
            </w:pPr>
            <w:r>
              <w:t xml:space="preserve">Percent </w:t>
            </w:r>
            <w:r w:rsidRPr="00CC7C14">
              <w:t>Agreement</w:t>
            </w:r>
          </w:p>
        </w:tc>
        <w:tc>
          <w:tcPr>
            <w:tcW w:w="0" w:type="auto"/>
            <w:tcBorders>
              <w:bottom w:val="single" w:sz="0" w:space="0" w:color="auto"/>
            </w:tcBorders>
            <w:vAlign w:val="bottom"/>
          </w:tcPr>
          <w:p w14:paraId="5814D964" w14:textId="77777777" w:rsidR="00C11DBF" w:rsidRPr="00CC7C14" w:rsidRDefault="00C11DBF" w:rsidP="00C11DBF">
            <w:pPr>
              <w:pStyle w:val="Compact"/>
              <w:jc w:val="right"/>
            </w:pPr>
            <w:r w:rsidRPr="00CC7C14">
              <w:t>ICC</w:t>
            </w:r>
          </w:p>
        </w:tc>
      </w:tr>
      <w:tr w:rsidR="007A699B" w:rsidRPr="00CC7C14" w14:paraId="26256F7A" w14:textId="77777777" w:rsidTr="00D61E5E">
        <w:trPr>
          <w:tblHeader/>
          <w:jc w:val="center"/>
        </w:trPr>
        <w:tc>
          <w:tcPr>
            <w:tcW w:w="0" w:type="auto"/>
          </w:tcPr>
          <w:p w14:paraId="0D69F58D" w14:textId="4BDD6AF9" w:rsidR="007A699B" w:rsidRPr="00CC7C14" w:rsidRDefault="007A699B" w:rsidP="007A699B">
            <w:pPr>
              <w:pStyle w:val="Compact"/>
            </w:pPr>
            <w:r w:rsidRPr="00EC3F70">
              <w:t>Alsharah</w:t>
            </w:r>
          </w:p>
        </w:tc>
        <w:tc>
          <w:tcPr>
            <w:tcW w:w="0" w:type="auto"/>
          </w:tcPr>
          <w:p w14:paraId="34FDCECE" w14:textId="0B57606A" w:rsidR="007A699B" w:rsidRPr="00CC7C14" w:rsidRDefault="007A699B" w:rsidP="007A699B">
            <w:pPr>
              <w:pStyle w:val="Compact"/>
              <w:jc w:val="right"/>
            </w:pPr>
            <w:r w:rsidRPr="00EC3F70">
              <w:t>86.05</w:t>
            </w:r>
          </w:p>
        </w:tc>
        <w:tc>
          <w:tcPr>
            <w:tcW w:w="0" w:type="auto"/>
          </w:tcPr>
          <w:p w14:paraId="07F3919A" w14:textId="3F60515C" w:rsidR="007A699B" w:rsidRPr="00CC7C14" w:rsidRDefault="007A699B" w:rsidP="007A699B">
            <w:pPr>
              <w:pStyle w:val="Compact"/>
              <w:jc w:val="right"/>
            </w:pPr>
            <w:r w:rsidRPr="00EC3F70">
              <w:t>0.99</w:t>
            </w:r>
          </w:p>
        </w:tc>
      </w:tr>
      <w:tr w:rsidR="007A699B" w:rsidRPr="00CC7C14" w14:paraId="04C848AB" w14:textId="77777777" w:rsidTr="00D61E5E">
        <w:trPr>
          <w:tblHeader/>
          <w:jc w:val="center"/>
        </w:trPr>
        <w:tc>
          <w:tcPr>
            <w:tcW w:w="0" w:type="auto"/>
          </w:tcPr>
          <w:p w14:paraId="05326D72" w14:textId="3787B350" w:rsidR="007A699B" w:rsidRPr="00CC7C14" w:rsidRDefault="007A699B" w:rsidP="007A699B">
            <w:pPr>
              <w:pStyle w:val="Compact"/>
            </w:pPr>
            <w:r w:rsidRPr="00EC3F70">
              <w:t>Al Seru</w:t>
            </w:r>
          </w:p>
        </w:tc>
        <w:tc>
          <w:tcPr>
            <w:tcW w:w="0" w:type="auto"/>
          </w:tcPr>
          <w:p w14:paraId="7A9D64E2" w14:textId="75A39B81" w:rsidR="007A699B" w:rsidRPr="00CC7C14" w:rsidRDefault="007A699B" w:rsidP="007A699B">
            <w:pPr>
              <w:pStyle w:val="Compact"/>
              <w:jc w:val="right"/>
            </w:pPr>
            <w:r w:rsidRPr="00EC3F70">
              <w:t>83.72</w:t>
            </w:r>
          </w:p>
        </w:tc>
        <w:tc>
          <w:tcPr>
            <w:tcW w:w="0" w:type="auto"/>
          </w:tcPr>
          <w:p w14:paraId="03343455" w14:textId="0E447271" w:rsidR="007A699B" w:rsidRPr="00CC7C14" w:rsidRDefault="007A699B" w:rsidP="007A699B">
            <w:pPr>
              <w:pStyle w:val="Compact"/>
              <w:jc w:val="right"/>
            </w:pPr>
            <w:r w:rsidRPr="00EC3F70">
              <w:t>0.87</w:t>
            </w:r>
          </w:p>
        </w:tc>
      </w:tr>
      <w:tr w:rsidR="007A699B" w:rsidRPr="00CC7C14" w14:paraId="0957179D" w14:textId="77777777" w:rsidTr="00D61E5E">
        <w:trPr>
          <w:tblHeader/>
          <w:jc w:val="center"/>
        </w:trPr>
        <w:tc>
          <w:tcPr>
            <w:tcW w:w="0" w:type="auto"/>
          </w:tcPr>
          <w:p w14:paraId="12988CE9" w14:textId="284AE103" w:rsidR="007A699B" w:rsidRPr="00CC7C14" w:rsidRDefault="007A699B" w:rsidP="007A699B">
            <w:pPr>
              <w:pStyle w:val="Compact"/>
            </w:pPr>
            <w:r w:rsidRPr="00EC3F70">
              <w:t>Ain Albasha</w:t>
            </w:r>
          </w:p>
        </w:tc>
        <w:tc>
          <w:tcPr>
            <w:tcW w:w="0" w:type="auto"/>
          </w:tcPr>
          <w:p w14:paraId="01628761" w14:textId="3246005C" w:rsidR="007A699B" w:rsidRPr="00CC7C14" w:rsidRDefault="007A699B" w:rsidP="007A699B">
            <w:pPr>
              <w:pStyle w:val="Compact"/>
              <w:jc w:val="right"/>
            </w:pPr>
            <w:r w:rsidRPr="00EC3F70">
              <w:t>79.07</w:t>
            </w:r>
          </w:p>
        </w:tc>
        <w:tc>
          <w:tcPr>
            <w:tcW w:w="0" w:type="auto"/>
          </w:tcPr>
          <w:p w14:paraId="3BF03612" w14:textId="0B263E78" w:rsidR="007A699B" w:rsidRPr="00CC7C14" w:rsidRDefault="007A699B" w:rsidP="007A699B">
            <w:pPr>
              <w:pStyle w:val="Compact"/>
              <w:jc w:val="right"/>
            </w:pPr>
            <w:r w:rsidRPr="00EC3F70">
              <w:t>0.96</w:t>
            </w:r>
          </w:p>
        </w:tc>
      </w:tr>
      <w:tr w:rsidR="007A699B" w:rsidRPr="00CC7C14" w14:paraId="251007D3" w14:textId="77777777" w:rsidTr="00D61E5E">
        <w:trPr>
          <w:tblHeader/>
          <w:jc w:val="center"/>
        </w:trPr>
        <w:tc>
          <w:tcPr>
            <w:tcW w:w="0" w:type="auto"/>
          </w:tcPr>
          <w:p w14:paraId="6D3198CE" w14:textId="42747FC8" w:rsidR="007A699B" w:rsidRPr="00CC7C14" w:rsidRDefault="007A699B" w:rsidP="007A699B">
            <w:pPr>
              <w:pStyle w:val="Compact"/>
            </w:pPr>
            <w:r w:rsidRPr="00EC3F70">
              <w:t>Alauion</w:t>
            </w:r>
          </w:p>
        </w:tc>
        <w:tc>
          <w:tcPr>
            <w:tcW w:w="0" w:type="auto"/>
          </w:tcPr>
          <w:p w14:paraId="22C00E93" w14:textId="42127D78" w:rsidR="007A699B" w:rsidRPr="00CC7C14" w:rsidRDefault="007A699B" w:rsidP="007A699B">
            <w:pPr>
              <w:pStyle w:val="Compact"/>
              <w:jc w:val="right"/>
            </w:pPr>
            <w:r w:rsidRPr="00EC3F70">
              <w:t>76.74</w:t>
            </w:r>
          </w:p>
        </w:tc>
        <w:tc>
          <w:tcPr>
            <w:tcW w:w="0" w:type="auto"/>
          </w:tcPr>
          <w:p w14:paraId="3CFBDB12" w14:textId="517448BD" w:rsidR="007A699B" w:rsidRPr="00CC7C14" w:rsidRDefault="007A699B" w:rsidP="007A699B">
            <w:pPr>
              <w:pStyle w:val="Compact"/>
              <w:jc w:val="right"/>
            </w:pPr>
            <w:r w:rsidRPr="00EC3F70">
              <w:t>0.85</w:t>
            </w:r>
          </w:p>
        </w:tc>
      </w:tr>
      <w:tr w:rsidR="007A699B" w:rsidRPr="00CC7C14" w14:paraId="50231C95" w14:textId="77777777" w:rsidTr="00D61E5E">
        <w:trPr>
          <w:tblHeader/>
          <w:jc w:val="center"/>
        </w:trPr>
        <w:tc>
          <w:tcPr>
            <w:tcW w:w="0" w:type="auto"/>
          </w:tcPr>
          <w:p w14:paraId="7308EBA9" w14:textId="1C6A74A8" w:rsidR="007A699B" w:rsidRPr="00CC7C14" w:rsidRDefault="007A699B" w:rsidP="007A699B">
            <w:pPr>
              <w:pStyle w:val="Compact"/>
            </w:pPr>
            <w:r w:rsidRPr="00EC3F70">
              <w:t>Bab Amman</w:t>
            </w:r>
          </w:p>
        </w:tc>
        <w:tc>
          <w:tcPr>
            <w:tcW w:w="0" w:type="auto"/>
          </w:tcPr>
          <w:p w14:paraId="3845B392" w14:textId="0AF13A2D" w:rsidR="007A699B" w:rsidRPr="00CC7C14" w:rsidRDefault="007A699B" w:rsidP="007A699B">
            <w:pPr>
              <w:pStyle w:val="Compact"/>
              <w:jc w:val="right"/>
            </w:pPr>
            <w:r w:rsidRPr="00EC3F70">
              <w:t>76.74</w:t>
            </w:r>
          </w:p>
        </w:tc>
        <w:tc>
          <w:tcPr>
            <w:tcW w:w="0" w:type="auto"/>
          </w:tcPr>
          <w:p w14:paraId="6506C792" w14:textId="4B8B2CAF" w:rsidR="007A699B" w:rsidRPr="00CC7C14" w:rsidRDefault="007A699B" w:rsidP="007A699B">
            <w:pPr>
              <w:pStyle w:val="Compact"/>
              <w:jc w:val="right"/>
            </w:pPr>
            <w:r w:rsidRPr="00EC3F70">
              <w:t>0.97</w:t>
            </w:r>
          </w:p>
        </w:tc>
      </w:tr>
      <w:tr w:rsidR="007A699B" w:rsidRPr="00CC7C14" w14:paraId="41488B32" w14:textId="77777777" w:rsidTr="00D61E5E">
        <w:trPr>
          <w:tblHeader/>
          <w:jc w:val="center"/>
        </w:trPr>
        <w:tc>
          <w:tcPr>
            <w:tcW w:w="0" w:type="auto"/>
          </w:tcPr>
          <w:p w14:paraId="6E0C5339" w14:textId="2813307E" w:rsidR="007A699B" w:rsidRPr="00CC7C14" w:rsidRDefault="007A699B" w:rsidP="007A699B">
            <w:pPr>
              <w:pStyle w:val="Compact"/>
            </w:pPr>
            <w:r w:rsidRPr="00EC3F70">
              <w:t>Talal Aljadedah</w:t>
            </w:r>
          </w:p>
        </w:tc>
        <w:tc>
          <w:tcPr>
            <w:tcW w:w="0" w:type="auto"/>
          </w:tcPr>
          <w:p w14:paraId="69E19C67" w14:textId="1B55CA13" w:rsidR="007A699B" w:rsidRPr="00CC7C14" w:rsidRDefault="007A699B" w:rsidP="007A699B">
            <w:pPr>
              <w:pStyle w:val="Compact"/>
              <w:jc w:val="right"/>
            </w:pPr>
            <w:r w:rsidRPr="00EC3F70">
              <w:t>76.74</w:t>
            </w:r>
          </w:p>
        </w:tc>
        <w:tc>
          <w:tcPr>
            <w:tcW w:w="0" w:type="auto"/>
          </w:tcPr>
          <w:p w14:paraId="0F3A0E70" w14:textId="426B57E0" w:rsidR="007A699B" w:rsidRPr="00CC7C14" w:rsidRDefault="007A699B" w:rsidP="007A699B">
            <w:pPr>
              <w:pStyle w:val="Compact"/>
              <w:jc w:val="right"/>
            </w:pPr>
            <w:r w:rsidRPr="00EC3F70">
              <w:t>0.99</w:t>
            </w:r>
          </w:p>
        </w:tc>
      </w:tr>
      <w:tr w:rsidR="007A699B" w:rsidRPr="00CC7C14" w14:paraId="01344BC0" w14:textId="77777777" w:rsidTr="00D61E5E">
        <w:trPr>
          <w:tblHeader/>
          <w:jc w:val="center"/>
        </w:trPr>
        <w:tc>
          <w:tcPr>
            <w:tcW w:w="0" w:type="auto"/>
          </w:tcPr>
          <w:p w14:paraId="1710D2F6" w14:textId="2FD18113" w:rsidR="007A699B" w:rsidRPr="00CC7C14" w:rsidRDefault="007A699B" w:rsidP="007A699B">
            <w:pPr>
              <w:pStyle w:val="Compact"/>
            </w:pPr>
            <w:r w:rsidRPr="00EC3F70">
              <w:t>Mo'ath Abn Jabal</w:t>
            </w:r>
          </w:p>
        </w:tc>
        <w:tc>
          <w:tcPr>
            <w:tcW w:w="0" w:type="auto"/>
          </w:tcPr>
          <w:p w14:paraId="7B79DA04" w14:textId="36B18F7D" w:rsidR="007A699B" w:rsidRPr="00CC7C14" w:rsidRDefault="007A699B" w:rsidP="007A699B">
            <w:pPr>
              <w:pStyle w:val="Compact"/>
              <w:jc w:val="right"/>
            </w:pPr>
            <w:r w:rsidRPr="00EC3F70">
              <w:t>71.43</w:t>
            </w:r>
          </w:p>
        </w:tc>
        <w:tc>
          <w:tcPr>
            <w:tcW w:w="0" w:type="auto"/>
          </w:tcPr>
          <w:p w14:paraId="0CADC391" w14:textId="5AE6DC3F" w:rsidR="007A699B" w:rsidRPr="00CC7C14" w:rsidRDefault="007A699B" w:rsidP="007A699B">
            <w:pPr>
              <w:pStyle w:val="Compact"/>
              <w:jc w:val="right"/>
            </w:pPr>
            <w:r w:rsidRPr="00EC3F70">
              <w:t>0.94</w:t>
            </w:r>
          </w:p>
        </w:tc>
      </w:tr>
      <w:tr w:rsidR="007A699B" w:rsidRPr="00CC7C14" w14:paraId="4D354939" w14:textId="77777777" w:rsidTr="00D61E5E">
        <w:trPr>
          <w:tblHeader/>
          <w:jc w:val="center"/>
        </w:trPr>
        <w:tc>
          <w:tcPr>
            <w:tcW w:w="0" w:type="auto"/>
          </w:tcPr>
          <w:p w14:paraId="4E4AAF75" w14:textId="34C6F0ED" w:rsidR="007A699B" w:rsidRPr="00CC7C14" w:rsidRDefault="007A699B" w:rsidP="007A699B">
            <w:pPr>
              <w:pStyle w:val="Compact"/>
            </w:pPr>
            <w:r w:rsidRPr="00EC3F70">
              <w:t>Shafa</w:t>
            </w:r>
          </w:p>
        </w:tc>
        <w:tc>
          <w:tcPr>
            <w:tcW w:w="0" w:type="auto"/>
          </w:tcPr>
          <w:p w14:paraId="223A09E0" w14:textId="05698A9A" w:rsidR="007A699B" w:rsidRPr="00CC7C14" w:rsidRDefault="007A699B" w:rsidP="007A699B">
            <w:pPr>
              <w:pStyle w:val="Compact"/>
              <w:jc w:val="right"/>
            </w:pPr>
            <w:r w:rsidRPr="00EC3F70">
              <w:t>69.77</w:t>
            </w:r>
          </w:p>
        </w:tc>
        <w:tc>
          <w:tcPr>
            <w:tcW w:w="0" w:type="auto"/>
          </w:tcPr>
          <w:p w14:paraId="2799AAAC" w14:textId="6041EEDE" w:rsidR="007A699B" w:rsidRPr="00CC7C14" w:rsidRDefault="00E80770" w:rsidP="007A699B">
            <w:pPr>
              <w:pStyle w:val="Compact"/>
              <w:jc w:val="right"/>
            </w:pPr>
            <w:r>
              <w:t>0.99</w:t>
            </w:r>
          </w:p>
        </w:tc>
      </w:tr>
      <w:tr w:rsidR="007A699B" w:rsidRPr="00CC7C14" w14:paraId="32DF24D9" w14:textId="77777777" w:rsidTr="00D61E5E">
        <w:trPr>
          <w:tblHeader/>
          <w:jc w:val="center"/>
        </w:trPr>
        <w:tc>
          <w:tcPr>
            <w:tcW w:w="0" w:type="auto"/>
          </w:tcPr>
          <w:p w14:paraId="1046E727" w14:textId="3BD848AA" w:rsidR="007A699B" w:rsidRPr="00CC7C14" w:rsidRDefault="007A699B" w:rsidP="007A699B">
            <w:pPr>
              <w:pStyle w:val="Compact"/>
            </w:pPr>
            <w:r w:rsidRPr="00EC3F70">
              <w:t>Alyarmook Aljadedah</w:t>
            </w:r>
          </w:p>
        </w:tc>
        <w:tc>
          <w:tcPr>
            <w:tcW w:w="0" w:type="auto"/>
          </w:tcPr>
          <w:p w14:paraId="0B1E75AC" w14:textId="093AFB31" w:rsidR="007A699B" w:rsidRPr="00CC7C14" w:rsidRDefault="007A699B" w:rsidP="007A699B">
            <w:pPr>
              <w:pStyle w:val="Compact"/>
              <w:jc w:val="right"/>
            </w:pPr>
            <w:r w:rsidRPr="00EC3F70">
              <w:t>69.23</w:t>
            </w:r>
          </w:p>
        </w:tc>
        <w:tc>
          <w:tcPr>
            <w:tcW w:w="0" w:type="auto"/>
          </w:tcPr>
          <w:p w14:paraId="2A950B4C" w14:textId="7918990D" w:rsidR="007A699B" w:rsidRPr="00CC7C14" w:rsidRDefault="007A699B" w:rsidP="007A699B">
            <w:pPr>
              <w:pStyle w:val="Compact"/>
              <w:jc w:val="right"/>
            </w:pPr>
            <w:r w:rsidRPr="00EC3F70">
              <w:t>0.94</w:t>
            </w:r>
          </w:p>
        </w:tc>
      </w:tr>
      <w:tr w:rsidR="007A699B" w:rsidRPr="00CC7C14" w14:paraId="61DDEC59" w14:textId="77777777" w:rsidTr="00D61E5E">
        <w:trPr>
          <w:tblHeader/>
          <w:jc w:val="center"/>
        </w:trPr>
        <w:tc>
          <w:tcPr>
            <w:tcW w:w="0" w:type="auto"/>
          </w:tcPr>
          <w:p w14:paraId="35956230" w14:textId="097F3B7D" w:rsidR="007A699B" w:rsidRPr="00CC7C14" w:rsidRDefault="007A699B" w:rsidP="007A699B">
            <w:pPr>
              <w:pStyle w:val="Compact"/>
            </w:pPr>
            <w:r w:rsidRPr="00EC3F70">
              <w:t>Tabaqat Fahl</w:t>
            </w:r>
          </w:p>
        </w:tc>
        <w:tc>
          <w:tcPr>
            <w:tcW w:w="0" w:type="auto"/>
          </w:tcPr>
          <w:p w14:paraId="3EE49E9C" w14:textId="0A19EB5A" w:rsidR="007A699B" w:rsidRPr="00CC7C14" w:rsidRDefault="007A699B" w:rsidP="007A699B">
            <w:pPr>
              <w:pStyle w:val="Compact"/>
              <w:jc w:val="right"/>
            </w:pPr>
            <w:r w:rsidRPr="00EC3F70">
              <w:t>69.23</w:t>
            </w:r>
          </w:p>
        </w:tc>
        <w:tc>
          <w:tcPr>
            <w:tcW w:w="0" w:type="auto"/>
          </w:tcPr>
          <w:p w14:paraId="63A591F9" w14:textId="3FBFB7EE" w:rsidR="007A699B" w:rsidRPr="00CC7C14" w:rsidRDefault="007A699B" w:rsidP="007A699B">
            <w:pPr>
              <w:pStyle w:val="Compact"/>
              <w:jc w:val="right"/>
            </w:pPr>
            <w:r w:rsidRPr="00EC3F70">
              <w:t>0.98</w:t>
            </w:r>
          </w:p>
        </w:tc>
      </w:tr>
      <w:tr w:rsidR="007A699B" w:rsidRPr="00CC7C14" w14:paraId="3E1D0E6F" w14:textId="77777777" w:rsidTr="00D61E5E">
        <w:trPr>
          <w:tblHeader/>
          <w:jc w:val="center"/>
        </w:trPr>
        <w:tc>
          <w:tcPr>
            <w:tcW w:w="0" w:type="auto"/>
          </w:tcPr>
          <w:p w14:paraId="19C10BF1" w14:textId="4CF5610B" w:rsidR="007A699B" w:rsidRPr="00CC7C14" w:rsidRDefault="007A699B" w:rsidP="007A699B">
            <w:pPr>
              <w:pStyle w:val="Compact"/>
            </w:pPr>
            <w:r w:rsidRPr="00EC3F70">
              <w:t>Iel Jadeda</w:t>
            </w:r>
          </w:p>
        </w:tc>
        <w:tc>
          <w:tcPr>
            <w:tcW w:w="0" w:type="auto"/>
          </w:tcPr>
          <w:p w14:paraId="1DF3EED3" w14:textId="0DCD0A2C" w:rsidR="007A699B" w:rsidRPr="00CC7C14" w:rsidRDefault="007A699B" w:rsidP="007A699B">
            <w:pPr>
              <w:pStyle w:val="Compact"/>
              <w:jc w:val="right"/>
            </w:pPr>
            <w:r w:rsidRPr="00EC3F70">
              <w:t>67.44</w:t>
            </w:r>
          </w:p>
        </w:tc>
        <w:tc>
          <w:tcPr>
            <w:tcW w:w="0" w:type="auto"/>
          </w:tcPr>
          <w:p w14:paraId="321DD910" w14:textId="343FB176" w:rsidR="007A699B" w:rsidRPr="00CC7C14" w:rsidRDefault="007A699B" w:rsidP="007A699B">
            <w:pPr>
              <w:pStyle w:val="Compact"/>
              <w:jc w:val="right"/>
            </w:pPr>
            <w:r w:rsidRPr="00EC3F70">
              <w:t>0.93</w:t>
            </w:r>
          </w:p>
        </w:tc>
      </w:tr>
      <w:tr w:rsidR="007A699B" w:rsidRPr="00CC7C14" w14:paraId="73A14839" w14:textId="77777777" w:rsidTr="00D61E5E">
        <w:trPr>
          <w:tblHeader/>
          <w:jc w:val="center"/>
        </w:trPr>
        <w:tc>
          <w:tcPr>
            <w:tcW w:w="0" w:type="auto"/>
          </w:tcPr>
          <w:p w14:paraId="7BBF8712" w14:textId="17F6143D" w:rsidR="007A699B" w:rsidRPr="00CC7C14" w:rsidRDefault="007A699B" w:rsidP="007A699B">
            <w:pPr>
              <w:pStyle w:val="Compact"/>
            </w:pPr>
            <w:r w:rsidRPr="00EC3F70">
              <w:t>Manshiat Bane Hasan</w:t>
            </w:r>
          </w:p>
        </w:tc>
        <w:tc>
          <w:tcPr>
            <w:tcW w:w="0" w:type="auto"/>
          </w:tcPr>
          <w:p w14:paraId="7DADBA11" w14:textId="1BCC6D4D" w:rsidR="007A699B" w:rsidRPr="00CC7C14" w:rsidRDefault="007A699B" w:rsidP="007A699B">
            <w:pPr>
              <w:pStyle w:val="Compact"/>
              <w:jc w:val="right"/>
            </w:pPr>
            <w:r w:rsidRPr="00EC3F70">
              <w:t>66.67</w:t>
            </w:r>
          </w:p>
        </w:tc>
        <w:tc>
          <w:tcPr>
            <w:tcW w:w="0" w:type="auto"/>
          </w:tcPr>
          <w:p w14:paraId="0CC81A30" w14:textId="1E7C10E2" w:rsidR="007A699B" w:rsidRPr="00CC7C14" w:rsidRDefault="007A699B" w:rsidP="007A699B">
            <w:pPr>
              <w:pStyle w:val="Compact"/>
              <w:jc w:val="right"/>
            </w:pPr>
            <w:r w:rsidRPr="00EC3F70">
              <w:t>0.97</w:t>
            </w:r>
          </w:p>
        </w:tc>
      </w:tr>
      <w:tr w:rsidR="007A699B" w:rsidRPr="00CC7C14" w14:paraId="7CAC5931" w14:textId="77777777" w:rsidTr="00D61E5E">
        <w:trPr>
          <w:tblHeader/>
          <w:jc w:val="center"/>
        </w:trPr>
        <w:tc>
          <w:tcPr>
            <w:tcW w:w="0" w:type="auto"/>
          </w:tcPr>
          <w:p w14:paraId="0D5CBA08" w14:textId="5EAC1B54" w:rsidR="007A699B" w:rsidRPr="00CC7C14" w:rsidRDefault="007A699B" w:rsidP="007A699B">
            <w:pPr>
              <w:pStyle w:val="Compact"/>
            </w:pPr>
            <w:r w:rsidRPr="00EC3F70">
              <w:t>Mazar Jadeda</w:t>
            </w:r>
          </w:p>
        </w:tc>
        <w:tc>
          <w:tcPr>
            <w:tcW w:w="0" w:type="auto"/>
          </w:tcPr>
          <w:p w14:paraId="39597A2E" w14:textId="46D6F766" w:rsidR="007A699B" w:rsidRPr="00CC7C14" w:rsidRDefault="007A699B" w:rsidP="007A699B">
            <w:pPr>
              <w:pStyle w:val="Compact"/>
              <w:jc w:val="right"/>
            </w:pPr>
            <w:r w:rsidRPr="00EC3F70">
              <w:t>65.12</w:t>
            </w:r>
          </w:p>
        </w:tc>
        <w:tc>
          <w:tcPr>
            <w:tcW w:w="0" w:type="auto"/>
          </w:tcPr>
          <w:p w14:paraId="38B1162C" w14:textId="6D58A3E3" w:rsidR="007A699B" w:rsidRPr="00CC7C14" w:rsidRDefault="00E80770" w:rsidP="007A699B">
            <w:pPr>
              <w:pStyle w:val="Compact"/>
              <w:jc w:val="right"/>
            </w:pPr>
            <w:r>
              <w:t>0.99</w:t>
            </w:r>
          </w:p>
        </w:tc>
      </w:tr>
      <w:tr w:rsidR="007A699B" w:rsidRPr="00CC7C14" w14:paraId="243E4D78" w14:textId="77777777" w:rsidTr="00D61E5E">
        <w:trPr>
          <w:tblHeader/>
          <w:jc w:val="center"/>
        </w:trPr>
        <w:tc>
          <w:tcPr>
            <w:tcW w:w="0" w:type="auto"/>
          </w:tcPr>
          <w:p w14:paraId="7AE6AA61" w14:textId="6AE1C6DC" w:rsidR="007A699B" w:rsidRPr="00CC7C14" w:rsidRDefault="007A699B" w:rsidP="007A699B">
            <w:pPr>
              <w:pStyle w:val="Compact"/>
            </w:pPr>
            <w:r w:rsidRPr="00EC3F70">
              <w:t>Jizah</w:t>
            </w:r>
          </w:p>
        </w:tc>
        <w:tc>
          <w:tcPr>
            <w:tcW w:w="0" w:type="auto"/>
          </w:tcPr>
          <w:p w14:paraId="7E23358F" w14:textId="1E8653B9" w:rsidR="007A699B" w:rsidRPr="00CC7C14" w:rsidRDefault="007A699B" w:rsidP="007A699B">
            <w:pPr>
              <w:pStyle w:val="Compact"/>
              <w:jc w:val="right"/>
            </w:pPr>
            <w:r w:rsidRPr="00EC3F70">
              <w:t>62.79</w:t>
            </w:r>
          </w:p>
        </w:tc>
        <w:tc>
          <w:tcPr>
            <w:tcW w:w="0" w:type="auto"/>
          </w:tcPr>
          <w:p w14:paraId="27CAA590" w14:textId="0C9044BA" w:rsidR="007A699B" w:rsidRPr="00CC7C14" w:rsidRDefault="007A699B" w:rsidP="007A699B">
            <w:pPr>
              <w:pStyle w:val="Compact"/>
              <w:jc w:val="right"/>
            </w:pPr>
            <w:r w:rsidRPr="00EC3F70">
              <w:t>0.89</w:t>
            </w:r>
          </w:p>
        </w:tc>
      </w:tr>
    </w:tbl>
    <w:p w14:paraId="36E24B7B" w14:textId="77777777" w:rsidR="00B37514" w:rsidRDefault="00B37514" w:rsidP="002B5BC0">
      <w:pPr>
        <w:pStyle w:val="Heading4"/>
      </w:pPr>
    </w:p>
    <w:p w14:paraId="62F78DE8" w14:textId="4228EB93" w:rsidR="002B5BC0" w:rsidRPr="00CC7C14" w:rsidRDefault="002B5BC0" w:rsidP="002B5BC0">
      <w:pPr>
        <w:pStyle w:val="Heading4"/>
      </w:pPr>
      <w:r w:rsidRPr="00CC7C14">
        <w:t>Service Score Reliability</w:t>
      </w:r>
    </w:p>
    <w:p w14:paraId="4E0BED99" w14:textId="48832579" w:rsidR="002B5BC0" w:rsidRPr="00CC7C14" w:rsidRDefault="002B5BC0" w:rsidP="002B5BC0">
      <w:r w:rsidRPr="00CC7C14">
        <w:t>The MICA Service items cover 23 of the municipal responsibilities outlined in Municipalities Law 41, as well as other relevant services such as public utilities, transportation, or disaster management where the municipality plays some coordinating role in conjunction with the relevant ministry or public authority. For each service, quality levels are assigned scores from zero to five. The evaluation team met with CITIES as part of the MICA training to discuss these items as well as during the evaluability assessment and design stages to understand the service aspect of the MICA tool. The evaluation team also had external subject matter experts review the MICA and provide additional input and research to help the team further understand the service-related MICA items.</w:t>
      </w:r>
    </w:p>
    <w:p w14:paraId="6A417449" w14:textId="77777777" w:rsidR="002B5BC0" w:rsidRPr="00CC7C14" w:rsidRDefault="002B5BC0" w:rsidP="002B5BC0"/>
    <w:p w14:paraId="3AA6EB23" w14:textId="6222147A" w:rsidR="002B5BC0" w:rsidRPr="00CC7C14" w:rsidRDefault="002B5BC0" w:rsidP="002B5BC0">
      <w:pPr>
        <w:pStyle w:val="TableCaption"/>
        <w:jc w:val="center"/>
      </w:pPr>
    </w:p>
    <w:p w14:paraId="40697341" w14:textId="09A06787" w:rsidR="00B746BA" w:rsidRDefault="00B746BA" w:rsidP="00B746BA">
      <w:pPr>
        <w:pStyle w:val="Caption"/>
        <w:keepNext/>
      </w:pPr>
      <w:bookmarkStart w:id="160" w:name="_Toc524532318"/>
      <w:r>
        <w:t xml:space="preserve">Table </w:t>
      </w:r>
      <w:r w:rsidR="001B50AE">
        <w:rPr>
          <w:noProof/>
        </w:rPr>
        <w:fldChar w:fldCharType="begin"/>
      </w:r>
      <w:r w:rsidR="001B50AE">
        <w:rPr>
          <w:noProof/>
        </w:rPr>
        <w:instrText xml:space="preserve"> SEQ Table \* ARABIC </w:instrText>
      </w:r>
      <w:r w:rsidR="001B50AE">
        <w:rPr>
          <w:noProof/>
        </w:rPr>
        <w:fldChar w:fldCharType="separate"/>
      </w:r>
      <w:r w:rsidR="00BB17D9">
        <w:rPr>
          <w:noProof/>
        </w:rPr>
        <w:t>15</w:t>
      </w:r>
      <w:r w:rsidR="001B50AE">
        <w:rPr>
          <w:noProof/>
        </w:rPr>
        <w:fldChar w:fldCharType="end"/>
      </w:r>
      <w:r>
        <w:t xml:space="preserve">: </w:t>
      </w:r>
      <w:r w:rsidRPr="006337AC">
        <w:t>MICA Service Score Reliability Statistics</w:t>
      </w:r>
      <w:bookmarkEnd w:id="160"/>
    </w:p>
    <w:tbl>
      <w:tblPr>
        <w:tblW w:w="0" w:type="auto"/>
        <w:jc w:val="center"/>
        <w:tblLook w:val="07E0" w:firstRow="1" w:lastRow="1" w:firstColumn="1" w:lastColumn="1" w:noHBand="1" w:noVBand="1"/>
      </w:tblPr>
      <w:tblGrid>
        <w:gridCol w:w="2138"/>
        <w:gridCol w:w="1964"/>
        <w:gridCol w:w="595"/>
      </w:tblGrid>
      <w:tr w:rsidR="00D61E5E" w:rsidRPr="00CC7C14" w14:paraId="6CF4F298" w14:textId="77777777" w:rsidTr="00DD1610">
        <w:trPr>
          <w:tblHeader/>
          <w:jc w:val="center"/>
        </w:trPr>
        <w:tc>
          <w:tcPr>
            <w:tcW w:w="0" w:type="auto"/>
            <w:tcBorders>
              <w:bottom w:val="single" w:sz="0" w:space="0" w:color="auto"/>
            </w:tcBorders>
            <w:vAlign w:val="bottom"/>
          </w:tcPr>
          <w:p w14:paraId="2B53549A" w14:textId="77777777" w:rsidR="00D61E5E" w:rsidRPr="00CC7C14" w:rsidRDefault="00D61E5E" w:rsidP="00EC0782">
            <w:pPr>
              <w:pStyle w:val="Compact"/>
            </w:pPr>
            <w:r w:rsidRPr="00CC7C14">
              <w:t>Municipality</w:t>
            </w:r>
          </w:p>
        </w:tc>
        <w:tc>
          <w:tcPr>
            <w:tcW w:w="0" w:type="auto"/>
            <w:tcBorders>
              <w:bottom w:val="single" w:sz="0" w:space="0" w:color="auto"/>
            </w:tcBorders>
            <w:vAlign w:val="bottom"/>
          </w:tcPr>
          <w:p w14:paraId="36E16DBD" w14:textId="77777777" w:rsidR="00D61E5E" w:rsidRPr="00CC7C14" w:rsidRDefault="00D61E5E" w:rsidP="00EC0782">
            <w:pPr>
              <w:pStyle w:val="Compact"/>
              <w:jc w:val="right"/>
            </w:pPr>
            <w:r>
              <w:t xml:space="preserve">Percent </w:t>
            </w:r>
            <w:r w:rsidRPr="00CC7C14">
              <w:t>Agreement</w:t>
            </w:r>
          </w:p>
        </w:tc>
        <w:tc>
          <w:tcPr>
            <w:tcW w:w="0" w:type="auto"/>
            <w:tcBorders>
              <w:bottom w:val="single" w:sz="0" w:space="0" w:color="auto"/>
            </w:tcBorders>
            <w:vAlign w:val="bottom"/>
          </w:tcPr>
          <w:p w14:paraId="013BC4AE" w14:textId="77777777" w:rsidR="00D61E5E" w:rsidRPr="00CC7C14" w:rsidRDefault="00D61E5E" w:rsidP="00EC0782">
            <w:pPr>
              <w:pStyle w:val="Compact"/>
              <w:jc w:val="right"/>
            </w:pPr>
            <w:r w:rsidRPr="00CC7C14">
              <w:t>ICC</w:t>
            </w:r>
          </w:p>
        </w:tc>
      </w:tr>
      <w:tr w:rsidR="00D61E5E" w:rsidRPr="00CC7C14" w14:paraId="6DACFE05" w14:textId="77777777" w:rsidTr="00DD1610">
        <w:trPr>
          <w:jc w:val="center"/>
        </w:trPr>
        <w:tc>
          <w:tcPr>
            <w:tcW w:w="0" w:type="auto"/>
          </w:tcPr>
          <w:p w14:paraId="0989C7BA" w14:textId="77777777" w:rsidR="00D61E5E" w:rsidRPr="00CC7C14" w:rsidRDefault="00D61E5E" w:rsidP="00BB3768">
            <w:pPr>
              <w:pStyle w:val="Compact"/>
            </w:pPr>
            <w:r w:rsidRPr="00FB43ED">
              <w:t>Al Seru</w:t>
            </w:r>
          </w:p>
        </w:tc>
        <w:tc>
          <w:tcPr>
            <w:tcW w:w="0" w:type="auto"/>
          </w:tcPr>
          <w:p w14:paraId="05BFCDCA" w14:textId="77777777" w:rsidR="00D61E5E" w:rsidRPr="00CC7C14" w:rsidRDefault="00D61E5E" w:rsidP="00BB3768">
            <w:pPr>
              <w:pStyle w:val="Compact"/>
              <w:jc w:val="right"/>
            </w:pPr>
            <w:r w:rsidRPr="00FB43ED">
              <w:t>73.91</w:t>
            </w:r>
          </w:p>
        </w:tc>
        <w:tc>
          <w:tcPr>
            <w:tcW w:w="0" w:type="auto"/>
          </w:tcPr>
          <w:p w14:paraId="2A468019" w14:textId="2099F5D6" w:rsidR="00D61E5E" w:rsidRPr="00CC7C14" w:rsidRDefault="00D61E5E" w:rsidP="00BB3768">
            <w:pPr>
              <w:pStyle w:val="Compact"/>
              <w:jc w:val="right"/>
            </w:pPr>
            <w:r w:rsidRPr="00FB43ED">
              <w:t>0.84</w:t>
            </w:r>
          </w:p>
        </w:tc>
      </w:tr>
      <w:tr w:rsidR="00D61E5E" w:rsidRPr="00CC7C14" w14:paraId="52B31821" w14:textId="77777777" w:rsidTr="00DD1610">
        <w:trPr>
          <w:jc w:val="center"/>
        </w:trPr>
        <w:tc>
          <w:tcPr>
            <w:tcW w:w="0" w:type="auto"/>
          </w:tcPr>
          <w:p w14:paraId="4B705C88" w14:textId="77777777" w:rsidR="00D61E5E" w:rsidRPr="00CC7C14" w:rsidRDefault="00D61E5E" w:rsidP="00BB3768">
            <w:pPr>
              <w:pStyle w:val="Compact"/>
            </w:pPr>
            <w:r w:rsidRPr="00FB43ED">
              <w:t>Alsharah</w:t>
            </w:r>
          </w:p>
        </w:tc>
        <w:tc>
          <w:tcPr>
            <w:tcW w:w="0" w:type="auto"/>
          </w:tcPr>
          <w:p w14:paraId="309ABA94" w14:textId="77777777" w:rsidR="00D61E5E" w:rsidRPr="00CC7C14" w:rsidRDefault="00D61E5E" w:rsidP="00BB3768">
            <w:pPr>
              <w:pStyle w:val="Compact"/>
              <w:jc w:val="right"/>
            </w:pPr>
            <w:r w:rsidRPr="00FB43ED">
              <w:t>73.91</w:t>
            </w:r>
          </w:p>
        </w:tc>
        <w:tc>
          <w:tcPr>
            <w:tcW w:w="0" w:type="auto"/>
          </w:tcPr>
          <w:p w14:paraId="3AF48C31" w14:textId="3BB18C25" w:rsidR="00D61E5E" w:rsidRPr="00CC7C14" w:rsidRDefault="00D61E5E" w:rsidP="00BB3768">
            <w:pPr>
              <w:pStyle w:val="Compact"/>
              <w:jc w:val="right"/>
            </w:pPr>
            <w:r w:rsidRPr="00FB43ED">
              <w:t>0.83</w:t>
            </w:r>
          </w:p>
        </w:tc>
      </w:tr>
      <w:tr w:rsidR="00D61E5E" w:rsidRPr="00CC7C14" w14:paraId="4503413E" w14:textId="77777777" w:rsidTr="00DD1610">
        <w:trPr>
          <w:jc w:val="center"/>
        </w:trPr>
        <w:tc>
          <w:tcPr>
            <w:tcW w:w="0" w:type="auto"/>
          </w:tcPr>
          <w:p w14:paraId="37B64858" w14:textId="77777777" w:rsidR="00D61E5E" w:rsidRPr="00CC7C14" w:rsidRDefault="00D61E5E" w:rsidP="00BB3768">
            <w:pPr>
              <w:pStyle w:val="Compact"/>
            </w:pPr>
            <w:r w:rsidRPr="00FB43ED">
              <w:t>Ain Albasha</w:t>
            </w:r>
          </w:p>
        </w:tc>
        <w:tc>
          <w:tcPr>
            <w:tcW w:w="0" w:type="auto"/>
          </w:tcPr>
          <w:p w14:paraId="67022B10" w14:textId="77777777" w:rsidR="00D61E5E" w:rsidRPr="00CC7C14" w:rsidRDefault="00D61E5E" w:rsidP="00BB3768">
            <w:pPr>
              <w:pStyle w:val="Compact"/>
              <w:jc w:val="right"/>
            </w:pPr>
            <w:r w:rsidRPr="00FB43ED">
              <w:t>60.87</w:t>
            </w:r>
          </w:p>
        </w:tc>
        <w:tc>
          <w:tcPr>
            <w:tcW w:w="0" w:type="auto"/>
          </w:tcPr>
          <w:p w14:paraId="593AEF82" w14:textId="28EABA65" w:rsidR="00D61E5E" w:rsidRPr="00CC7C14" w:rsidRDefault="00D61E5E" w:rsidP="00BB3768">
            <w:pPr>
              <w:pStyle w:val="Compact"/>
              <w:jc w:val="right"/>
            </w:pPr>
            <w:r w:rsidRPr="00FB43ED">
              <w:t>0.88</w:t>
            </w:r>
          </w:p>
        </w:tc>
      </w:tr>
      <w:tr w:rsidR="00D61E5E" w:rsidRPr="00CC7C14" w14:paraId="02261432" w14:textId="77777777" w:rsidTr="00DD1610">
        <w:trPr>
          <w:jc w:val="center"/>
        </w:trPr>
        <w:tc>
          <w:tcPr>
            <w:tcW w:w="0" w:type="auto"/>
          </w:tcPr>
          <w:p w14:paraId="665B51F8" w14:textId="77777777" w:rsidR="00D61E5E" w:rsidRPr="00CC7C14" w:rsidRDefault="00D61E5E" w:rsidP="00BB3768">
            <w:pPr>
              <w:pStyle w:val="Compact"/>
            </w:pPr>
            <w:r w:rsidRPr="00FB43ED">
              <w:t>Alauion</w:t>
            </w:r>
          </w:p>
        </w:tc>
        <w:tc>
          <w:tcPr>
            <w:tcW w:w="0" w:type="auto"/>
          </w:tcPr>
          <w:p w14:paraId="586483AA" w14:textId="77777777" w:rsidR="00D61E5E" w:rsidRPr="00CC7C14" w:rsidRDefault="00D61E5E" w:rsidP="00BB3768">
            <w:pPr>
              <w:pStyle w:val="Compact"/>
              <w:jc w:val="right"/>
            </w:pPr>
            <w:r w:rsidRPr="00FB43ED">
              <w:t>60.87</w:t>
            </w:r>
          </w:p>
        </w:tc>
        <w:tc>
          <w:tcPr>
            <w:tcW w:w="0" w:type="auto"/>
          </w:tcPr>
          <w:p w14:paraId="231BF22B" w14:textId="09E17AF7" w:rsidR="00D61E5E" w:rsidRPr="00CC7C14" w:rsidRDefault="00D61E5E" w:rsidP="00BB3768">
            <w:pPr>
              <w:pStyle w:val="Compact"/>
              <w:jc w:val="right"/>
            </w:pPr>
            <w:r w:rsidRPr="00FB43ED">
              <w:t>0.69</w:t>
            </w:r>
          </w:p>
        </w:tc>
      </w:tr>
      <w:tr w:rsidR="00D61E5E" w:rsidRPr="00CC7C14" w14:paraId="566B94F1" w14:textId="77777777" w:rsidTr="00DD1610">
        <w:trPr>
          <w:jc w:val="center"/>
        </w:trPr>
        <w:tc>
          <w:tcPr>
            <w:tcW w:w="0" w:type="auto"/>
          </w:tcPr>
          <w:p w14:paraId="35656F02" w14:textId="77777777" w:rsidR="00D61E5E" w:rsidRPr="00CC7C14" w:rsidRDefault="00D61E5E" w:rsidP="00BB3768">
            <w:pPr>
              <w:pStyle w:val="Compact"/>
            </w:pPr>
            <w:r w:rsidRPr="00FB43ED">
              <w:t>Talal Aljadedah</w:t>
            </w:r>
          </w:p>
        </w:tc>
        <w:tc>
          <w:tcPr>
            <w:tcW w:w="0" w:type="auto"/>
          </w:tcPr>
          <w:p w14:paraId="0F60621E" w14:textId="77777777" w:rsidR="00D61E5E" w:rsidRPr="00CC7C14" w:rsidRDefault="00D61E5E" w:rsidP="00BB3768">
            <w:pPr>
              <w:pStyle w:val="Compact"/>
              <w:jc w:val="right"/>
            </w:pPr>
            <w:r w:rsidRPr="00FB43ED">
              <w:t>60.87</w:t>
            </w:r>
          </w:p>
        </w:tc>
        <w:tc>
          <w:tcPr>
            <w:tcW w:w="0" w:type="auto"/>
          </w:tcPr>
          <w:p w14:paraId="7FA0C9D3" w14:textId="783DD3F7" w:rsidR="00D61E5E" w:rsidRPr="00CC7C14" w:rsidRDefault="00D61E5E" w:rsidP="00BB3768">
            <w:pPr>
              <w:pStyle w:val="Compact"/>
              <w:jc w:val="right"/>
            </w:pPr>
            <w:r w:rsidRPr="00FB43ED">
              <w:t>0.75</w:t>
            </w:r>
          </w:p>
        </w:tc>
      </w:tr>
      <w:tr w:rsidR="00D61E5E" w:rsidRPr="00CC7C14" w14:paraId="6081BF8A" w14:textId="77777777" w:rsidTr="00DD1610">
        <w:trPr>
          <w:jc w:val="center"/>
        </w:trPr>
        <w:tc>
          <w:tcPr>
            <w:tcW w:w="0" w:type="auto"/>
          </w:tcPr>
          <w:p w14:paraId="6BC5C7C2" w14:textId="77777777" w:rsidR="00D61E5E" w:rsidRPr="00CC7C14" w:rsidRDefault="00D61E5E" w:rsidP="00BB3768">
            <w:pPr>
              <w:pStyle w:val="Compact"/>
            </w:pPr>
            <w:r w:rsidRPr="00FB43ED">
              <w:t>Alyarmook Aljadedah</w:t>
            </w:r>
          </w:p>
        </w:tc>
        <w:tc>
          <w:tcPr>
            <w:tcW w:w="0" w:type="auto"/>
          </w:tcPr>
          <w:p w14:paraId="1D8D4DCC" w14:textId="77777777" w:rsidR="00D61E5E" w:rsidRPr="00CC7C14" w:rsidRDefault="00D61E5E" w:rsidP="00BB3768">
            <w:pPr>
              <w:pStyle w:val="Compact"/>
              <w:jc w:val="right"/>
            </w:pPr>
            <w:r w:rsidRPr="00FB43ED">
              <w:t>56.52</w:t>
            </w:r>
          </w:p>
        </w:tc>
        <w:tc>
          <w:tcPr>
            <w:tcW w:w="0" w:type="auto"/>
          </w:tcPr>
          <w:p w14:paraId="50EE4960" w14:textId="6C9DFEE6" w:rsidR="00D61E5E" w:rsidRPr="00CC7C14" w:rsidRDefault="00D61E5E" w:rsidP="00BB3768">
            <w:pPr>
              <w:pStyle w:val="Compact"/>
              <w:jc w:val="right"/>
            </w:pPr>
            <w:r w:rsidRPr="00FB43ED">
              <w:t>0.87</w:t>
            </w:r>
          </w:p>
        </w:tc>
      </w:tr>
      <w:tr w:rsidR="00D61E5E" w:rsidRPr="00CC7C14" w14:paraId="5022FF14" w14:textId="77777777" w:rsidTr="00DD1610">
        <w:trPr>
          <w:jc w:val="center"/>
        </w:trPr>
        <w:tc>
          <w:tcPr>
            <w:tcW w:w="0" w:type="auto"/>
          </w:tcPr>
          <w:p w14:paraId="66D3F61C" w14:textId="77777777" w:rsidR="00D61E5E" w:rsidRPr="00CC7C14" w:rsidRDefault="00D61E5E" w:rsidP="00BB3768">
            <w:pPr>
              <w:pStyle w:val="Compact"/>
            </w:pPr>
            <w:r w:rsidRPr="00FB43ED">
              <w:t>Bab Amman</w:t>
            </w:r>
          </w:p>
        </w:tc>
        <w:tc>
          <w:tcPr>
            <w:tcW w:w="0" w:type="auto"/>
          </w:tcPr>
          <w:p w14:paraId="6C957CAA" w14:textId="77777777" w:rsidR="00D61E5E" w:rsidRPr="00CC7C14" w:rsidRDefault="00D61E5E" w:rsidP="00BB3768">
            <w:pPr>
              <w:pStyle w:val="Compact"/>
              <w:jc w:val="right"/>
            </w:pPr>
            <w:r w:rsidRPr="00FB43ED">
              <w:t>56.52</w:t>
            </w:r>
          </w:p>
        </w:tc>
        <w:tc>
          <w:tcPr>
            <w:tcW w:w="0" w:type="auto"/>
          </w:tcPr>
          <w:p w14:paraId="3DDC868F" w14:textId="69A08804" w:rsidR="00D61E5E" w:rsidRPr="00CC7C14" w:rsidRDefault="00D61E5E" w:rsidP="00BB3768">
            <w:pPr>
              <w:pStyle w:val="Compact"/>
              <w:jc w:val="right"/>
            </w:pPr>
            <w:r w:rsidRPr="00FB43ED">
              <w:t>0.84</w:t>
            </w:r>
          </w:p>
        </w:tc>
      </w:tr>
      <w:tr w:rsidR="00D61E5E" w:rsidRPr="00CC7C14" w14:paraId="0AA76599" w14:textId="77777777" w:rsidTr="00DD1610">
        <w:trPr>
          <w:jc w:val="center"/>
        </w:trPr>
        <w:tc>
          <w:tcPr>
            <w:tcW w:w="0" w:type="auto"/>
          </w:tcPr>
          <w:p w14:paraId="77F83668" w14:textId="77777777" w:rsidR="00D61E5E" w:rsidRPr="00CC7C14" w:rsidRDefault="00D61E5E" w:rsidP="00BB3768">
            <w:pPr>
              <w:pStyle w:val="Compact"/>
            </w:pPr>
            <w:r w:rsidRPr="00FB43ED">
              <w:t>Manshiat Bane Hasan</w:t>
            </w:r>
          </w:p>
        </w:tc>
        <w:tc>
          <w:tcPr>
            <w:tcW w:w="0" w:type="auto"/>
          </w:tcPr>
          <w:p w14:paraId="084C20CE" w14:textId="77777777" w:rsidR="00D61E5E" w:rsidRPr="00CC7C14" w:rsidRDefault="00D61E5E" w:rsidP="00BB3768">
            <w:pPr>
              <w:pStyle w:val="Compact"/>
              <w:jc w:val="right"/>
            </w:pPr>
            <w:r w:rsidRPr="00FB43ED">
              <w:t>56.52</w:t>
            </w:r>
          </w:p>
        </w:tc>
        <w:tc>
          <w:tcPr>
            <w:tcW w:w="0" w:type="auto"/>
          </w:tcPr>
          <w:p w14:paraId="6B933D66" w14:textId="52F155A7" w:rsidR="00D61E5E" w:rsidRPr="00CC7C14" w:rsidRDefault="00D61E5E" w:rsidP="00BB3768">
            <w:pPr>
              <w:pStyle w:val="Compact"/>
              <w:jc w:val="right"/>
            </w:pPr>
            <w:r w:rsidRPr="00FB43ED">
              <w:t>0.73</w:t>
            </w:r>
          </w:p>
        </w:tc>
      </w:tr>
      <w:tr w:rsidR="00D61E5E" w:rsidRPr="00CC7C14" w14:paraId="689DAD52" w14:textId="77777777" w:rsidTr="00DD1610">
        <w:trPr>
          <w:jc w:val="center"/>
        </w:trPr>
        <w:tc>
          <w:tcPr>
            <w:tcW w:w="0" w:type="auto"/>
          </w:tcPr>
          <w:p w14:paraId="6EAA1420" w14:textId="77777777" w:rsidR="00D61E5E" w:rsidRPr="00CC7C14" w:rsidRDefault="00D61E5E" w:rsidP="00BB3768">
            <w:pPr>
              <w:pStyle w:val="Compact"/>
            </w:pPr>
            <w:r w:rsidRPr="00FB43ED">
              <w:t>Shafa</w:t>
            </w:r>
          </w:p>
        </w:tc>
        <w:tc>
          <w:tcPr>
            <w:tcW w:w="0" w:type="auto"/>
          </w:tcPr>
          <w:p w14:paraId="0DD3106E" w14:textId="77777777" w:rsidR="00D61E5E" w:rsidRPr="00CC7C14" w:rsidRDefault="00D61E5E" w:rsidP="00BB3768">
            <w:pPr>
              <w:pStyle w:val="Compact"/>
              <w:jc w:val="right"/>
            </w:pPr>
            <w:r w:rsidRPr="00FB43ED">
              <w:t>52.17</w:t>
            </w:r>
          </w:p>
        </w:tc>
        <w:tc>
          <w:tcPr>
            <w:tcW w:w="0" w:type="auto"/>
          </w:tcPr>
          <w:p w14:paraId="752A08BA" w14:textId="040F1668" w:rsidR="00D61E5E" w:rsidRPr="00CC7C14" w:rsidRDefault="00D61E5E" w:rsidP="00BB3768">
            <w:pPr>
              <w:pStyle w:val="Compact"/>
              <w:jc w:val="right"/>
            </w:pPr>
            <w:r w:rsidRPr="00FB43ED">
              <w:t>0.78</w:t>
            </w:r>
          </w:p>
        </w:tc>
      </w:tr>
      <w:tr w:rsidR="00D61E5E" w:rsidRPr="00CC7C14" w14:paraId="244A6962" w14:textId="77777777" w:rsidTr="00DD1610">
        <w:trPr>
          <w:jc w:val="center"/>
        </w:trPr>
        <w:tc>
          <w:tcPr>
            <w:tcW w:w="0" w:type="auto"/>
          </w:tcPr>
          <w:p w14:paraId="550D9D02" w14:textId="77777777" w:rsidR="00D61E5E" w:rsidRPr="00CC7C14" w:rsidRDefault="00D61E5E" w:rsidP="00BB3768">
            <w:pPr>
              <w:pStyle w:val="Compact"/>
            </w:pPr>
            <w:r w:rsidRPr="00FB43ED">
              <w:t>Mo'ath Abn Jabal</w:t>
            </w:r>
          </w:p>
        </w:tc>
        <w:tc>
          <w:tcPr>
            <w:tcW w:w="0" w:type="auto"/>
          </w:tcPr>
          <w:p w14:paraId="064D38B6" w14:textId="77777777" w:rsidR="00D61E5E" w:rsidRPr="00CC7C14" w:rsidRDefault="00D61E5E" w:rsidP="00BB3768">
            <w:pPr>
              <w:pStyle w:val="Compact"/>
              <w:jc w:val="right"/>
            </w:pPr>
            <w:r w:rsidRPr="00FB43ED">
              <w:t>47.83</w:t>
            </w:r>
          </w:p>
        </w:tc>
        <w:tc>
          <w:tcPr>
            <w:tcW w:w="0" w:type="auto"/>
          </w:tcPr>
          <w:p w14:paraId="5B854F92" w14:textId="55B9AA2B" w:rsidR="00D61E5E" w:rsidRPr="00CC7C14" w:rsidRDefault="00D61E5E" w:rsidP="00BB3768">
            <w:pPr>
              <w:pStyle w:val="Compact"/>
              <w:jc w:val="right"/>
            </w:pPr>
            <w:r w:rsidRPr="00FB43ED">
              <w:t>0.7</w:t>
            </w:r>
          </w:p>
        </w:tc>
      </w:tr>
      <w:tr w:rsidR="00D61E5E" w:rsidRPr="00CC7C14" w14:paraId="1B13D74C" w14:textId="77777777" w:rsidTr="00DD1610">
        <w:trPr>
          <w:jc w:val="center"/>
        </w:trPr>
        <w:tc>
          <w:tcPr>
            <w:tcW w:w="0" w:type="auto"/>
          </w:tcPr>
          <w:p w14:paraId="372B7CDE" w14:textId="77777777" w:rsidR="00D61E5E" w:rsidRPr="00CC7C14" w:rsidRDefault="00D61E5E" w:rsidP="00BB3768">
            <w:pPr>
              <w:pStyle w:val="Compact"/>
            </w:pPr>
            <w:r w:rsidRPr="00FB43ED">
              <w:t>Tabaqat Fahl</w:t>
            </w:r>
          </w:p>
        </w:tc>
        <w:tc>
          <w:tcPr>
            <w:tcW w:w="0" w:type="auto"/>
          </w:tcPr>
          <w:p w14:paraId="1A621EA7" w14:textId="77777777" w:rsidR="00D61E5E" w:rsidRPr="00CC7C14" w:rsidRDefault="00D61E5E" w:rsidP="00BB3768">
            <w:pPr>
              <w:pStyle w:val="Compact"/>
              <w:jc w:val="right"/>
            </w:pPr>
            <w:r w:rsidRPr="00FB43ED">
              <w:t>47.62</w:t>
            </w:r>
          </w:p>
        </w:tc>
        <w:tc>
          <w:tcPr>
            <w:tcW w:w="0" w:type="auto"/>
          </w:tcPr>
          <w:p w14:paraId="413EA384" w14:textId="63373801" w:rsidR="00D61E5E" w:rsidRPr="00CC7C14" w:rsidRDefault="00D61E5E" w:rsidP="00BB3768">
            <w:pPr>
              <w:pStyle w:val="Compact"/>
              <w:jc w:val="right"/>
            </w:pPr>
            <w:r w:rsidRPr="00FB43ED">
              <w:t>0.64</w:t>
            </w:r>
          </w:p>
        </w:tc>
      </w:tr>
      <w:tr w:rsidR="00D61E5E" w:rsidRPr="00CC7C14" w14:paraId="6E7AD04C" w14:textId="77777777" w:rsidTr="00DD1610">
        <w:trPr>
          <w:jc w:val="center"/>
        </w:trPr>
        <w:tc>
          <w:tcPr>
            <w:tcW w:w="0" w:type="auto"/>
          </w:tcPr>
          <w:p w14:paraId="55C21065" w14:textId="77777777" w:rsidR="00D61E5E" w:rsidRPr="00CC7C14" w:rsidRDefault="00D61E5E" w:rsidP="00BB3768">
            <w:pPr>
              <w:pStyle w:val="Compact"/>
            </w:pPr>
            <w:r w:rsidRPr="00FB43ED">
              <w:t>Iel Jadeda</w:t>
            </w:r>
          </w:p>
        </w:tc>
        <w:tc>
          <w:tcPr>
            <w:tcW w:w="0" w:type="auto"/>
          </w:tcPr>
          <w:p w14:paraId="10FBD035" w14:textId="77777777" w:rsidR="00D61E5E" w:rsidRPr="00CC7C14" w:rsidRDefault="00D61E5E" w:rsidP="00BB3768">
            <w:pPr>
              <w:pStyle w:val="Compact"/>
              <w:jc w:val="right"/>
            </w:pPr>
            <w:r w:rsidRPr="00FB43ED">
              <w:t>43.48</w:t>
            </w:r>
          </w:p>
        </w:tc>
        <w:tc>
          <w:tcPr>
            <w:tcW w:w="0" w:type="auto"/>
          </w:tcPr>
          <w:p w14:paraId="276F28BE" w14:textId="7895D430" w:rsidR="00D61E5E" w:rsidRPr="00CC7C14" w:rsidRDefault="00D61E5E" w:rsidP="00BB3768">
            <w:pPr>
              <w:pStyle w:val="Compact"/>
              <w:jc w:val="right"/>
            </w:pPr>
            <w:r w:rsidRPr="00FB43ED">
              <w:t>0.75</w:t>
            </w:r>
          </w:p>
        </w:tc>
      </w:tr>
      <w:tr w:rsidR="00D61E5E" w:rsidRPr="00CC7C14" w14:paraId="5BC06B1A" w14:textId="77777777" w:rsidTr="00DD1610">
        <w:trPr>
          <w:jc w:val="center"/>
        </w:trPr>
        <w:tc>
          <w:tcPr>
            <w:tcW w:w="0" w:type="auto"/>
          </w:tcPr>
          <w:p w14:paraId="24DBEBE7" w14:textId="77777777" w:rsidR="00D61E5E" w:rsidRPr="00CC7C14" w:rsidRDefault="00D61E5E" w:rsidP="00BB3768">
            <w:pPr>
              <w:pStyle w:val="Compact"/>
            </w:pPr>
            <w:r w:rsidRPr="00FB43ED">
              <w:t>Jizah</w:t>
            </w:r>
          </w:p>
        </w:tc>
        <w:tc>
          <w:tcPr>
            <w:tcW w:w="0" w:type="auto"/>
          </w:tcPr>
          <w:p w14:paraId="23F5BB69" w14:textId="77777777" w:rsidR="00D61E5E" w:rsidRPr="00CC7C14" w:rsidRDefault="00D61E5E" w:rsidP="00BB3768">
            <w:pPr>
              <w:pStyle w:val="Compact"/>
              <w:jc w:val="right"/>
            </w:pPr>
            <w:r w:rsidRPr="00FB43ED">
              <w:t>43.48</w:t>
            </w:r>
          </w:p>
        </w:tc>
        <w:tc>
          <w:tcPr>
            <w:tcW w:w="0" w:type="auto"/>
          </w:tcPr>
          <w:p w14:paraId="2523715B" w14:textId="7FD9A360" w:rsidR="00D61E5E" w:rsidRPr="00CC7C14" w:rsidRDefault="00D61E5E" w:rsidP="00BB3768">
            <w:pPr>
              <w:pStyle w:val="Compact"/>
              <w:jc w:val="right"/>
            </w:pPr>
            <w:r w:rsidRPr="00FB43ED">
              <w:t>0.3</w:t>
            </w:r>
            <w:r>
              <w:t>0</w:t>
            </w:r>
          </w:p>
        </w:tc>
      </w:tr>
      <w:tr w:rsidR="00D61E5E" w:rsidRPr="00CC7C14" w14:paraId="70048EDE" w14:textId="77777777" w:rsidTr="00DD1610">
        <w:trPr>
          <w:jc w:val="center"/>
        </w:trPr>
        <w:tc>
          <w:tcPr>
            <w:tcW w:w="0" w:type="auto"/>
          </w:tcPr>
          <w:p w14:paraId="6C39648A" w14:textId="77777777" w:rsidR="00D61E5E" w:rsidRPr="00CC7C14" w:rsidRDefault="00D61E5E" w:rsidP="00BB3768">
            <w:pPr>
              <w:pStyle w:val="Compact"/>
            </w:pPr>
            <w:r w:rsidRPr="00FB43ED">
              <w:t>Mazar Jadeda</w:t>
            </w:r>
          </w:p>
        </w:tc>
        <w:tc>
          <w:tcPr>
            <w:tcW w:w="0" w:type="auto"/>
          </w:tcPr>
          <w:p w14:paraId="70D2E0FD" w14:textId="77777777" w:rsidR="00D61E5E" w:rsidRPr="00CC7C14" w:rsidRDefault="00D61E5E" w:rsidP="00BB3768">
            <w:pPr>
              <w:pStyle w:val="Compact"/>
              <w:jc w:val="right"/>
            </w:pPr>
            <w:r w:rsidRPr="00FB43ED">
              <w:t>43.48</w:t>
            </w:r>
          </w:p>
        </w:tc>
        <w:tc>
          <w:tcPr>
            <w:tcW w:w="0" w:type="auto"/>
          </w:tcPr>
          <w:p w14:paraId="650E489D" w14:textId="79E9C0B3" w:rsidR="00D61E5E" w:rsidRPr="00CC7C14" w:rsidRDefault="00D61E5E" w:rsidP="00BB3768">
            <w:pPr>
              <w:pStyle w:val="Compact"/>
              <w:jc w:val="right"/>
            </w:pPr>
            <w:r w:rsidRPr="00FB43ED">
              <w:t>0.8</w:t>
            </w:r>
            <w:r>
              <w:t>0</w:t>
            </w:r>
          </w:p>
        </w:tc>
      </w:tr>
    </w:tbl>
    <w:p w14:paraId="6FB9C387" w14:textId="77777777" w:rsidR="002B5BC0" w:rsidRPr="00CC7C14" w:rsidRDefault="002B5BC0" w:rsidP="002B5BC0">
      <w:pPr>
        <w:pStyle w:val="BodyText"/>
        <w:rPr>
          <w:rFonts w:ascii="Gill Sans MT" w:hAnsi="Gill Sans MT"/>
        </w:rPr>
      </w:pPr>
    </w:p>
    <w:p w14:paraId="448F025C" w14:textId="17927C28" w:rsidR="002B5BC0" w:rsidRPr="00CC7C14" w:rsidRDefault="002B5BC0" w:rsidP="002B5BC0">
      <w:r w:rsidRPr="00CC7C14">
        <w:t xml:space="preserve">As shown in the table above, there was limited initial agreement between enumerators on the MICA services scores. The average percent agreement was about </w:t>
      </w:r>
      <w:r w:rsidR="00C70ABC">
        <w:t>56</w:t>
      </w:r>
      <w:r w:rsidR="00C70ABC" w:rsidRPr="00CC7C14">
        <w:t xml:space="preserve"> </w:t>
      </w:r>
      <w:r w:rsidRPr="00CC7C14">
        <w:t>percent. Taken together, the reliability statistics above suggest that the enumerators were consistently in disagreement on the appropriate services scores. The services reliability tests prompted the evaluation team to revisit divergent scores and determine a final score for each municipality. This process involved a thorough review of the enumerator notes and discussion of each item to see if there may have been details that an enumerator missed. As noted in the evaluation design proposal, there are certain limits to the MICA tool. The MICA scoring process is not only sensitive to enumerator bias, but also to the availability of local officials and their willingness to share information. Some variation in scores is expected, but the results of the evaluation team’s initial analysis prompted additional follow-up as discussed below.</w:t>
      </w:r>
    </w:p>
    <w:p w14:paraId="32CED73B" w14:textId="77777777" w:rsidR="002B5BC0" w:rsidRPr="00CC7C14" w:rsidRDefault="002B5BC0" w:rsidP="002B5BC0"/>
    <w:p w14:paraId="3D5A680D" w14:textId="77777777" w:rsidR="002B5BC0" w:rsidRPr="00CC7C14" w:rsidRDefault="002B5BC0" w:rsidP="002B5BC0">
      <w:pPr>
        <w:pStyle w:val="Heading4"/>
      </w:pPr>
      <w:bookmarkStart w:id="161" w:name="gesi-score-reliability"/>
      <w:bookmarkEnd w:id="161"/>
      <w:r w:rsidRPr="00CC7C14">
        <w:t>GESI Score Reliability</w:t>
      </w:r>
    </w:p>
    <w:p w14:paraId="50569263" w14:textId="45D96C6A" w:rsidR="002B5BC0" w:rsidRPr="00CC7C14" w:rsidRDefault="002B5BC0" w:rsidP="002B5BC0">
      <w:r w:rsidRPr="00CC7C14">
        <w:t>The 17 GESI items are scored on a binary, yes-no scale. The guidance on the GESI items is generally clear, so more similarity in scores was expected. Given the binary scale, ICC is not generally recommended as the most appropriate measure of inter-rater reliability. The inclusion of ICC can still provide an edifying comparison for understanding how this statistic varies in relation to percent agreement</w:t>
      </w:r>
      <w:r w:rsidR="00C70ABC">
        <w:t xml:space="preserve"> and how related scores are between and across clusters, or municipalities</w:t>
      </w:r>
      <w:r w:rsidRPr="00CC7C14">
        <w:t xml:space="preserve">. The GESI scores were on average about </w:t>
      </w:r>
      <w:r w:rsidR="00C70ABC" w:rsidRPr="00CC7C14">
        <w:t>9</w:t>
      </w:r>
      <w:r w:rsidR="00C70ABC">
        <w:t>3</w:t>
      </w:r>
      <w:r w:rsidR="00C70ABC" w:rsidRPr="00CC7C14">
        <w:t xml:space="preserve"> </w:t>
      </w:r>
      <w:r w:rsidRPr="00CC7C14">
        <w:t>percent in agreement, suggesting strong reliability. Jizah had a relatively low percent agreement, at about 8</w:t>
      </w:r>
      <w:r w:rsidR="00C70ABC">
        <w:t>4</w:t>
      </w:r>
      <w:r w:rsidRPr="00CC7C14">
        <w:t xml:space="preserve"> percent</w:t>
      </w:r>
      <w:r w:rsidR="00C70ABC">
        <w:t>,</w:t>
      </w:r>
      <w:r w:rsidRPr="00CC7C14">
        <w:t xml:space="preserve"> which prompted more investigation into where enumerators may have seen different GESI-related municipality infrastructure or interpreted the availability of some service differently.</w:t>
      </w:r>
      <w:r w:rsidR="00C70ABC">
        <w:t xml:space="preserve"> The high ICC presented in the table below is largely a function of the binary nature of GESI scores; that is, scores will be inherently related to each other based on the set-up of the measure.</w:t>
      </w:r>
    </w:p>
    <w:p w14:paraId="12C34DD0" w14:textId="77777777" w:rsidR="002B5BC0" w:rsidRPr="00CC7C14" w:rsidRDefault="002B5BC0" w:rsidP="002B5BC0"/>
    <w:p w14:paraId="243ACDBD" w14:textId="09832418" w:rsidR="002B5BC0" w:rsidRPr="00CC7C14" w:rsidRDefault="002B5BC0" w:rsidP="002B5BC0">
      <w:pPr>
        <w:pStyle w:val="TableCaption"/>
        <w:jc w:val="center"/>
      </w:pPr>
    </w:p>
    <w:p w14:paraId="297C38D6" w14:textId="2B87C19D" w:rsidR="00B746BA" w:rsidRDefault="00B746BA" w:rsidP="00B746BA">
      <w:pPr>
        <w:pStyle w:val="Caption"/>
        <w:keepNext/>
      </w:pPr>
      <w:bookmarkStart w:id="162" w:name="_Toc524532319"/>
      <w:r>
        <w:t xml:space="preserve">Table </w:t>
      </w:r>
      <w:r w:rsidR="001B50AE">
        <w:rPr>
          <w:noProof/>
        </w:rPr>
        <w:fldChar w:fldCharType="begin"/>
      </w:r>
      <w:r w:rsidR="001B50AE">
        <w:rPr>
          <w:noProof/>
        </w:rPr>
        <w:instrText xml:space="preserve"> SEQ Table \* ARABIC </w:instrText>
      </w:r>
      <w:r w:rsidR="001B50AE">
        <w:rPr>
          <w:noProof/>
        </w:rPr>
        <w:fldChar w:fldCharType="separate"/>
      </w:r>
      <w:r w:rsidR="00BB17D9">
        <w:rPr>
          <w:noProof/>
        </w:rPr>
        <w:t>16</w:t>
      </w:r>
      <w:r w:rsidR="001B50AE">
        <w:rPr>
          <w:noProof/>
        </w:rPr>
        <w:fldChar w:fldCharType="end"/>
      </w:r>
      <w:r>
        <w:t xml:space="preserve">: </w:t>
      </w:r>
      <w:r w:rsidRPr="00B30645">
        <w:t xml:space="preserve">MICA </w:t>
      </w:r>
      <w:r w:rsidR="00E5196B">
        <w:t>GESI</w:t>
      </w:r>
      <w:r w:rsidR="00E5196B" w:rsidRPr="00B30645">
        <w:t xml:space="preserve"> </w:t>
      </w:r>
      <w:r w:rsidRPr="00B30645">
        <w:t>Score Reliability Statistics</w:t>
      </w:r>
      <w:bookmarkEnd w:id="162"/>
    </w:p>
    <w:tbl>
      <w:tblPr>
        <w:tblW w:w="0" w:type="auto"/>
        <w:jc w:val="center"/>
        <w:tblLook w:val="07E0" w:firstRow="1" w:lastRow="1" w:firstColumn="1" w:lastColumn="1" w:noHBand="1" w:noVBand="1"/>
      </w:tblPr>
      <w:tblGrid>
        <w:gridCol w:w="2138"/>
        <w:gridCol w:w="1964"/>
        <w:gridCol w:w="595"/>
      </w:tblGrid>
      <w:tr w:rsidR="00D61E5E" w:rsidRPr="00CC7C14" w14:paraId="740142C3" w14:textId="77777777" w:rsidTr="00DD1610">
        <w:trPr>
          <w:tblHeader/>
          <w:jc w:val="center"/>
        </w:trPr>
        <w:tc>
          <w:tcPr>
            <w:tcW w:w="0" w:type="auto"/>
            <w:tcBorders>
              <w:bottom w:val="single" w:sz="0" w:space="0" w:color="auto"/>
            </w:tcBorders>
            <w:vAlign w:val="bottom"/>
          </w:tcPr>
          <w:p w14:paraId="75EF639F" w14:textId="77777777" w:rsidR="00D61E5E" w:rsidRPr="00CC7C14" w:rsidRDefault="00D61E5E" w:rsidP="00EC0782">
            <w:pPr>
              <w:pStyle w:val="Compact"/>
            </w:pPr>
            <w:r w:rsidRPr="00CC7C14">
              <w:t>Municipality</w:t>
            </w:r>
          </w:p>
        </w:tc>
        <w:tc>
          <w:tcPr>
            <w:tcW w:w="0" w:type="auto"/>
            <w:tcBorders>
              <w:bottom w:val="single" w:sz="0" w:space="0" w:color="auto"/>
            </w:tcBorders>
            <w:vAlign w:val="bottom"/>
          </w:tcPr>
          <w:p w14:paraId="7BCDBCA6" w14:textId="77777777" w:rsidR="00D61E5E" w:rsidRPr="00CC7C14" w:rsidRDefault="00D61E5E" w:rsidP="00EC0782">
            <w:pPr>
              <w:pStyle w:val="Compact"/>
              <w:jc w:val="right"/>
            </w:pPr>
            <w:r>
              <w:t xml:space="preserve">Percent </w:t>
            </w:r>
            <w:r w:rsidRPr="00CC7C14">
              <w:t>Agreement</w:t>
            </w:r>
          </w:p>
        </w:tc>
        <w:tc>
          <w:tcPr>
            <w:tcW w:w="0" w:type="auto"/>
            <w:tcBorders>
              <w:bottom w:val="single" w:sz="0" w:space="0" w:color="auto"/>
            </w:tcBorders>
            <w:vAlign w:val="bottom"/>
          </w:tcPr>
          <w:p w14:paraId="1ECB301B" w14:textId="77777777" w:rsidR="00D61E5E" w:rsidRPr="00CC7C14" w:rsidRDefault="00D61E5E" w:rsidP="00EC0782">
            <w:pPr>
              <w:pStyle w:val="Compact"/>
              <w:jc w:val="right"/>
            </w:pPr>
            <w:r w:rsidRPr="00CC7C14">
              <w:t>ICC</w:t>
            </w:r>
          </w:p>
        </w:tc>
      </w:tr>
      <w:tr w:rsidR="00D61E5E" w:rsidRPr="00CC7C14" w14:paraId="79B2C99A" w14:textId="77777777" w:rsidTr="00DD1610">
        <w:trPr>
          <w:jc w:val="center"/>
        </w:trPr>
        <w:tc>
          <w:tcPr>
            <w:tcW w:w="0" w:type="auto"/>
          </w:tcPr>
          <w:p w14:paraId="22ECEDBD" w14:textId="77777777" w:rsidR="00D61E5E" w:rsidRPr="00CC7C14" w:rsidRDefault="00D61E5E" w:rsidP="007E3523">
            <w:pPr>
              <w:pStyle w:val="Compact"/>
            </w:pPr>
            <w:r w:rsidRPr="00690304">
              <w:t>Ain Albasha</w:t>
            </w:r>
          </w:p>
        </w:tc>
        <w:tc>
          <w:tcPr>
            <w:tcW w:w="0" w:type="auto"/>
          </w:tcPr>
          <w:p w14:paraId="7669268D" w14:textId="77777777" w:rsidR="00D61E5E" w:rsidRPr="00CC7C14" w:rsidRDefault="00D61E5E" w:rsidP="007E3523">
            <w:pPr>
              <w:pStyle w:val="Compact"/>
              <w:jc w:val="right"/>
            </w:pPr>
            <w:r w:rsidRPr="00690304">
              <w:t>100.00</w:t>
            </w:r>
          </w:p>
        </w:tc>
        <w:tc>
          <w:tcPr>
            <w:tcW w:w="0" w:type="auto"/>
          </w:tcPr>
          <w:p w14:paraId="3AF8E696" w14:textId="5AED133A" w:rsidR="00D61E5E" w:rsidRPr="00CC7C14" w:rsidRDefault="00D61E5E" w:rsidP="007E3523">
            <w:pPr>
              <w:pStyle w:val="Compact"/>
              <w:jc w:val="right"/>
            </w:pPr>
            <w:r w:rsidRPr="00690304">
              <w:t>1.00</w:t>
            </w:r>
          </w:p>
        </w:tc>
      </w:tr>
      <w:tr w:rsidR="00D61E5E" w:rsidRPr="00CC7C14" w14:paraId="616671F3" w14:textId="77777777" w:rsidTr="00DD1610">
        <w:trPr>
          <w:jc w:val="center"/>
        </w:trPr>
        <w:tc>
          <w:tcPr>
            <w:tcW w:w="0" w:type="auto"/>
          </w:tcPr>
          <w:p w14:paraId="447832FB" w14:textId="77777777" w:rsidR="00D61E5E" w:rsidRPr="00CC7C14" w:rsidRDefault="00D61E5E" w:rsidP="007E3523">
            <w:pPr>
              <w:pStyle w:val="Compact"/>
            </w:pPr>
            <w:r w:rsidRPr="00690304">
              <w:t>Alsharah</w:t>
            </w:r>
          </w:p>
        </w:tc>
        <w:tc>
          <w:tcPr>
            <w:tcW w:w="0" w:type="auto"/>
          </w:tcPr>
          <w:p w14:paraId="52488FA3" w14:textId="77777777" w:rsidR="00D61E5E" w:rsidRPr="00CC7C14" w:rsidRDefault="00D61E5E" w:rsidP="007E3523">
            <w:pPr>
              <w:pStyle w:val="Compact"/>
              <w:jc w:val="right"/>
            </w:pPr>
            <w:r w:rsidRPr="00690304">
              <w:t>100.00</w:t>
            </w:r>
          </w:p>
        </w:tc>
        <w:tc>
          <w:tcPr>
            <w:tcW w:w="0" w:type="auto"/>
          </w:tcPr>
          <w:p w14:paraId="44BB52DB" w14:textId="322E61AD" w:rsidR="00D61E5E" w:rsidRPr="00CC7C14" w:rsidRDefault="00D61E5E" w:rsidP="007E3523">
            <w:pPr>
              <w:pStyle w:val="Compact"/>
              <w:jc w:val="right"/>
            </w:pPr>
            <w:r w:rsidRPr="00690304">
              <w:t>1.00</w:t>
            </w:r>
          </w:p>
        </w:tc>
      </w:tr>
      <w:tr w:rsidR="00D61E5E" w:rsidRPr="00CC7C14" w14:paraId="68B327BE" w14:textId="77777777" w:rsidTr="00DD1610">
        <w:trPr>
          <w:jc w:val="center"/>
        </w:trPr>
        <w:tc>
          <w:tcPr>
            <w:tcW w:w="0" w:type="auto"/>
          </w:tcPr>
          <w:p w14:paraId="0DE45933" w14:textId="77777777" w:rsidR="00D61E5E" w:rsidRPr="00CC7C14" w:rsidRDefault="00D61E5E" w:rsidP="007E3523">
            <w:pPr>
              <w:pStyle w:val="Compact"/>
            </w:pPr>
            <w:r w:rsidRPr="00690304">
              <w:t>Bab Amman</w:t>
            </w:r>
          </w:p>
        </w:tc>
        <w:tc>
          <w:tcPr>
            <w:tcW w:w="0" w:type="auto"/>
          </w:tcPr>
          <w:p w14:paraId="0C3EBEC4" w14:textId="77777777" w:rsidR="00D61E5E" w:rsidRPr="00CC7C14" w:rsidRDefault="00D61E5E" w:rsidP="007E3523">
            <w:pPr>
              <w:pStyle w:val="Compact"/>
              <w:jc w:val="right"/>
            </w:pPr>
            <w:r w:rsidRPr="00690304">
              <w:t>100.00</w:t>
            </w:r>
          </w:p>
        </w:tc>
        <w:tc>
          <w:tcPr>
            <w:tcW w:w="0" w:type="auto"/>
          </w:tcPr>
          <w:p w14:paraId="5E291262" w14:textId="32A255F8" w:rsidR="00D61E5E" w:rsidRPr="00CC7C14" w:rsidRDefault="00D61E5E" w:rsidP="007E3523">
            <w:pPr>
              <w:pStyle w:val="Compact"/>
              <w:jc w:val="right"/>
            </w:pPr>
            <w:r w:rsidRPr="00690304">
              <w:t>1.00</w:t>
            </w:r>
          </w:p>
        </w:tc>
      </w:tr>
      <w:tr w:rsidR="00D61E5E" w:rsidRPr="00CC7C14" w14:paraId="2A1FC29F" w14:textId="77777777" w:rsidTr="00DD1610">
        <w:trPr>
          <w:jc w:val="center"/>
        </w:trPr>
        <w:tc>
          <w:tcPr>
            <w:tcW w:w="0" w:type="auto"/>
          </w:tcPr>
          <w:p w14:paraId="786EEBAA" w14:textId="77777777" w:rsidR="00D61E5E" w:rsidRPr="00CC7C14" w:rsidRDefault="00D61E5E" w:rsidP="007E3523">
            <w:pPr>
              <w:pStyle w:val="Compact"/>
            </w:pPr>
            <w:r w:rsidRPr="00690304">
              <w:t>Mo'ath Abn Jabal</w:t>
            </w:r>
          </w:p>
        </w:tc>
        <w:tc>
          <w:tcPr>
            <w:tcW w:w="0" w:type="auto"/>
          </w:tcPr>
          <w:p w14:paraId="5253D2E4" w14:textId="77777777" w:rsidR="00D61E5E" w:rsidRPr="00CC7C14" w:rsidRDefault="00D61E5E" w:rsidP="007E3523">
            <w:pPr>
              <w:pStyle w:val="Compact"/>
              <w:jc w:val="right"/>
            </w:pPr>
            <w:r w:rsidRPr="00690304">
              <w:t>100.00</w:t>
            </w:r>
          </w:p>
        </w:tc>
        <w:tc>
          <w:tcPr>
            <w:tcW w:w="0" w:type="auto"/>
          </w:tcPr>
          <w:p w14:paraId="74CE51A9" w14:textId="1F7A1BEA" w:rsidR="00D61E5E" w:rsidRPr="00CC7C14" w:rsidRDefault="00D61E5E" w:rsidP="007E3523">
            <w:pPr>
              <w:pStyle w:val="Compact"/>
              <w:jc w:val="right"/>
            </w:pPr>
            <w:r w:rsidRPr="00690304">
              <w:t>1.00</w:t>
            </w:r>
          </w:p>
        </w:tc>
      </w:tr>
      <w:tr w:rsidR="00D61E5E" w:rsidRPr="00CC7C14" w14:paraId="5A125841" w14:textId="77777777" w:rsidTr="00DD1610">
        <w:trPr>
          <w:jc w:val="center"/>
        </w:trPr>
        <w:tc>
          <w:tcPr>
            <w:tcW w:w="0" w:type="auto"/>
          </w:tcPr>
          <w:p w14:paraId="1A5DDB60" w14:textId="77777777" w:rsidR="00D61E5E" w:rsidRPr="00CC7C14" w:rsidRDefault="00D61E5E" w:rsidP="007E3523">
            <w:pPr>
              <w:pStyle w:val="Compact"/>
            </w:pPr>
            <w:r w:rsidRPr="00690304">
              <w:t>Al Seru</w:t>
            </w:r>
          </w:p>
        </w:tc>
        <w:tc>
          <w:tcPr>
            <w:tcW w:w="0" w:type="auto"/>
          </w:tcPr>
          <w:p w14:paraId="1DB5C3B3" w14:textId="77777777" w:rsidR="00D61E5E" w:rsidRPr="00CC7C14" w:rsidRDefault="00D61E5E" w:rsidP="007E3523">
            <w:pPr>
              <w:pStyle w:val="Compact"/>
              <w:jc w:val="right"/>
            </w:pPr>
            <w:r w:rsidRPr="00690304">
              <w:t>94.74</w:t>
            </w:r>
          </w:p>
        </w:tc>
        <w:tc>
          <w:tcPr>
            <w:tcW w:w="0" w:type="auto"/>
          </w:tcPr>
          <w:p w14:paraId="61216AFD" w14:textId="0CD0A87B" w:rsidR="00D61E5E" w:rsidRPr="00CC7C14" w:rsidRDefault="00D61E5E" w:rsidP="007E3523">
            <w:pPr>
              <w:pStyle w:val="Compact"/>
              <w:jc w:val="right"/>
            </w:pPr>
            <w:r w:rsidRPr="00690304">
              <w:t>0.89</w:t>
            </w:r>
          </w:p>
        </w:tc>
      </w:tr>
      <w:tr w:rsidR="00D61E5E" w:rsidRPr="00CC7C14" w14:paraId="1DD45DF3" w14:textId="77777777" w:rsidTr="00DD1610">
        <w:trPr>
          <w:jc w:val="center"/>
        </w:trPr>
        <w:tc>
          <w:tcPr>
            <w:tcW w:w="0" w:type="auto"/>
          </w:tcPr>
          <w:p w14:paraId="0AC1BBF4" w14:textId="77777777" w:rsidR="00D61E5E" w:rsidRPr="00CC7C14" w:rsidRDefault="00D61E5E" w:rsidP="007E3523">
            <w:pPr>
              <w:pStyle w:val="Compact"/>
            </w:pPr>
            <w:r w:rsidRPr="00690304">
              <w:t>Alauion</w:t>
            </w:r>
          </w:p>
        </w:tc>
        <w:tc>
          <w:tcPr>
            <w:tcW w:w="0" w:type="auto"/>
          </w:tcPr>
          <w:p w14:paraId="45542ED9" w14:textId="77777777" w:rsidR="00D61E5E" w:rsidRPr="00CC7C14" w:rsidRDefault="00D61E5E" w:rsidP="007E3523">
            <w:pPr>
              <w:pStyle w:val="Compact"/>
              <w:jc w:val="right"/>
            </w:pPr>
            <w:r w:rsidRPr="00690304">
              <w:t>94.74</w:t>
            </w:r>
          </w:p>
        </w:tc>
        <w:tc>
          <w:tcPr>
            <w:tcW w:w="0" w:type="auto"/>
          </w:tcPr>
          <w:p w14:paraId="499615EF" w14:textId="7724EADF" w:rsidR="00D61E5E" w:rsidRPr="00CC7C14" w:rsidRDefault="00D61E5E" w:rsidP="007E3523">
            <w:pPr>
              <w:pStyle w:val="Compact"/>
              <w:jc w:val="right"/>
            </w:pPr>
            <w:r w:rsidRPr="00690304">
              <w:t>0.95</w:t>
            </w:r>
          </w:p>
        </w:tc>
      </w:tr>
      <w:tr w:rsidR="00D61E5E" w:rsidRPr="00CC7C14" w14:paraId="47DD0BFA" w14:textId="77777777" w:rsidTr="00DD1610">
        <w:trPr>
          <w:jc w:val="center"/>
        </w:trPr>
        <w:tc>
          <w:tcPr>
            <w:tcW w:w="0" w:type="auto"/>
          </w:tcPr>
          <w:p w14:paraId="60D59F1D" w14:textId="77777777" w:rsidR="00D61E5E" w:rsidRPr="00CC7C14" w:rsidRDefault="00D61E5E" w:rsidP="007E3523">
            <w:pPr>
              <w:pStyle w:val="Compact"/>
            </w:pPr>
            <w:r w:rsidRPr="00690304">
              <w:t>Iel Jadeda</w:t>
            </w:r>
          </w:p>
        </w:tc>
        <w:tc>
          <w:tcPr>
            <w:tcW w:w="0" w:type="auto"/>
          </w:tcPr>
          <w:p w14:paraId="7E46173D" w14:textId="77777777" w:rsidR="00D61E5E" w:rsidRPr="00CC7C14" w:rsidRDefault="00D61E5E" w:rsidP="007E3523">
            <w:pPr>
              <w:pStyle w:val="Compact"/>
              <w:jc w:val="right"/>
            </w:pPr>
            <w:r w:rsidRPr="00690304">
              <w:t>94.74</w:t>
            </w:r>
          </w:p>
        </w:tc>
        <w:tc>
          <w:tcPr>
            <w:tcW w:w="0" w:type="auto"/>
          </w:tcPr>
          <w:p w14:paraId="61F67B17" w14:textId="062161DF" w:rsidR="00D61E5E" w:rsidRPr="00CC7C14" w:rsidRDefault="00D61E5E" w:rsidP="007E3523">
            <w:pPr>
              <w:pStyle w:val="Compact"/>
              <w:jc w:val="right"/>
            </w:pPr>
            <w:r w:rsidRPr="00690304">
              <w:t>0.99</w:t>
            </w:r>
          </w:p>
        </w:tc>
      </w:tr>
      <w:tr w:rsidR="00D61E5E" w:rsidRPr="00CC7C14" w14:paraId="1D5B81ED" w14:textId="77777777" w:rsidTr="00DD1610">
        <w:trPr>
          <w:jc w:val="center"/>
        </w:trPr>
        <w:tc>
          <w:tcPr>
            <w:tcW w:w="0" w:type="auto"/>
          </w:tcPr>
          <w:p w14:paraId="7B73195F" w14:textId="77777777" w:rsidR="00D61E5E" w:rsidRPr="00CC7C14" w:rsidRDefault="00D61E5E" w:rsidP="007E3523">
            <w:pPr>
              <w:pStyle w:val="Compact"/>
            </w:pPr>
            <w:r w:rsidRPr="00690304">
              <w:t>Talal Aljadedah</w:t>
            </w:r>
          </w:p>
        </w:tc>
        <w:tc>
          <w:tcPr>
            <w:tcW w:w="0" w:type="auto"/>
          </w:tcPr>
          <w:p w14:paraId="09A145BB" w14:textId="77777777" w:rsidR="00D61E5E" w:rsidRPr="00CC7C14" w:rsidRDefault="00D61E5E" w:rsidP="007E3523">
            <w:pPr>
              <w:pStyle w:val="Compact"/>
              <w:jc w:val="right"/>
            </w:pPr>
            <w:r w:rsidRPr="00690304">
              <w:t>94.74</w:t>
            </w:r>
          </w:p>
        </w:tc>
        <w:tc>
          <w:tcPr>
            <w:tcW w:w="0" w:type="auto"/>
          </w:tcPr>
          <w:p w14:paraId="0AFCBFEC" w14:textId="5A94159F" w:rsidR="00D61E5E" w:rsidRPr="00CC7C14" w:rsidRDefault="00D61E5E" w:rsidP="007E3523">
            <w:pPr>
              <w:pStyle w:val="Compact"/>
              <w:jc w:val="right"/>
            </w:pPr>
            <w:r w:rsidRPr="00690304">
              <w:t>1.00</w:t>
            </w:r>
          </w:p>
        </w:tc>
      </w:tr>
      <w:tr w:rsidR="00D61E5E" w:rsidRPr="00CC7C14" w14:paraId="358D242F" w14:textId="77777777" w:rsidTr="00DD1610">
        <w:trPr>
          <w:jc w:val="center"/>
        </w:trPr>
        <w:tc>
          <w:tcPr>
            <w:tcW w:w="0" w:type="auto"/>
          </w:tcPr>
          <w:p w14:paraId="740BC5EF" w14:textId="77777777" w:rsidR="00D61E5E" w:rsidRPr="00CC7C14" w:rsidRDefault="00D61E5E" w:rsidP="007E3523">
            <w:pPr>
              <w:pStyle w:val="Compact"/>
            </w:pPr>
            <w:r w:rsidRPr="00690304">
              <w:t>Tabaqat Fahl</w:t>
            </w:r>
          </w:p>
        </w:tc>
        <w:tc>
          <w:tcPr>
            <w:tcW w:w="0" w:type="auto"/>
          </w:tcPr>
          <w:p w14:paraId="02B56421" w14:textId="77777777" w:rsidR="00D61E5E" w:rsidRPr="00CC7C14" w:rsidRDefault="00D61E5E" w:rsidP="007E3523">
            <w:pPr>
              <w:pStyle w:val="Compact"/>
              <w:jc w:val="right"/>
            </w:pPr>
            <w:r w:rsidRPr="00690304">
              <w:t>94.12</w:t>
            </w:r>
          </w:p>
        </w:tc>
        <w:tc>
          <w:tcPr>
            <w:tcW w:w="0" w:type="auto"/>
          </w:tcPr>
          <w:p w14:paraId="03CEF4AC" w14:textId="02B1E44D" w:rsidR="00D61E5E" w:rsidRPr="00CC7C14" w:rsidRDefault="00D61E5E" w:rsidP="007E3523">
            <w:pPr>
              <w:pStyle w:val="Compact"/>
              <w:jc w:val="right"/>
            </w:pPr>
            <w:r w:rsidRPr="00690304">
              <w:t>1.00</w:t>
            </w:r>
          </w:p>
        </w:tc>
      </w:tr>
      <w:tr w:rsidR="00D61E5E" w:rsidRPr="00CC7C14" w14:paraId="3056DA82" w14:textId="77777777" w:rsidTr="00DD1610">
        <w:trPr>
          <w:jc w:val="center"/>
        </w:trPr>
        <w:tc>
          <w:tcPr>
            <w:tcW w:w="0" w:type="auto"/>
          </w:tcPr>
          <w:p w14:paraId="72AEFBD1" w14:textId="77777777" w:rsidR="00D61E5E" w:rsidRPr="00CC7C14" w:rsidRDefault="00D61E5E" w:rsidP="007E3523">
            <w:pPr>
              <w:pStyle w:val="Compact"/>
            </w:pPr>
            <w:r w:rsidRPr="00690304">
              <w:t>Ma'an</w:t>
            </w:r>
          </w:p>
        </w:tc>
        <w:tc>
          <w:tcPr>
            <w:tcW w:w="0" w:type="auto"/>
          </w:tcPr>
          <w:p w14:paraId="3DFF7BA9" w14:textId="77777777" w:rsidR="00D61E5E" w:rsidRPr="00CC7C14" w:rsidRDefault="00D61E5E" w:rsidP="007E3523">
            <w:pPr>
              <w:pStyle w:val="Compact"/>
              <w:jc w:val="right"/>
            </w:pPr>
            <w:r w:rsidRPr="00690304">
              <w:t>89.47</w:t>
            </w:r>
          </w:p>
        </w:tc>
        <w:tc>
          <w:tcPr>
            <w:tcW w:w="0" w:type="auto"/>
          </w:tcPr>
          <w:p w14:paraId="0D37CA41" w14:textId="0F097E3A" w:rsidR="00D61E5E" w:rsidRPr="00CC7C14" w:rsidRDefault="00D61E5E" w:rsidP="007E3523">
            <w:pPr>
              <w:pStyle w:val="Compact"/>
              <w:jc w:val="right"/>
            </w:pPr>
            <w:r w:rsidRPr="00690304">
              <w:t>0.99</w:t>
            </w:r>
          </w:p>
        </w:tc>
      </w:tr>
      <w:tr w:rsidR="00D61E5E" w:rsidRPr="00CC7C14" w14:paraId="01661BE5" w14:textId="77777777" w:rsidTr="00DD1610">
        <w:trPr>
          <w:jc w:val="center"/>
        </w:trPr>
        <w:tc>
          <w:tcPr>
            <w:tcW w:w="0" w:type="auto"/>
          </w:tcPr>
          <w:p w14:paraId="69BF8575" w14:textId="77777777" w:rsidR="00D61E5E" w:rsidRPr="00CC7C14" w:rsidRDefault="00D61E5E" w:rsidP="007E3523">
            <w:pPr>
              <w:pStyle w:val="Compact"/>
            </w:pPr>
            <w:r w:rsidRPr="00690304">
              <w:t>Mazar Jadeda</w:t>
            </w:r>
          </w:p>
        </w:tc>
        <w:tc>
          <w:tcPr>
            <w:tcW w:w="0" w:type="auto"/>
          </w:tcPr>
          <w:p w14:paraId="736FDBE0" w14:textId="77777777" w:rsidR="00D61E5E" w:rsidRPr="00CC7C14" w:rsidRDefault="00D61E5E" w:rsidP="007E3523">
            <w:pPr>
              <w:pStyle w:val="Compact"/>
              <w:jc w:val="right"/>
            </w:pPr>
            <w:r w:rsidRPr="00690304">
              <w:t>89.47</w:t>
            </w:r>
          </w:p>
        </w:tc>
        <w:tc>
          <w:tcPr>
            <w:tcW w:w="0" w:type="auto"/>
          </w:tcPr>
          <w:p w14:paraId="255322AD" w14:textId="4548D9E3" w:rsidR="00D61E5E" w:rsidRPr="00CC7C14" w:rsidRDefault="00D61E5E" w:rsidP="007E3523">
            <w:pPr>
              <w:pStyle w:val="Compact"/>
              <w:jc w:val="right"/>
            </w:pPr>
            <w:r w:rsidRPr="00690304">
              <w:t>0.99</w:t>
            </w:r>
          </w:p>
        </w:tc>
      </w:tr>
      <w:tr w:rsidR="00D61E5E" w:rsidRPr="00CC7C14" w14:paraId="41415CF6" w14:textId="77777777" w:rsidTr="00DD1610">
        <w:trPr>
          <w:jc w:val="center"/>
        </w:trPr>
        <w:tc>
          <w:tcPr>
            <w:tcW w:w="0" w:type="auto"/>
          </w:tcPr>
          <w:p w14:paraId="0D2D435F" w14:textId="77777777" w:rsidR="00D61E5E" w:rsidRPr="00CC7C14" w:rsidRDefault="00D61E5E" w:rsidP="007E3523">
            <w:pPr>
              <w:pStyle w:val="Compact"/>
            </w:pPr>
            <w:r w:rsidRPr="00690304">
              <w:t>Shafa</w:t>
            </w:r>
          </w:p>
        </w:tc>
        <w:tc>
          <w:tcPr>
            <w:tcW w:w="0" w:type="auto"/>
          </w:tcPr>
          <w:p w14:paraId="1C7E5048" w14:textId="77777777" w:rsidR="00D61E5E" w:rsidRPr="00CC7C14" w:rsidRDefault="00D61E5E" w:rsidP="007E3523">
            <w:pPr>
              <w:pStyle w:val="Compact"/>
              <w:jc w:val="right"/>
            </w:pPr>
            <w:r w:rsidRPr="00690304">
              <w:t>89.47</w:t>
            </w:r>
          </w:p>
        </w:tc>
        <w:tc>
          <w:tcPr>
            <w:tcW w:w="0" w:type="auto"/>
          </w:tcPr>
          <w:p w14:paraId="34DA998C" w14:textId="03981FB0" w:rsidR="00D61E5E" w:rsidRPr="00CC7C14" w:rsidRDefault="00D61E5E" w:rsidP="007E3523">
            <w:pPr>
              <w:pStyle w:val="Compact"/>
              <w:jc w:val="right"/>
            </w:pPr>
            <w:r w:rsidRPr="00690304">
              <w:t>1.00</w:t>
            </w:r>
          </w:p>
        </w:tc>
      </w:tr>
      <w:tr w:rsidR="00D61E5E" w:rsidRPr="00CC7C14" w14:paraId="6EABC8B7" w14:textId="77777777" w:rsidTr="00DD1610">
        <w:trPr>
          <w:jc w:val="center"/>
        </w:trPr>
        <w:tc>
          <w:tcPr>
            <w:tcW w:w="0" w:type="auto"/>
          </w:tcPr>
          <w:p w14:paraId="24DDA8B5" w14:textId="77777777" w:rsidR="00D61E5E" w:rsidRPr="00CC7C14" w:rsidRDefault="00D61E5E" w:rsidP="007E3523">
            <w:pPr>
              <w:pStyle w:val="Compact"/>
            </w:pPr>
            <w:r w:rsidRPr="00690304">
              <w:t>Alyarmook Aljadedah</w:t>
            </w:r>
          </w:p>
        </w:tc>
        <w:tc>
          <w:tcPr>
            <w:tcW w:w="0" w:type="auto"/>
          </w:tcPr>
          <w:p w14:paraId="669DFF31" w14:textId="77777777" w:rsidR="00D61E5E" w:rsidRPr="00CC7C14" w:rsidRDefault="00D61E5E" w:rsidP="007E3523">
            <w:pPr>
              <w:pStyle w:val="Compact"/>
              <w:jc w:val="right"/>
            </w:pPr>
            <w:r w:rsidRPr="00690304">
              <w:t>86.67</w:t>
            </w:r>
          </w:p>
        </w:tc>
        <w:tc>
          <w:tcPr>
            <w:tcW w:w="0" w:type="auto"/>
          </w:tcPr>
          <w:p w14:paraId="5653FA07" w14:textId="4F3FFD14" w:rsidR="00D61E5E" w:rsidRPr="00CC7C14" w:rsidRDefault="00D61E5E" w:rsidP="007E3523">
            <w:pPr>
              <w:pStyle w:val="Compact"/>
              <w:jc w:val="right"/>
            </w:pPr>
            <w:r w:rsidRPr="00690304">
              <w:t>0.96</w:t>
            </w:r>
          </w:p>
        </w:tc>
      </w:tr>
      <w:tr w:rsidR="00D61E5E" w:rsidRPr="00CC7C14" w14:paraId="3759B193" w14:textId="77777777" w:rsidTr="00DD1610">
        <w:trPr>
          <w:jc w:val="center"/>
        </w:trPr>
        <w:tc>
          <w:tcPr>
            <w:tcW w:w="0" w:type="auto"/>
          </w:tcPr>
          <w:p w14:paraId="691C6B84" w14:textId="77777777" w:rsidR="00D61E5E" w:rsidRPr="00CC7C14" w:rsidRDefault="00D61E5E" w:rsidP="007E3523">
            <w:pPr>
              <w:pStyle w:val="Compact"/>
            </w:pPr>
            <w:r w:rsidRPr="00690304">
              <w:t>Jizah</w:t>
            </w:r>
          </w:p>
        </w:tc>
        <w:tc>
          <w:tcPr>
            <w:tcW w:w="0" w:type="auto"/>
          </w:tcPr>
          <w:p w14:paraId="02559BFF" w14:textId="77777777" w:rsidR="00D61E5E" w:rsidRPr="00CC7C14" w:rsidRDefault="00D61E5E" w:rsidP="007E3523">
            <w:pPr>
              <w:pStyle w:val="Compact"/>
              <w:jc w:val="right"/>
            </w:pPr>
            <w:r w:rsidRPr="00690304">
              <w:t>84.21</w:t>
            </w:r>
          </w:p>
        </w:tc>
        <w:tc>
          <w:tcPr>
            <w:tcW w:w="0" w:type="auto"/>
          </w:tcPr>
          <w:p w14:paraId="294E2E79" w14:textId="06FE282D" w:rsidR="00D61E5E" w:rsidRPr="00CC7C14" w:rsidRDefault="00D61E5E" w:rsidP="007E3523">
            <w:pPr>
              <w:pStyle w:val="Compact"/>
              <w:jc w:val="right"/>
            </w:pPr>
            <w:r w:rsidRPr="00690304">
              <w:t>0.98</w:t>
            </w:r>
          </w:p>
        </w:tc>
      </w:tr>
    </w:tbl>
    <w:p w14:paraId="040451CB" w14:textId="77777777" w:rsidR="00CC7C14" w:rsidRDefault="00CC7C14" w:rsidP="002B5BC0">
      <w:pPr>
        <w:pStyle w:val="Heading4"/>
        <w:sectPr w:rsidR="00CC7C14" w:rsidSect="00692044">
          <w:headerReference w:type="default" r:id="rId44"/>
          <w:footerReference w:type="default" r:id="rId45"/>
          <w:pgSz w:w="12240" w:h="15840"/>
          <w:pgMar w:top="1440" w:right="1440" w:bottom="1440" w:left="1440" w:header="720" w:footer="720" w:gutter="0"/>
          <w:cols w:space="720"/>
          <w:docGrid w:linePitch="360"/>
        </w:sectPr>
      </w:pPr>
      <w:bookmarkStart w:id="163" w:name="synthesizing-ie-mica-scores"/>
      <w:bookmarkEnd w:id="163"/>
    </w:p>
    <w:p w14:paraId="6BCDBF19" w14:textId="131ABE54" w:rsidR="002B5BC0" w:rsidRPr="00CC7C14" w:rsidRDefault="002B5BC0" w:rsidP="002B5BC0">
      <w:pPr>
        <w:pStyle w:val="Heading4"/>
      </w:pPr>
      <w:r w:rsidRPr="00CC7C14">
        <w:t>Synthesizing IE MICA Scores</w:t>
      </w:r>
    </w:p>
    <w:p w14:paraId="4DF156C3" w14:textId="41BE756E" w:rsidR="002B5BC0" w:rsidRPr="00CC7C14" w:rsidRDefault="002B5BC0" w:rsidP="002B5BC0">
      <w:r w:rsidRPr="00CC7C14">
        <w:t>Based on the above analysis, and as part of overall quality assurance, the evaluation team undertook a MICA synthesis process to align scores across raters. The end goal of this was to develop a final dataset of comparison municipality MICA scores. The evaluation team went through each item-by-item disagreement for each municipality, compared scores, notes, and then reviewed the MICA guidance to develop a final score. As previously mentioned, in some cases, the guidance was ambiguous or inconsistent. In other cases, the enumerators simply went over their notes, discussed what they observed, and determined whether to maintain or change the final score. The table below shows the same items for the same municipality from the start of this IRR section. The last column shows the resolved scores. For services item 3.3, which covers the participation of the citizens and the business community in identifying citizens’ needs, the enumerators resolved that the frequency of such activities did not warrant a score above a 1, denoting occasional activities.</w:t>
      </w:r>
    </w:p>
    <w:p w14:paraId="67E99C15" w14:textId="77777777" w:rsidR="002B5BC0" w:rsidRPr="00CC7C14" w:rsidRDefault="002B5BC0" w:rsidP="002B5BC0"/>
    <w:p w14:paraId="3E9A6429" w14:textId="0FEA5E6A" w:rsidR="002B5BC0" w:rsidRPr="00CC7C14" w:rsidRDefault="002B5BC0" w:rsidP="002B5BC0">
      <w:pPr>
        <w:pStyle w:val="TableCaption"/>
        <w:jc w:val="center"/>
      </w:pPr>
    </w:p>
    <w:p w14:paraId="2ACCED55" w14:textId="4EC62AC7" w:rsidR="00B746BA" w:rsidRDefault="00B746BA" w:rsidP="00B746BA">
      <w:pPr>
        <w:pStyle w:val="Caption"/>
        <w:keepNext/>
      </w:pPr>
      <w:bookmarkStart w:id="164" w:name="_Toc524532320"/>
      <w:r>
        <w:t xml:space="preserve">Table </w:t>
      </w:r>
      <w:r w:rsidR="001B50AE">
        <w:rPr>
          <w:noProof/>
        </w:rPr>
        <w:fldChar w:fldCharType="begin"/>
      </w:r>
      <w:r w:rsidR="001B50AE">
        <w:rPr>
          <w:noProof/>
        </w:rPr>
        <w:instrText xml:space="preserve"> SEQ Table \* ARABIC </w:instrText>
      </w:r>
      <w:r w:rsidR="001B50AE">
        <w:rPr>
          <w:noProof/>
        </w:rPr>
        <w:fldChar w:fldCharType="separate"/>
      </w:r>
      <w:r w:rsidR="00BB17D9">
        <w:rPr>
          <w:noProof/>
        </w:rPr>
        <w:t>17</w:t>
      </w:r>
      <w:r w:rsidR="001B50AE">
        <w:rPr>
          <w:noProof/>
        </w:rPr>
        <w:fldChar w:fldCharType="end"/>
      </w:r>
      <w:r>
        <w:t xml:space="preserve">: </w:t>
      </w:r>
      <w:r w:rsidRPr="00167354">
        <w:t>Select MICA items with Scoring Divergence and Final Scoring</w:t>
      </w:r>
      <w:bookmarkEnd w:id="164"/>
    </w:p>
    <w:tbl>
      <w:tblPr>
        <w:tblW w:w="2217" w:type="pct"/>
        <w:jc w:val="center"/>
        <w:tblLook w:val="07E0" w:firstRow="1" w:lastRow="1" w:firstColumn="1" w:lastColumn="1" w:noHBand="1" w:noVBand="1"/>
      </w:tblPr>
      <w:tblGrid>
        <w:gridCol w:w="620"/>
        <w:gridCol w:w="1455"/>
        <w:gridCol w:w="1455"/>
        <w:gridCol w:w="620"/>
      </w:tblGrid>
      <w:tr w:rsidR="002B5BC0" w:rsidRPr="00CC7C14" w14:paraId="319878C5" w14:textId="77777777" w:rsidTr="00B746BA">
        <w:trPr>
          <w:jc w:val="center"/>
        </w:trPr>
        <w:tc>
          <w:tcPr>
            <w:tcW w:w="0" w:type="auto"/>
            <w:tcBorders>
              <w:bottom w:val="single" w:sz="0" w:space="0" w:color="auto"/>
            </w:tcBorders>
            <w:vAlign w:val="bottom"/>
          </w:tcPr>
          <w:p w14:paraId="44015342" w14:textId="77777777" w:rsidR="002B5BC0" w:rsidRPr="00CC7C14" w:rsidRDefault="002B5BC0" w:rsidP="00EC0782">
            <w:pPr>
              <w:pStyle w:val="Compact"/>
              <w:jc w:val="center"/>
            </w:pPr>
            <w:r w:rsidRPr="00CC7C14">
              <w:t>Item</w:t>
            </w:r>
          </w:p>
        </w:tc>
        <w:tc>
          <w:tcPr>
            <w:tcW w:w="0" w:type="auto"/>
            <w:tcBorders>
              <w:bottom w:val="single" w:sz="0" w:space="0" w:color="auto"/>
            </w:tcBorders>
            <w:vAlign w:val="bottom"/>
          </w:tcPr>
          <w:p w14:paraId="01E3E711" w14:textId="77777777" w:rsidR="002B5BC0" w:rsidRPr="00CC7C14" w:rsidRDefault="002B5BC0" w:rsidP="00EC0782">
            <w:pPr>
              <w:pStyle w:val="Compact"/>
              <w:jc w:val="center"/>
            </w:pPr>
            <w:r w:rsidRPr="00CC7C14">
              <w:t>Enumerator 1</w:t>
            </w:r>
          </w:p>
        </w:tc>
        <w:tc>
          <w:tcPr>
            <w:tcW w:w="0" w:type="auto"/>
            <w:tcBorders>
              <w:bottom w:val="single" w:sz="0" w:space="0" w:color="auto"/>
            </w:tcBorders>
            <w:vAlign w:val="bottom"/>
          </w:tcPr>
          <w:p w14:paraId="1F2433B8" w14:textId="77777777" w:rsidR="002B5BC0" w:rsidRPr="00CC7C14" w:rsidRDefault="002B5BC0" w:rsidP="00EC0782">
            <w:pPr>
              <w:pStyle w:val="Compact"/>
              <w:jc w:val="center"/>
            </w:pPr>
            <w:r w:rsidRPr="00CC7C14">
              <w:t>Enumerator 3</w:t>
            </w:r>
          </w:p>
        </w:tc>
        <w:tc>
          <w:tcPr>
            <w:tcW w:w="0" w:type="auto"/>
            <w:tcBorders>
              <w:bottom w:val="single" w:sz="0" w:space="0" w:color="auto"/>
            </w:tcBorders>
            <w:vAlign w:val="bottom"/>
          </w:tcPr>
          <w:p w14:paraId="4AE0EAB2" w14:textId="77777777" w:rsidR="002B5BC0" w:rsidRPr="00CC7C14" w:rsidRDefault="002B5BC0" w:rsidP="00EC0782">
            <w:pPr>
              <w:pStyle w:val="Compact"/>
              <w:jc w:val="center"/>
            </w:pPr>
            <w:r w:rsidRPr="00CC7C14">
              <w:t>Final</w:t>
            </w:r>
          </w:p>
        </w:tc>
      </w:tr>
      <w:tr w:rsidR="002B5BC0" w:rsidRPr="00CC7C14" w14:paraId="709C2E13" w14:textId="77777777" w:rsidTr="00B746BA">
        <w:trPr>
          <w:jc w:val="center"/>
        </w:trPr>
        <w:tc>
          <w:tcPr>
            <w:tcW w:w="0" w:type="auto"/>
          </w:tcPr>
          <w:p w14:paraId="415DE9B2" w14:textId="77777777" w:rsidR="002B5BC0" w:rsidRPr="00CC7C14" w:rsidRDefault="002B5BC0" w:rsidP="00EC0782">
            <w:pPr>
              <w:pStyle w:val="Compact"/>
              <w:jc w:val="center"/>
            </w:pPr>
            <w:r w:rsidRPr="00CC7C14">
              <w:t>3.2</w:t>
            </w:r>
          </w:p>
        </w:tc>
        <w:tc>
          <w:tcPr>
            <w:tcW w:w="0" w:type="auto"/>
          </w:tcPr>
          <w:p w14:paraId="4ADB1A1F" w14:textId="77777777" w:rsidR="002B5BC0" w:rsidRPr="00CC7C14" w:rsidRDefault="002B5BC0" w:rsidP="00EC0782">
            <w:pPr>
              <w:pStyle w:val="Compact"/>
              <w:jc w:val="center"/>
            </w:pPr>
            <w:r w:rsidRPr="00CC7C14">
              <w:t>1</w:t>
            </w:r>
          </w:p>
        </w:tc>
        <w:tc>
          <w:tcPr>
            <w:tcW w:w="0" w:type="auto"/>
          </w:tcPr>
          <w:p w14:paraId="5285E38A" w14:textId="77777777" w:rsidR="002B5BC0" w:rsidRPr="00CC7C14" w:rsidRDefault="002B5BC0" w:rsidP="00EC0782">
            <w:pPr>
              <w:pStyle w:val="Compact"/>
              <w:jc w:val="center"/>
            </w:pPr>
            <w:r w:rsidRPr="00CC7C14">
              <w:t>1.0</w:t>
            </w:r>
          </w:p>
        </w:tc>
        <w:tc>
          <w:tcPr>
            <w:tcW w:w="0" w:type="auto"/>
          </w:tcPr>
          <w:p w14:paraId="7576FB86" w14:textId="77777777" w:rsidR="002B5BC0" w:rsidRPr="00CC7C14" w:rsidRDefault="002B5BC0" w:rsidP="00EC0782">
            <w:pPr>
              <w:pStyle w:val="Compact"/>
              <w:jc w:val="center"/>
            </w:pPr>
            <w:r w:rsidRPr="00CC7C14">
              <w:t>1.0</w:t>
            </w:r>
          </w:p>
        </w:tc>
      </w:tr>
      <w:tr w:rsidR="002B5BC0" w:rsidRPr="00CC7C14" w14:paraId="1C8B07AA" w14:textId="77777777" w:rsidTr="00B746BA">
        <w:trPr>
          <w:jc w:val="center"/>
        </w:trPr>
        <w:tc>
          <w:tcPr>
            <w:tcW w:w="0" w:type="auto"/>
          </w:tcPr>
          <w:p w14:paraId="32A08C69" w14:textId="77777777" w:rsidR="002B5BC0" w:rsidRPr="00CC7C14" w:rsidRDefault="002B5BC0" w:rsidP="00EC0782">
            <w:pPr>
              <w:pStyle w:val="Compact"/>
              <w:jc w:val="center"/>
            </w:pPr>
            <w:r w:rsidRPr="00CC7C14">
              <w:t>3.3</w:t>
            </w:r>
          </w:p>
        </w:tc>
        <w:tc>
          <w:tcPr>
            <w:tcW w:w="0" w:type="auto"/>
          </w:tcPr>
          <w:p w14:paraId="54375536" w14:textId="77777777" w:rsidR="002B5BC0" w:rsidRPr="00CC7C14" w:rsidRDefault="002B5BC0" w:rsidP="00EC0782">
            <w:pPr>
              <w:pStyle w:val="Compact"/>
              <w:jc w:val="center"/>
            </w:pPr>
            <w:r w:rsidRPr="00CC7C14">
              <w:t>1</w:t>
            </w:r>
          </w:p>
        </w:tc>
        <w:tc>
          <w:tcPr>
            <w:tcW w:w="0" w:type="auto"/>
          </w:tcPr>
          <w:p w14:paraId="69CCD3E1" w14:textId="77777777" w:rsidR="002B5BC0" w:rsidRPr="00CC7C14" w:rsidRDefault="002B5BC0" w:rsidP="00EC0782">
            <w:pPr>
              <w:pStyle w:val="Compact"/>
              <w:jc w:val="center"/>
            </w:pPr>
            <w:r w:rsidRPr="00CC7C14">
              <w:t>1.5</w:t>
            </w:r>
          </w:p>
        </w:tc>
        <w:tc>
          <w:tcPr>
            <w:tcW w:w="0" w:type="auto"/>
          </w:tcPr>
          <w:p w14:paraId="71E941B7" w14:textId="77777777" w:rsidR="002B5BC0" w:rsidRPr="00CC7C14" w:rsidRDefault="002B5BC0" w:rsidP="00EC0782">
            <w:pPr>
              <w:pStyle w:val="Compact"/>
              <w:jc w:val="center"/>
            </w:pPr>
            <w:r w:rsidRPr="00CC7C14">
              <w:t>1.0</w:t>
            </w:r>
          </w:p>
        </w:tc>
      </w:tr>
      <w:tr w:rsidR="002B5BC0" w:rsidRPr="00CC7C14" w14:paraId="4659618B" w14:textId="77777777" w:rsidTr="00B746BA">
        <w:trPr>
          <w:jc w:val="center"/>
        </w:trPr>
        <w:tc>
          <w:tcPr>
            <w:tcW w:w="0" w:type="auto"/>
          </w:tcPr>
          <w:p w14:paraId="1CB1B3BE" w14:textId="77777777" w:rsidR="002B5BC0" w:rsidRPr="00CC7C14" w:rsidRDefault="002B5BC0" w:rsidP="00EC0782">
            <w:pPr>
              <w:pStyle w:val="Compact"/>
              <w:jc w:val="center"/>
            </w:pPr>
            <w:r w:rsidRPr="00CC7C14">
              <w:t>3.4</w:t>
            </w:r>
          </w:p>
        </w:tc>
        <w:tc>
          <w:tcPr>
            <w:tcW w:w="0" w:type="auto"/>
          </w:tcPr>
          <w:p w14:paraId="68492F3A" w14:textId="77777777" w:rsidR="002B5BC0" w:rsidRPr="00CC7C14" w:rsidRDefault="002B5BC0" w:rsidP="00EC0782">
            <w:pPr>
              <w:pStyle w:val="Compact"/>
              <w:jc w:val="center"/>
            </w:pPr>
            <w:r w:rsidRPr="00CC7C14">
              <w:t>2</w:t>
            </w:r>
          </w:p>
        </w:tc>
        <w:tc>
          <w:tcPr>
            <w:tcW w:w="0" w:type="auto"/>
          </w:tcPr>
          <w:p w14:paraId="5AA5AE8B" w14:textId="77777777" w:rsidR="002B5BC0" w:rsidRPr="00CC7C14" w:rsidRDefault="002B5BC0" w:rsidP="00EC0782">
            <w:pPr>
              <w:pStyle w:val="Compact"/>
              <w:jc w:val="center"/>
            </w:pPr>
            <w:r w:rsidRPr="00CC7C14">
              <w:t>3.0</w:t>
            </w:r>
          </w:p>
        </w:tc>
        <w:tc>
          <w:tcPr>
            <w:tcW w:w="0" w:type="auto"/>
          </w:tcPr>
          <w:p w14:paraId="2125E89C" w14:textId="77777777" w:rsidR="002B5BC0" w:rsidRPr="00CC7C14" w:rsidRDefault="002B5BC0" w:rsidP="00EC0782">
            <w:pPr>
              <w:pStyle w:val="Compact"/>
              <w:jc w:val="center"/>
            </w:pPr>
            <w:r w:rsidRPr="00CC7C14">
              <w:t>3.0</w:t>
            </w:r>
          </w:p>
        </w:tc>
      </w:tr>
      <w:tr w:rsidR="002B5BC0" w:rsidRPr="00CC7C14" w14:paraId="309F6757" w14:textId="77777777" w:rsidTr="00B746BA">
        <w:trPr>
          <w:jc w:val="center"/>
        </w:trPr>
        <w:tc>
          <w:tcPr>
            <w:tcW w:w="0" w:type="auto"/>
          </w:tcPr>
          <w:p w14:paraId="6DFFE62A" w14:textId="77777777" w:rsidR="002B5BC0" w:rsidRPr="00CC7C14" w:rsidRDefault="002B5BC0" w:rsidP="00EC0782">
            <w:pPr>
              <w:pStyle w:val="Compact"/>
              <w:jc w:val="center"/>
            </w:pPr>
            <w:r w:rsidRPr="00CC7C14">
              <w:t>4.1</w:t>
            </w:r>
          </w:p>
        </w:tc>
        <w:tc>
          <w:tcPr>
            <w:tcW w:w="0" w:type="auto"/>
          </w:tcPr>
          <w:p w14:paraId="0D2DBCD7" w14:textId="77777777" w:rsidR="002B5BC0" w:rsidRPr="00CC7C14" w:rsidRDefault="002B5BC0" w:rsidP="00EC0782">
            <w:pPr>
              <w:pStyle w:val="Compact"/>
              <w:jc w:val="center"/>
            </w:pPr>
            <w:r w:rsidRPr="00CC7C14">
              <w:t>0</w:t>
            </w:r>
          </w:p>
        </w:tc>
        <w:tc>
          <w:tcPr>
            <w:tcW w:w="0" w:type="auto"/>
          </w:tcPr>
          <w:p w14:paraId="2EB24705" w14:textId="77777777" w:rsidR="002B5BC0" w:rsidRPr="00CC7C14" w:rsidRDefault="002B5BC0" w:rsidP="00EC0782">
            <w:pPr>
              <w:pStyle w:val="Compact"/>
              <w:jc w:val="center"/>
            </w:pPr>
            <w:r w:rsidRPr="00CC7C14">
              <w:t>0.0</w:t>
            </w:r>
          </w:p>
        </w:tc>
        <w:tc>
          <w:tcPr>
            <w:tcW w:w="0" w:type="auto"/>
          </w:tcPr>
          <w:p w14:paraId="085B462A" w14:textId="77777777" w:rsidR="002B5BC0" w:rsidRPr="00CC7C14" w:rsidRDefault="002B5BC0" w:rsidP="00EC0782">
            <w:pPr>
              <w:pStyle w:val="Compact"/>
              <w:jc w:val="center"/>
            </w:pPr>
            <w:r w:rsidRPr="00CC7C14">
              <w:t>0.0</w:t>
            </w:r>
          </w:p>
        </w:tc>
      </w:tr>
      <w:tr w:rsidR="002B5BC0" w:rsidRPr="00CC7C14" w14:paraId="2A1C278D" w14:textId="77777777" w:rsidTr="00B746BA">
        <w:trPr>
          <w:jc w:val="center"/>
        </w:trPr>
        <w:tc>
          <w:tcPr>
            <w:tcW w:w="0" w:type="auto"/>
          </w:tcPr>
          <w:p w14:paraId="6E4C4347" w14:textId="77777777" w:rsidR="002B5BC0" w:rsidRPr="00CC7C14" w:rsidRDefault="002B5BC0" w:rsidP="00EC0782">
            <w:pPr>
              <w:pStyle w:val="Compact"/>
              <w:jc w:val="center"/>
            </w:pPr>
            <w:r w:rsidRPr="00CC7C14">
              <w:t>4.2</w:t>
            </w:r>
          </w:p>
        </w:tc>
        <w:tc>
          <w:tcPr>
            <w:tcW w:w="0" w:type="auto"/>
          </w:tcPr>
          <w:p w14:paraId="7EBDF05A" w14:textId="77777777" w:rsidR="002B5BC0" w:rsidRPr="00CC7C14" w:rsidRDefault="002B5BC0" w:rsidP="00EC0782">
            <w:pPr>
              <w:pStyle w:val="Compact"/>
              <w:jc w:val="center"/>
            </w:pPr>
            <w:r w:rsidRPr="00CC7C14">
              <w:t>0</w:t>
            </w:r>
          </w:p>
        </w:tc>
        <w:tc>
          <w:tcPr>
            <w:tcW w:w="0" w:type="auto"/>
          </w:tcPr>
          <w:p w14:paraId="57BAACBF" w14:textId="77777777" w:rsidR="002B5BC0" w:rsidRPr="00CC7C14" w:rsidRDefault="002B5BC0" w:rsidP="00EC0782">
            <w:pPr>
              <w:pStyle w:val="Compact"/>
              <w:jc w:val="center"/>
            </w:pPr>
            <w:r w:rsidRPr="00CC7C14">
              <w:t>0.5</w:t>
            </w:r>
          </w:p>
        </w:tc>
        <w:tc>
          <w:tcPr>
            <w:tcW w:w="0" w:type="auto"/>
          </w:tcPr>
          <w:p w14:paraId="2F820590" w14:textId="77777777" w:rsidR="002B5BC0" w:rsidRPr="00CC7C14" w:rsidRDefault="002B5BC0" w:rsidP="00EC0782">
            <w:pPr>
              <w:pStyle w:val="Compact"/>
              <w:jc w:val="center"/>
            </w:pPr>
            <w:r w:rsidRPr="00CC7C14">
              <w:t>0.5</w:t>
            </w:r>
          </w:p>
        </w:tc>
      </w:tr>
      <w:tr w:rsidR="002B5BC0" w:rsidRPr="00CC7C14" w14:paraId="55939C73" w14:textId="77777777" w:rsidTr="00B746BA">
        <w:trPr>
          <w:jc w:val="center"/>
        </w:trPr>
        <w:tc>
          <w:tcPr>
            <w:tcW w:w="0" w:type="auto"/>
          </w:tcPr>
          <w:p w14:paraId="15261595" w14:textId="77777777" w:rsidR="002B5BC0" w:rsidRPr="00CC7C14" w:rsidRDefault="002B5BC0" w:rsidP="00EC0782">
            <w:pPr>
              <w:pStyle w:val="Compact"/>
              <w:jc w:val="center"/>
            </w:pPr>
            <w:r w:rsidRPr="00CC7C14">
              <w:t>4.3</w:t>
            </w:r>
          </w:p>
        </w:tc>
        <w:tc>
          <w:tcPr>
            <w:tcW w:w="0" w:type="auto"/>
          </w:tcPr>
          <w:p w14:paraId="7116A1EF" w14:textId="77777777" w:rsidR="002B5BC0" w:rsidRPr="00CC7C14" w:rsidRDefault="002B5BC0" w:rsidP="00EC0782">
            <w:pPr>
              <w:pStyle w:val="Compact"/>
              <w:jc w:val="center"/>
            </w:pPr>
            <w:r w:rsidRPr="00CC7C14">
              <w:t>1</w:t>
            </w:r>
          </w:p>
        </w:tc>
        <w:tc>
          <w:tcPr>
            <w:tcW w:w="0" w:type="auto"/>
          </w:tcPr>
          <w:p w14:paraId="0C4F3F7E" w14:textId="77777777" w:rsidR="002B5BC0" w:rsidRPr="00CC7C14" w:rsidRDefault="002B5BC0" w:rsidP="00EC0782">
            <w:pPr>
              <w:pStyle w:val="Compact"/>
              <w:jc w:val="center"/>
            </w:pPr>
            <w:r w:rsidRPr="00CC7C14">
              <w:t>1.5</w:t>
            </w:r>
          </w:p>
        </w:tc>
        <w:tc>
          <w:tcPr>
            <w:tcW w:w="0" w:type="auto"/>
          </w:tcPr>
          <w:p w14:paraId="57438D61" w14:textId="77777777" w:rsidR="002B5BC0" w:rsidRPr="00CC7C14" w:rsidRDefault="002B5BC0" w:rsidP="00EC0782">
            <w:pPr>
              <w:pStyle w:val="Compact"/>
              <w:jc w:val="center"/>
            </w:pPr>
            <w:r w:rsidRPr="00CC7C14">
              <w:t>1.5</w:t>
            </w:r>
          </w:p>
        </w:tc>
      </w:tr>
    </w:tbl>
    <w:p w14:paraId="3158147C" w14:textId="77777777" w:rsidR="002B5BC0" w:rsidRPr="00CC7C14" w:rsidRDefault="002B5BC0" w:rsidP="002B5BC0"/>
    <w:p w14:paraId="1AE5DC4B" w14:textId="4A518158" w:rsidR="002B5BC0" w:rsidRPr="00CC7C14" w:rsidRDefault="7AA453DA" w:rsidP="002B5BC0">
      <w:r>
        <w:t>Each municipality had an average of 3.8 points change across all MICA services items. Jizah municipality saw the most changes between the lead enumerator and the final score, with a total of seven score updates. Despite around four points changing in each municipality, the average change in the lead enumerator’s score was only 0.03 points. In eight cases, scores changed by one point, scores changed by 1.5 points in three cases, and in two cases the MICA services scores changed by 2.5 points. The two largest changes in the final scores were in Shafa and Jizah. In Shafa, 2.5 points were removed for item 4.2, which covers maintenance of assets, while in Jizah 2.5 points were added to item 4.7, which covers public transportation. The Jizah score was changed as the team learned that the municipality is connected to a bus line, but that this line does not consistently run within the municipality. For Shafa, the team noted that while there is local maintenance, it is almost entirely outsourced and not provided through municipality. Despite these changes, the final MICA scores generally preserved the lead enumerator’s initial assessment. The figure below shows the initial distribution of scores and the final MICA score set, which has the same general distribution as the lead enumerator’s scores.</w:t>
      </w:r>
    </w:p>
    <w:p w14:paraId="5CB6B547" w14:textId="77777777" w:rsidR="002B5BC0" w:rsidRPr="00CC7C14" w:rsidRDefault="002B5BC0" w:rsidP="002B5BC0"/>
    <w:p w14:paraId="43B34AC9" w14:textId="5F57FCAB" w:rsidR="00B746BA" w:rsidRDefault="00B746BA" w:rsidP="00B746BA">
      <w:pPr>
        <w:pStyle w:val="Caption"/>
        <w:keepNext/>
        <w:jc w:val="left"/>
      </w:pPr>
      <w:bookmarkStart w:id="165" w:name="_Toc524532342"/>
      <w:r>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25</w:t>
      </w:r>
      <w:r w:rsidR="000E4344">
        <w:rPr>
          <w:noProof/>
        </w:rPr>
        <w:fldChar w:fldCharType="end"/>
      </w:r>
      <w:r>
        <w:t>: Distribution of Initial and Final MICA Scores</w:t>
      </w:r>
      <w:bookmarkEnd w:id="165"/>
    </w:p>
    <w:p w14:paraId="7F40EE07" w14:textId="77777777" w:rsidR="002B5BC0" w:rsidRPr="00CC7C14" w:rsidRDefault="002B5BC0" w:rsidP="002B5BC0">
      <w:pPr>
        <w:pStyle w:val="BodyText"/>
        <w:rPr>
          <w:rFonts w:ascii="Gill Sans MT" w:hAnsi="Gill Sans MT"/>
        </w:rPr>
      </w:pPr>
      <w:r w:rsidRPr="00CC7C14">
        <w:rPr>
          <w:rFonts w:ascii="Gill Sans MT" w:hAnsi="Gill Sans MT"/>
          <w:noProof/>
        </w:rPr>
        <w:drawing>
          <wp:inline distT="0" distB="0" distL="0" distR="0" wp14:anchorId="2FE8C49A" wp14:editId="4BFF74A4">
            <wp:extent cx="5943600" cy="2984528"/>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5298"/>
                    <a:stretch/>
                  </pic:blipFill>
                  <pic:spPr bwMode="auto">
                    <a:xfrm>
                      <a:off x="0" y="0"/>
                      <a:ext cx="5943600" cy="2984528"/>
                    </a:xfrm>
                    <a:prstGeom prst="rect">
                      <a:avLst/>
                    </a:prstGeom>
                    <a:ln>
                      <a:noFill/>
                    </a:ln>
                    <a:extLst>
                      <a:ext uri="{53640926-AAD7-44D8-BBD7-CCE9431645EC}">
                        <a14:shadowObscured xmlns:a14="http://schemas.microsoft.com/office/drawing/2010/main"/>
                      </a:ext>
                    </a:extLst>
                  </pic:spPr>
                </pic:pic>
              </a:graphicData>
            </a:graphic>
          </wp:inline>
        </w:drawing>
      </w:r>
    </w:p>
    <w:p w14:paraId="7E9B6E9D" w14:textId="18C3114C" w:rsidR="00CC7C14" w:rsidRDefault="002B5BC0" w:rsidP="002B5BC0">
      <w:pPr>
        <w:sectPr w:rsidR="00CC7C14" w:rsidSect="00CC7C14">
          <w:pgSz w:w="12240" w:h="15840"/>
          <w:pgMar w:top="1440" w:right="1440" w:bottom="1440" w:left="1440" w:header="720" w:footer="720" w:gutter="0"/>
          <w:cols w:space="720"/>
          <w:docGrid w:linePitch="360"/>
        </w:sectPr>
      </w:pPr>
      <w:r w:rsidRPr="00CC7C14">
        <w:t xml:space="preserve">At the municipality level, the evaluation team generated the numeric error between raters and ranked each municipality to see how internally consistent the scoring was across enumerators. The evaluation team found that the average error across the 15 municipalities was </w:t>
      </w:r>
      <w:r w:rsidR="000D057C" w:rsidRPr="00CC7C14">
        <w:t>around</w:t>
      </w:r>
      <w:r w:rsidRPr="00CC7C14">
        <w:t xml:space="preserve"> 0.3 points.</w:t>
      </w:r>
    </w:p>
    <w:p w14:paraId="6F46FBF1" w14:textId="745E4296" w:rsidR="002B5BC0" w:rsidRPr="00CC7C14" w:rsidRDefault="002B5BC0" w:rsidP="002B5BC0">
      <w:r w:rsidRPr="00CC7C14">
        <w:t xml:space="preserve">The graph below shows the example of Jizah, which had seven items for which there was disagreement between enumerators. Although this municipality had one of the largest point disagreements for a </w:t>
      </w:r>
      <w:r w:rsidR="00B746BA" w:rsidRPr="00CC7C14">
        <w:t>single</w:t>
      </w:r>
      <w:r w:rsidRPr="00CC7C14">
        <w:t xml:space="preserve"> MICA item, the graph below highlights the fact that, on many of the items, the disagreement was the difference of 0.5 points, and there was no disagreement in a </w:t>
      </w:r>
      <w:r w:rsidR="00DF470B">
        <w:t>nine</w:t>
      </w:r>
      <w:r w:rsidRPr="00CC7C14">
        <w:t xml:space="preserve"> cases.</w:t>
      </w:r>
    </w:p>
    <w:p w14:paraId="7E67CAE5" w14:textId="5F2D6B7A" w:rsidR="00B746BA" w:rsidRDefault="00B746BA" w:rsidP="00B746BA">
      <w:pPr>
        <w:pStyle w:val="Caption"/>
        <w:keepNext/>
        <w:jc w:val="left"/>
      </w:pPr>
      <w:bookmarkStart w:id="166" w:name="_Toc524532343"/>
      <w:r>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26</w:t>
      </w:r>
      <w:r w:rsidR="000E4344">
        <w:rPr>
          <w:noProof/>
        </w:rPr>
        <w:fldChar w:fldCharType="end"/>
      </w:r>
      <w:r>
        <w:t>: Change in MICA Services Scores for Jizah</w:t>
      </w:r>
      <w:bookmarkEnd w:id="166"/>
    </w:p>
    <w:p w14:paraId="113C5200" w14:textId="77777777" w:rsidR="002B5BC0" w:rsidRPr="00CC7C14" w:rsidRDefault="002B5BC0" w:rsidP="002B5BC0">
      <w:pPr>
        <w:pStyle w:val="BodyText"/>
        <w:rPr>
          <w:rFonts w:ascii="Gill Sans MT" w:hAnsi="Gill Sans MT"/>
        </w:rPr>
      </w:pPr>
      <w:r w:rsidRPr="00CC7C14">
        <w:rPr>
          <w:rFonts w:ascii="Gill Sans MT" w:hAnsi="Gill Sans MT"/>
          <w:noProof/>
        </w:rPr>
        <w:drawing>
          <wp:inline distT="0" distB="0" distL="0" distR="0" wp14:anchorId="7B8913F8" wp14:editId="73FAECAF">
            <wp:extent cx="8345486" cy="4372934"/>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8345486" cy="4372934"/>
                    </a:xfrm>
                    <a:prstGeom prst="rect">
                      <a:avLst/>
                    </a:prstGeom>
                  </pic:spPr>
                </pic:pic>
              </a:graphicData>
            </a:graphic>
          </wp:inline>
        </w:drawing>
      </w:r>
    </w:p>
    <w:p w14:paraId="131A21A1" w14:textId="10D4F2CA" w:rsidR="002B5BC0" w:rsidRPr="00CC7C14" w:rsidRDefault="002B5BC0" w:rsidP="002B5BC0">
      <w:r w:rsidRPr="00CC7C14">
        <w:t>Results for the GESI items were similar, although with fewer changes overall given the low number of GESI observations. There were seven changes to GESI scores across the 15 comparison municipalities. The reason for these changes was similar to that of the services scores: the tool itself allows for subjective judgment. This is particularly true for the binary GESI items. The figure below illustrates the limited number of GESI scores and subsequent changes.</w:t>
      </w:r>
    </w:p>
    <w:p w14:paraId="5472F178" w14:textId="77777777" w:rsidR="002B5BC0" w:rsidRPr="00CC7C14" w:rsidRDefault="002B5BC0" w:rsidP="002B5BC0"/>
    <w:p w14:paraId="7B300BE4" w14:textId="59FAB1C8" w:rsidR="00B746BA" w:rsidRDefault="00B746BA" w:rsidP="00B746BA">
      <w:pPr>
        <w:pStyle w:val="Caption"/>
        <w:keepNext/>
        <w:jc w:val="left"/>
      </w:pPr>
      <w:bookmarkStart w:id="167" w:name="_Toc524532344"/>
      <w:r>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27</w:t>
      </w:r>
      <w:r w:rsidR="000E4344">
        <w:rPr>
          <w:noProof/>
        </w:rPr>
        <w:fldChar w:fldCharType="end"/>
      </w:r>
      <w:r>
        <w:t>: Changes in MICA GESI Scores for Mazar Jadeda</w:t>
      </w:r>
      <w:bookmarkEnd w:id="167"/>
    </w:p>
    <w:p w14:paraId="6C88DB74" w14:textId="77777777" w:rsidR="002B5BC0" w:rsidRPr="00CC7C14" w:rsidRDefault="002B5BC0" w:rsidP="002B5BC0">
      <w:pPr>
        <w:pStyle w:val="BodyText"/>
        <w:rPr>
          <w:rFonts w:ascii="Gill Sans MT" w:hAnsi="Gill Sans MT"/>
        </w:rPr>
      </w:pPr>
      <w:r w:rsidRPr="00CC7C14">
        <w:rPr>
          <w:rFonts w:ascii="Gill Sans MT" w:hAnsi="Gill Sans MT"/>
          <w:noProof/>
        </w:rPr>
        <w:drawing>
          <wp:inline distT="0" distB="0" distL="0" distR="0" wp14:anchorId="4BF83095" wp14:editId="0F962EFE">
            <wp:extent cx="8248266" cy="4373520"/>
            <wp:effectExtent l="0" t="0" r="63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8294286" cy="4397922"/>
                    </a:xfrm>
                    <a:prstGeom prst="rect">
                      <a:avLst/>
                    </a:prstGeom>
                  </pic:spPr>
                </pic:pic>
              </a:graphicData>
            </a:graphic>
          </wp:inline>
        </w:drawing>
      </w:r>
    </w:p>
    <w:p w14:paraId="207207EE" w14:textId="77777777" w:rsidR="00B746BA" w:rsidRDefault="002B5BC0" w:rsidP="002B5BC0">
      <w:pPr>
        <w:sectPr w:rsidR="00B746BA" w:rsidSect="00CC7C14">
          <w:pgSz w:w="15840" w:h="12240" w:orient="landscape"/>
          <w:pgMar w:top="1440" w:right="1440" w:bottom="1440" w:left="1440" w:header="720" w:footer="720" w:gutter="0"/>
          <w:cols w:space="720"/>
          <w:docGrid w:linePitch="360"/>
        </w:sectPr>
      </w:pPr>
      <w:r w:rsidRPr="00CC7C14">
        <w:t xml:space="preserve">From this review, the evaluation team was able to create a final dataset of MICA scores to use for descriptive analysis and to test balance between assignment groups. </w:t>
      </w:r>
    </w:p>
    <w:p w14:paraId="68960689" w14:textId="76090F1C" w:rsidR="006D444C" w:rsidRPr="00CC7C14" w:rsidRDefault="006D444C" w:rsidP="006D444C">
      <w:pPr>
        <w:pStyle w:val="Heading3"/>
        <w:jc w:val="left"/>
      </w:pPr>
      <w:bookmarkStart w:id="168" w:name="_Toc524597414"/>
      <w:r w:rsidRPr="00CC7C14">
        <w:t xml:space="preserve">Annex </w:t>
      </w:r>
      <w:r w:rsidR="00FE03E4">
        <w:t>3</w:t>
      </w:r>
      <w:r w:rsidRPr="00CC7C14">
        <w:t>: MESP Rater Agreement, by Municipality</w:t>
      </w:r>
      <w:bookmarkEnd w:id="168"/>
    </w:p>
    <w:p w14:paraId="73C746CF" w14:textId="77777777" w:rsidR="002B5BC0" w:rsidRPr="00CC7C14" w:rsidRDefault="002B5BC0" w:rsidP="002B5BC0"/>
    <w:p w14:paraId="5A429E31" w14:textId="655C5030" w:rsidR="0047654C" w:rsidRPr="00CC7C14" w:rsidRDefault="00A96CDC" w:rsidP="00A96CDC">
      <w:pPr>
        <w:pStyle w:val="Caption"/>
      </w:pPr>
      <w:bookmarkStart w:id="169" w:name="_Toc524532345"/>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28</w:t>
      </w:r>
      <w:r w:rsidR="000E4344">
        <w:rPr>
          <w:noProof/>
        </w:rPr>
        <w:fldChar w:fldCharType="end"/>
      </w:r>
      <w:r w:rsidRPr="00CC7C14">
        <w:t xml:space="preserve"> </w:t>
      </w:r>
      <w:r w:rsidR="00A81042" w:rsidRPr="00CC7C14">
        <w:t xml:space="preserve">Agreement Error by Item - </w:t>
      </w:r>
      <w:r w:rsidRPr="00CC7C14">
        <w:t>Ain Albasha</w:t>
      </w:r>
      <w:bookmarkEnd w:id="169"/>
    </w:p>
    <w:p w14:paraId="385CEA85" w14:textId="341AFF6C" w:rsidR="00A96CDC" w:rsidRPr="00CC7C14" w:rsidRDefault="00A96CDC" w:rsidP="00A96CDC">
      <w:pPr>
        <w:jc w:val="center"/>
      </w:pPr>
      <w:r w:rsidRPr="00CC7C14">
        <w:rPr>
          <w:noProof/>
        </w:rPr>
        <w:drawing>
          <wp:inline distT="0" distB="0" distL="0" distR="0" wp14:anchorId="6B887D76" wp14:editId="7EF34DDE">
            <wp:extent cx="5943600" cy="4622800"/>
            <wp:effectExtent l="0" t="0" r="0" b="6350"/>
            <wp:docPr id="8" name="Picture 8" descr="C:\Users\dan.killian\Dropbox\work\MSI\Jordan\CITIES\MICAs\MICA baseline analysis\cities-ie\viz\MICAs\Agreement\Services\muni\Ain Albasha - Agreement - Servic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killian\Dropbox\work\MSI\Jordan\CITIES\MICAs\MICA baseline analysis\cities-ie\viz\MICAs\Agreement\Services\muni\Ain Albasha - Agreement - Services.jpe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48BB99BD" w14:textId="77777777" w:rsidR="0047654C" w:rsidRPr="00CC7C14" w:rsidRDefault="0047654C" w:rsidP="005246D8"/>
    <w:p w14:paraId="6005BCA1" w14:textId="77777777" w:rsidR="0047654C" w:rsidRPr="00CC7C14" w:rsidRDefault="0047654C" w:rsidP="005246D8"/>
    <w:p w14:paraId="57224594" w14:textId="77777777" w:rsidR="0047654C" w:rsidRPr="00CC7C14" w:rsidRDefault="0047654C" w:rsidP="005246D8"/>
    <w:p w14:paraId="58D4177B" w14:textId="1DABF886" w:rsidR="0047654C" w:rsidRPr="00CC7C14" w:rsidRDefault="0047654C" w:rsidP="005246D8"/>
    <w:p w14:paraId="6969EADE" w14:textId="3712F73A" w:rsidR="00A96CDC" w:rsidRPr="00CC7C14" w:rsidRDefault="00A96CDC" w:rsidP="005246D8"/>
    <w:p w14:paraId="6DA34682" w14:textId="3347967E" w:rsidR="00A96CDC" w:rsidRPr="00CC7C14" w:rsidRDefault="00A96CDC" w:rsidP="005246D8"/>
    <w:p w14:paraId="5C653F75" w14:textId="0188F51F" w:rsidR="00A96CDC" w:rsidRPr="00CC7C14" w:rsidRDefault="00A96CDC" w:rsidP="005246D8"/>
    <w:p w14:paraId="7E3061E7" w14:textId="60FA9C3A" w:rsidR="00A96CDC" w:rsidRPr="00CC7C14" w:rsidRDefault="00A96CDC" w:rsidP="005246D8"/>
    <w:p w14:paraId="09484C44" w14:textId="1042CF57" w:rsidR="00A96CDC" w:rsidRPr="00CC7C14" w:rsidRDefault="00A96CDC" w:rsidP="005246D8"/>
    <w:p w14:paraId="6E18EB6F" w14:textId="45A32E84" w:rsidR="00A96CDC" w:rsidRPr="00CC7C14" w:rsidRDefault="00A96CDC" w:rsidP="005246D8"/>
    <w:p w14:paraId="203C4A4F" w14:textId="787C5A81" w:rsidR="00A96CDC" w:rsidRPr="00CC7C14" w:rsidRDefault="00A96CDC" w:rsidP="005246D8"/>
    <w:p w14:paraId="55A90890" w14:textId="76C8AD98" w:rsidR="00A96CDC" w:rsidRPr="00CC7C14" w:rsidRDefault="00A96CDC" w:rsidP="005246D8"/>
    <w:p w14:paraId="0BB8A8BE" w14:textId="79089864" w:rsidR="00A96CDC" w:rsidRPr="00CC7C14" w:rsidRDefault="00A96CDC" w:rsidP="005246D8"/>
    <w:p w14:paraId="59CB2D56" w14:textId="17A65EAB" w:rsidR="00A96CDC" w:rsidRPr="00CC7C14" w:rsidRDefault="00A96CDC" w:rsidP="005246D8"/>
    <w:p w14:paraId="648A807D" w14:textId="773FE1B9" w:rsidR="00A96CDC" w:rsidRPr="00CC7C14" w:rsidRDefault="00A96CDC" w:rsidP="005246D8"/>
    <w:p w14:paraId="68C36A92" w14:textId="2A37BBD9" w:rsidR="00A96CDC" w:rsidRPr="00CC7C14" w:rsidRDefault="00A96CDC" w:rsidP="005246D8"/>
    <w:p w14:paraId="372E2FDA" w14:textId="3BD19D54" w:rsidR="00A96CDC" w:rsidRPr="00CC7C14" w:rsidRDefault="00A96CDC" w:rsidP="00A96CDC">
      <w:pPr>
        <w:pStyle w:val="Caption"/>
      </w:pPr>
      <w:bookmarkStart w:id="170" w:name="_Toc524532346"/>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29</w:t>
      </w:r>
      <w:r w:rsidR="000E4344">
        <w:rPr>
          <w:noProof/>
        </w:rPr>
        <w:fldChar w:fldCharType="end"/>
      </w:r>
      <w:r w:rsidRPr="00CC7C14">
        <w:t xml:space="preserve"> Agreement Error </w:t>
      </w:r>
      <w:r w:rsidR="00A81042" w:rsidRPr="00CC7C14">
        <w:t xml:space="preserve">by Item </w:t>
      </w:r>
      <w:r w:rsidRPr="00CC7C14">
        <w:t>- Al Seru</w:t>
      </w:r>
      <w:bookmarkEnd w:id="170"/>
    </w:p>
    <w:p w14:paraId="5B95A5EB" w14:textId="4D471EBE" w:rsidR="0047654C" w:rsidRPr="00CC7C14" w:rsidRDefault="00A96CDC" w:rsidP="005246D8">
      <w:r w:rsidRPr="00CC7C14">
        <w:rPr>
          <w:noProof/>
        </w:rPr>
        <w:drawing>
          <wp:inline distT="0" distB="0" distL="0" distR="0" wp14:anchorId="595555C2" wp14:editId="33C3DEB8">
            <wp:extent cx="5943600" cy="4622800"/>
            <wp:effectExtent l="0" t="0" r="0" b="6350"/>
            <wp:docPr id="9" name="Picture 9" descr="C:\Users\dan.killian\Dropbox\work\MSI\Jordan\CITIES\MICAs\MICA baseline analysis\cities-ie\viz\MICAs\Agreement\Services\muni\Al Seru - Agreement - Servic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n.killian\Dropbox\work\MSI\Jordan\CITIES\MICAs\MICA baseline analysis\cities-ie\viz\MICAs\Agreement\Services\muni\Al Seru - Agreement - Services.jpe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170B1937" w14:textId="4D5E095D" w:rsidR="0047654C" w:rsidRPr="00CC7C14" w:rsidRDefault="0047654C" w:rsidP="005246D8"/>
    <w:p w14:paraId="2B9A02B6" w14:textId="62DFA748" w:rsidR="00A81042" w:rsidRPr="00CC7C14" w:rsidRDefault="00A81042" w:rsidP="005246D8"/>
    <w:p w14:paraId="392166D3" w14:textId="63EE9D98" w:rsidR="00A81042" w:rsidRPr="00CC7C14" w:rsidRDefault="00A81042" w:rsidP="005246D8"/>
    <w:p w14:paraId="5420BBAA" w14:textId="2C254A4C" w:rsidR="00A81042" w:rsidRPr="00CC7C14" w:rsidRDefault="00A81042" w:rsidP="005246D8"/>
    <w:p w14:paraId="2DA01F00" w14:textId="54E459C2" w:rsidR="00A81042" w:rsidRPr="00CC7C14" w:rsidRDefault="00A81042" w:rsidP="005246D8"/>
    <w:p w14:paraId="57545818" w14:textId="0D5A06A5" w:rsidR="00A81042" w:rsidRPr="00CC7C14" w:rsidRDefault="00A81042" w:rsidP="005246D8"/>
    <w:p w14:paraId="51BDA6CE" w14:textId="568CE25C" w:rsidR="00A81042" w:rsidRPr="00CC7C14" w:rsidRDefault="00A81042" w:rsidP="005246D8"/>
    <w:p w14:paraId="75D4C62D" w14:textId="6C30DC99" w:rsidR="00A81042" w:rsidRPr="00CC7C14" w:rsidRDefault="00A81042" w:rsidP="005246D8"/>
    <w:p w14:paraId="298BCABA" w14:textId="7A9D69B2" w:rsidR="00A81042" w:rsidRPr="00CC7C14" w:rsidRDefault="00A81042" w:rsidP="005246D8"/>
    <w:p w14:paraId="03ECBF5D" w14:textId="16130E7E" w:rsidR="00A81042" w:rsidRPr="00CC7C14" w:rsidRDefault="00A81042" w:rsidP="005246D8"/>
    <w:p w14:paraId="741FC6E5" w14:textId="436F4BFF" w:rsidR="00A81042" w:rsidRPr="00CC7C14" w:rsidRDefault="00A81042" w:rsidP="005246D8"/>
    <w:p w14:paraId="1FC34DE8" w14:textId="4B54415B" w:rsidR="00A81042" w:rsidRPr="00CC7C14" w:rsidRDefault="00A81042" w:rsidP="005246D8"/>
    <w:p w14:paraId="7A5C14E0" w14:textId="11283985" w:rsidR="00A81042" w:rsidRPr="00CC7C14" w:rsidRDefault="00A81042" w:rsidP="005246D8"/>
    <w:p w14:paraId="4F336088" w14:textId="2DFE8091" w:rsidR="00A81042" w:rsidRPr="00CC7C14" w:rsidRDefault="00A81042" w:rsidP="005246D8"/>
    <w:p w14:paraId="179706F5" w14:textId="131B2013" w:rsidR="00A81042" w:rsidRPr="00CC7C14" w:rsidRDefault="00A81042" w:rsidP="005246D8"/>
    <w:p w14:paraId="12AA4170" w14:textId="1991C4EF" w:rsidR="00A81042" w:rsidRPr="00CC7C14" w:rsidRDefault="00A81042" w:rsidP="005246D8"/>
    <w:p w14:paraId="083CB83B" w14:textId="134BD54A" w:rsidR="00A81042" w:rsidRPr="00CC7C14" w:rsidRDefault="00A81042" w:rsidP="005246D8"/>
    <w:p w14:paraId="5F423EEA" w14:textId="2F66673E" w:rsidR="00A81042" w:rsidRPr="00CC7C14" w:rsidRDefault="00A81042" w:rsidP="00A81042">
      <w:pPr>
        <w:pStyle w:val="Caption"/>
      </w:pPr>
      <w:bookmarkStart w:id="171" w:name="_Toc524532347"/>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30</w:t>
      </w:r>
      <w:r w:rsidR="000E4344">
        <w:rPr>
          <w:noProof/>
        </w:rPr>
        <w:fldChar w:fldCharType="end"/>
      </w:r>
      <w:r w:rsidRPr="00CC7C14">
        <w:t xml:space="preserve"> Agreement Error by Item - Alauion</w:t>
      </w:r>
      <w:bookmarkEnd w:id="171"/>
    </w:p>
    <w:p w14:paraId="2189EED3" w14:textId="4630C71A" w:rsidR="00A96CDC" w:rsidRPr="00CC7C14" w:rsidRDefault="00A81042" w:rsidP="005246D8">
      <w:r w:rsidRPr="00CC7C14">
        <w:rPr>
          <w:noProof/>
        </w:rPr>
        <w:drawing>
          <wp:inline distT="0" distB="0" distL="0" distR="0" wp14:anchorId="77D7C3BC" wp14:editId="5FBA2EF8">
            <wp:extent cx="5943600" cy="4622800"/>
            <wp:effectExtent l="0" t="0" r="0" b="6350"/>
            <wp:docPr id="18" name="Picture 18" descr="C:\Users\dan.killian\Dropbox\work\MSI\Jordan\CITIES\MICAs\MICA baseline analysis\cities-ie\viz\MICAs\Agreement\Services\muni\Alauion - Agreement - Servic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n.killian\Dropbox\work\MSI\Jordan\CITIES\MICAs\MICA baseline analysis\cities-ie\viz\MICAs\Agreement\Services\muni\Alauion - Agreement - Services.jpe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3224A4E8" w14:textId="01208642" w:rsidR="00BD07F4" w:rsidRPr="00CC7C14" w:rsidRDefault="00BD07F4">
      <w:pPr>
        <w:spacing w:after="160" w:line="259" w:lineRule="auto"/>
        <w:jc w:val="left"/>
      </w:pPr>
    </w:p>
    <w:p w14:paraId="57CB50EA" w14:textId="740DD399" w:rsidR="00A81042" w:rsidRPr="00CC7C14" w:rsidRDefault="00A81042">
      <w:pPr>
        <w:spacing w:after="160" w:line="259" w:lineRule="auto"/>
        <w:jc w:val="left"/>
      </w:pPr>
    </w:p>
    <w:p w14:paraId="517B8F3D" w14:textId="544B8091" w:rsidR="00A81042" w:rsidRPr="00CC7C14" w:rsidRDefault="00A81042">
      <w:pPr>
        <w:spacing w:after="160" w:line="259" w:lineRule="auto"/>
        <w:jc w:val="left"/>
      </w:pPr>
    </w:p>
    <w:p w14:paraId="6F900BBF" w14:textId="658B705A" w:rsidR="00A81042" w:rsidRPr="00CC7C14" w:rsidRDefault="00A81042">
      <w:pPr>
        <w:spacing w:after="160" w:line="259" w:lineRule="auto"/>
        <w:jc w:val="left"/>
      </w:pPr>
    </w:p>
    <w:p w14:paraId="316228DA" w14:textId="0C3A1600" w:rsidR="00A81042" w:rsidRPr="00CC7C14" w:rsidRDefault="00A81042">
      <w:pPr>
        <w:spacing w:after="160" w:line="259" w:lineRule="auto"/>
        <w:jc w:val="left"/>
      </w:pPr>
    </w:p>
    <w:p w14:paraId="2B6AAF14" w14:textId="7F1B7F4F" w:rsidR="00A81042" w:rsidRPr="00CC7C14" w:rsidRDefault="00A81042">
      <w:pPr>
        <w:spacing w:after="160" w:line="259" w:lineRule="auto"/>
        <w:jc w:val="left"/>
      </w:pPr>
    </w:p>
    <w:p w14:paraId="5CEFE3F2" w14:textId="125F26EA" w:rsidR="00A81042" w:rsidRPr="00CC7C14" w:rsidRDefault="00A81042">
      <w:pPr>
        <w:spacing w:after="160" w:line="259" w:lineRule="auto"/>
        <w:jc w:val="left"/>
      </w:pPr>
    </w:p>
    <w:p w14:paraId="67649986" w14:textId="536F672C" w:rsidR="00A81042" w:rsidRPr="00CC7C14" w:rsidRDefault="00A81042">
      <w:pPr>
        <w:spacing w:after="160" w:line="259" w:lineRule="auto"/>
        <w:jc w:val="left"/>
      </w:pPr>
    </w:p>
    <w:p w14:paraId="73D5D63A" w14:textId="2DAE6405" w:rsidR="00A81042" w:rsidRPr="00CC7C14" w:rsidRDefault="00A81042">
      <w:pPr>
        <w:spacing w:after="160" w:line="259" w:lineRule="auto"/>
        <w:jc w:val="left"/>
      </w:pPr>
    </w:p>
    <w:p w14:paraId="163FF00E" w14:textId="07D6AA76" w:rsidR="00A81042" w:rsidRPr="00CC7C14" w:rsidRDefault="00A81042">
      <w:pPr>
        <w:spacing w:after="160" w:line="259" w:lineRule="auto"/>
        <w:jc w:val="left"/>
      </w:pPr>
    </w:p>
    <w:p w14:paraId="515624CB" w14:textId="33ECAB1B" w:rsidR="00A81042" w:rsidRPr="00CC7C14" w:rsidRDefault="00A81042">
      <w:pPr>
        <w:spacing w:after="160" w:line="259" w:lineRule="auto"/>
        <w:jc w:val="left"/>
      </w:pPr>
    </w:p>
    <w:p w14:paraId="196CE9AD" w14:textId="05975A1A" w:rsidR="00A81042" w:rsidRPr="00CC7C14" w:rsidRDefault="00A81042">
      <w:pPr>
        <w:spacing w:after="160" w:line="259" w:lineRule="auto"/>
        <w:jc w:val="left"/>
      </w:pPr>
    </w:p>
    <w:p w14:paraId="42D71D11" w14:textId="4118E5AB" w:rsidR="00BD07F4" w:rsidRPr="00CC7C14" w:rsidRDefault="00A81042" w:rsidP="00A81042">
      <w:pPr>
        <w:pStyle w:val="Caption"/>
      </w:pPr>
      <w:bookmarkStart w:id="172" w:name="_Toc524532348"/>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31</w:t>
      </w:r>
      <w:r w:rsidR="000E4344">
        <w:rPr>
          <w:noProof/>
        </w:rPr>
        <w:fldChar w:fldCharType="end"/>
      </w:r>
      <w:r w:rsidRPr="00CC7C14">
        <w:t xml:space="preserve"> Agreement Error by Item - Alsharah</w:t>
      </w:r>
      <w:bookmarkEnd w:id="172"/>
    </w:p>
    <w:p w14:paraId="010C7A3D" w14:textId="5E20A8F0" w:rsidR="00A81042" w:rsidRPr="00CC7C14" w:rsidRDefault="00A81042" w:rsidP="00A81042">
      <w:r w:rsidRPr="00CC7C14">
        <w:rPr>
          <w:noProof/>
        </w:rPr>
        <w:drawing>
          <wp:inline distT="0" distB="0" distL="0" distR="0" wp14:anchorId="136A0442" wp14:editId="4C599CD7">
            <wp:extent cx="5943600" cy="4622800"/>
            <wp:effectExtent l="0" t="0" r="0" b="6350"/>
            <wp:docPr id="22" name="Picture 22" descr="C:\Users\dan.killian\Dropbox\work\MSI\Jordan\CITIES\MICAs\MICA baseline analysis\cities-ie\viz\MICAs\Agreement\Services\muni\Alsharah - Agreement - Servic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n.killian\Dropbox\work\MSI\Jordan\CITIES\MICAs\MICA baseline analysis\cities-ie\viz\MICAs\Agreement\Services\muni\Alsharah - Agreement - Services.jpe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25FDD701" w14:textId="29A04A07" w:rsidR="00A81042" w:rsidRPr="00CC7C14" w:rsidRDefault="00A81042" w:rsidP="00A81042"/>
    <w:p w14:paraId="63626FA5" w14:textId="77777777" w:rsidR="00A81042" w:rsidRPr="00CC7C14" w:rsidRDefault="00A81042">
      <w:pPr>
        <w:spacing w:after="160" w:line="259" w:lineRule="auto"/>
        <w:jc w:val="left"/>
        <w:rPr>
          <w:iCs/>
          <w:color w:val="2F5496" w:themeColor="accent5" w:themeShade="BF"/>
          <w:sz w:val="20"/>
          <w:szCs w:val="18"/>
        </w:rPr>
      </w:pPr>
      <w:r w:rsidRPr="00CC7C14">
        <w:br w:type="page"/>
      </w:r>
    </w:p>
    <w:p w14:paraId="0544A518" w14:textId="2EE8A25B" w:rsidR="00A81042" w:rsidRPr="00CC7C14" w:rsidRDefault="00A81042" w:rsidP="00A81042">
      <w:pPr>
        <w:pStyle w:val="Caption"/>
      </w:pPr>
      <w:bookmarkStart w:id="173" w:name="_Toc524532349"/>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32</w:t>
      </w:r>
      <w:r w:rsidR="000E4344">
        <w:rPr>
          <w:noProof/>
        </w:rPr>
        <w:fldChar w:fldCharType="end"/>
      </w:r>
      <w:r w:rsidRPr="00CC7C14">
        <w:t xml:space="preserve"> Agreement Error by Item - Alyarmook Aljadedah</w:t>
      </w:r>
      <w:bookmarkEnd w:id="173"/>
    </w:p>
    <w:p w14:paraId="76EFF08F" w14:textId="502B1AB7" w:rsidR="00A81042" w:rsidRPr="00CC7C14" w:rsidRDefault="00A81042" w:rsidP="00A81042">
      <w:r w:rsidRPr="00CC7C14">
        <w:rPr>
          <w:noProof/>
        </w:rPr>
        <w:drawing>
          <wp:inline distT="0" distB="0" distL="0" distR="0" wp14:anchorId="3B14EA33" wp14:editId="48C5D6A4">
            <wp:extent cx="5943600" cy="4622800"/>
            <wp:effectExtent l="0" t="0" r="0" b="6350"/>
            <wp:docPr id="23" name="Picture 23" descr="C:\Users\dan.killian\Dropbox\work\MSI\Jordan\CITIES\MICAs\MICA baseline analysis\cities-ie\viz\MICAs\Agreement\Services\muni\Alyarmook Aljadedah - Agreement - Servic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n.killian\Dropbox\work\MSI\Jordan\CITIES\MICAs\MICA baseline analysis\cities-ie\viz\MICAs\Agreement\Services\muni\Alyarmook Aljadedah - Agreement - Services.jpe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4C5CEA68" w14:textId="616ED86F" w:rsidR="00A81042" w:rsidRPr="00CC7C14" w:rsidRDefault="00A81042" w:rsidP="00A81042"/>
    <w:p w14:paraId="7472101C" w14:textId="22A08154" w:rsidR="00A81042" w:rsidRPr="00CC7C14" w:rsidRDefault="00A81042" w:rsidP="00A81042"/>
    <w:p w14:paraId="028E335C" w14:textId="1D43C743" w:rsidR="00A81042" w:rsidRPr="00CC7C14" w:rsidRDefault="00A81042" w:rsidP="00A81042"/>
    <w:p w14:paraId="4C400FA2" w14:textId="347B6A24" w:rsidR="00A81042" w:rsidRPr="00CC7C14" w:rsidRDefault="00A81042" w:rsidP="00A81042"/>
    <w:p w14:paraId="0F8B3C3A" w14:textId="77777777" w:rsidR="00CD02BC" w:rsidRPr="00CC7C14" w:rsidRDefault="00CD02BC">
      <w:pPr>
        <w:spacing w:after="160" w:line="259" w:lineRule="auto"/>
        <w:jc w:val="left"/>
        <w:rPr>
          <w:iCs/>
          <w:color w:val="2F5496" w:themeColor="accent5" w:themeShade="BF"/>
          <w:sz w:val="20"/>
          <w:szCs w:val="18"/>
        </w:rPr>
      </w:pPr>
      <w:r w:rsidRPr="00CC7C14">
        <w:br w:type="page"/>
      </w:r>
    </w:p>
    <w:p w14:paraId="7DA3AEEE" w14:textId="0091861A" w:rsidR="00A81042" w:rsidRPr="00CC7C14" w:rsidRDefault="00A81042" w:rsidP="00A81042">
      <w:pPr>
        <w:pStyle w:val="Caption"/>
      </w:pPr>
      <w:bookmarkStart w:id="174" w:name="_Toc524532350"/>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33</w:t>
      </w:r>
      <w:r w:rsidR="000E4344">
        <w:rPr>
          <w:noProof/>
        </w:rPr>
        <w:fldChar w:fldCharType="end"/>
      </w:r>
      <w:r w:rsidRPr="00CC7C14">
        <w:t xml:space="preserve"> Agreement Error by Item - Bab Amman</w:t>
      </w:r>
      <w:bookmarkEnd w:id="174"/>
    </w:p>
    <w:p w14:paraId="538213B2" w14:textId="01CFC319" w:rsidR="00CD02BC" w:rsidRPr="00CC7C14" w:rsidRDefault="00CD02BC" w:rsidP="00CD02BC">
      <w:r w:rsidRPr="00CC7C14">
        <w:rPr>
          <w:noProof/>
        </w:rPr>
        <w:drawing>
          <wp:inline distT="0" distB="0" distL="0" distR="0" wp14:anchorId="12188808" wp14:editId="295AD947">
            <wp:extent cx="5943600" cy="4622800"/>
            <wp:effectExtent l="0" t="0" r="0" b="6350"/>
            <wp:docPr id="24" name="Picture 24" descr="C:\Users\dan.killian\Dropbox\work\MSI\Jordan\CITIES\MICAs\MICA baseline analysis\cities-ie\viz\MICAs\Agreement\Services\muni\Bab Amman - Agreement - Servic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n.killian\Dropbox\work\MSI\Jordan\CITIES\MICAs\MICA baseline analysis\cities-ie\viz\MICAs\Agreement\Services\muni\Bab Amman - Agreement - Services.jpe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17DB6959" w14:textId="4E28647E" w:rsidR="00A81042" w:rsidRPr="00CC7C14" w:rsidRDefault="00A81042" w:rsidP="00A81042"/>
    <w:p w14:paraId="7EA40F29" w14:textId="67EC21A3" w:rsidR="00A81042" w:rsidRPr="00CC7C14" w:rsidRDefault="00A81042" w:rsidP="00A81042"/>
    <w:p w14:paraId="68D3501D" w14:textId="700757EC" w:rsidR="00A81042" w:rsidRPr="00CC7C14" w:rsidRDefault="00A81042" w:rsidP="00A81042"/>
    <w:p w14:paraId="64C4E275" w14:textId="26EFE371" w:rsidR="00A81042" w:rsidRPr="00CC7C14" w:rsidRDefault="00A81042" w:rsidP="00A81042"/>
    <w:p w14:paraId="5BF53553" w14:textId="28F08AE1" w:rsidR="00A81042" w:rsidRPr="00CC7C14" w:rsidRDefault="00A81042" w:rsidP="00A81042"/>
    <w:p w14:paraId="2F0CA5A4" w14:textId="7E9B5383" w:rsidR="00A81042" w:rsidRPr="00CC7C14" w:rsidRDefault="00A81042" w:rsidP="00A81042"/>
    <w:p w14:paraId="291B0941" w14:textId="77777777" w:rsidR="00CD02BC" w:rsidRPr="00CC7C14" w:rsidRDefault="00CD02BC">
      <w:pPr>
        <w:spacing w:after="160" w:line="259" w:lineRule="auto"/>
        <w:jc w:val="left"/>
        <w:rPr>
          <w:iCs/>
          <w:color w:val="2F5496" w:themeColor="accent5" w:themeShade="BF"/>
          <w:sz w:val="20"/>
          <w:szCs w:val="18"/>
        </w:rPr>
      </w:pPr>
      <w:r w:rsidRPr="00CC7C14">
        <w:br w:type="page"/>
      </w:r>
    </w:p>
    <w:p w14:paraId="27DFC366" w14:textId="42A0E76F" w:rsidR="00A81042" w:rsidRPr="00CC7C14" w:rsidRDefault="00A81042" w:rsidP="00A81042">
      <w:pPr>
        <w:pStyle w:val="Caption"/>
      </w:pPr>
      <w:bookmarkStart w:id="175" w:name="_Toc524532351"/>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34</w:t>
      </w:r>
      <w:r w:rsidR="000E4344">
        <w:rPr>
          <w:noProof/>
        </w:rPr>
        <w:fldChar w:fldCharType="end"/>
      </w:r>
      <w:r w:rsidRPr="00CC7C14">
        <w:t xml:space="preserve"> Agreement Error by Item - Iel Jadedah</w:t>
      </w:r>
      <w:bookmarkEnd w:id="175"/>
    </w:p>
    <w:p w14:paraId="28D90E50" w14:textId="5FFEAF5A" w:rsidR="00A81042" w:rsidRPr="00CC7C14" w:rsidRDefault="00CD02BC" w:rsidP="00A81042">
      <w:r w:rsidRPr="00CC7C14">
        <w:rPr>
          <w:noProof/>
        </w:rPr>
        <w:drawing>
          <wp:inline distT="0" distB="0" distL="0" distR="0" wp14:anchorId="00007DB8" wp14:editId="4731E928">
            <wp:extent cx="5943600" cy="4622800"/>
            <wp:effectExtent l="0" t="0" r="0" b="6350"/>
            <wp:docPr id="25" name="Picture 25" descr="C:\Users\dan.killian\Dropbox\work\MSI\Jordan\CITIES\MICAs\MICA baseline analysis\cities-ie\viz\MICAs\Agreement\Services\muni\Iel Jadedah - Agreement - Servic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killian\Dropbox\work\MSI\Jordan\CITIES\MICAs\MICA baseline analysis\cities-ie\viz\MICAs\Agreement\Services\muni\Iel Jadedah - Agreement - Services.jpe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6356839B" w14:textId="565F7CE3" w:rsidR="00A81042" w:rsidRPr="00CC7C14" w:rsidRDefault="00A81042" w:rsidP="00A81042"/>
    <w:p w14:paraId="2846E2BD" w14:textId="05410F7D" w:rsidR="00A81042" w:rsidRPr="00CC7C14" w:rsidRDefault="00A81042" w:rsidP="00A81042"/>
    <w:p w14:paraId="2BFBD706" w14:textId="763DEBF8" w:rsidR="00A81042" w:rsidRPr="00CC7C14" w:rsidRDefault="00A81042" w:rsidP="00A81042"/>
    <w:p w14:paraId="40927CA2" w14:textId="54ED928D" w:rsidR="00A81042" w:rsidRPr="00CC7C14" w:rsidRDefault="00A81042" w:rsidP="00A81042"/>
    <w:p w14:paraId="391C1E77" w14:textId="4E16F76B" w:rsidR="00A81042" w:rsidRPr="00CC7C14" w:rsidRDefault="00A81042" w:rsidP="00A81042"/>
    <w:p w14:paraId="523885B4" w14:textId="77777777" w:rsidR="00CD02BC" w:rsidRPr="00CC7C14" w:rsidRDefault="00CD02BC">
      <w:pPr>
        <w:spacing w:after="160" w:line="259" w:lineRule="auto"/>
        <w:jc w:val="left"/>
        <w:rPr>
          <w:iCs/>
          <w:color w:val="2F5496" w:themeColor="accent5" w:themeShade="BF"/>
          <w:sz w:val="20"/>
          <w:szCs w:val="18"/>
        </w:rPr>
      </w:pPr>
      <w:r w:rsidRPr="00CC7C14">
        <w:br w:type="page"/>
      </w:r>
    </w:p>
    <w:p w14:paraId="621E923F" w14:textId="19779D2B" w:rsidR="00A81042" w:rsidRPr="00CC7C14" w:rsidRDefault="00A81042" w:rsidP="00A81042">
      <w:pPr>
        <w:pStyle w:val="Caption"/>
      </w:pPr>
      <w:bookmarkStart w:id="176" w:name="_Toc524532352"/>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35</w:t>
      </w:r>
      <w:r w:rsidR="000E4344">
        <w:rPr>
          <w:noProof/>
        </w:rPr>
        <w:fldChar w:fldCharType="end"/>
      </w:r>
      <w:r w:rsidRPr="00CC7C14">
        <w:t xml:space="preserve"> Agreement Error by Item - Jizah</w:t>
      </w:r>
      <w:bookmarkEnd w:id="176"/>
    </w:p>
    <w:p w14:paraId="735D7DCF" w14:textId="3FFC4088" w:rsidR="00A81042" w:rsidRPr="00CC7C14" w:rsidRDefault="00CD02BC" w:rsidP="00A81042">
      <w:r w:rsidRPr="00CC7C14">
        <w:rPr>
          <w:noProof/>
        </w:rPr>
        <w:drawing>
          <wp:inline distT="0" distB="0" distL="0" distR="0" wp14:anchorId="3EBDDE21" wp14:editId="491CF28A">
            <wp:extent cx="5943600" cy="4622800"/>
            <wp:effectExtent l="0" t="0" r="0" b="6350"/>
            <wp:docPr id="26" name="Picture 26" descr="C:\Users\dan.killian\Dropbox\work\MSI\Jordan\CITIES\MICAs\MICA baseline analysis\cities-ie\viz\MICAs\Agreement\Services\muni\Jizah - Agreement - Servic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an.killian\Dropbox\work\MSI\Jordan\CITIES\MICAs\MICA baseline analysis\cities-ie\viz\MICAs\Agreement\Services\muni\Jizah - Agreement - Services.jpe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6DA4C57A" w14:textId="6D94F0B9" w:rsidR="00A81042" w:rsidRPr="00CC7C14" w:rsidRDefault="00A81042" w:rsidP="00A81042"/>
    <w:p w14:paraId="05E3DBED" w14:textId="3A11C52C" w:rsidR="00A81042" w:rsidRPr="00CC7C14" w:rsidRDefault="00A81042" w:rsidP="00A81042"/>
    <w:p w14:paraId="56C5E959" w14:textId="32AB2C8D" w:rsidR="00A81042" w:rsidRPr="00CC7C14" w:rsidRDefault="00A81042" w:rsidP="00A81042"/>
    <w:p w14:paraId="6BD8E693" w14:textId="710287A2" w:rsidR="00A81042" w:rsidRPr="00CC7C14" w:rsidRDefault="00A81042" w:rsidP="00A81042"/>
    <w:p w14:paraId="5A2D0065" w14:textId="77777777" w:rsidR="00CD02BC" w:rsidRPr="00CC7C14" w:rsidRDefault="00CD02BC">
      <w:pPr>
        <w:spacing w:after="160" w:line="259" w:lineRule="auto"/>
        <w:jc w:val="left"/>
        <w:rPr>
          <w:iCs/>
          <w:color w:val="2F5496" w:themeColor="accent5" w:themeShade="BF"/>
          <w:sz w:val="20"/>
          <w:szCs w:val="18"/>
        </w:rPr>
      </w:pPr>
      <w:r w:rsidRPr="00CC7C14">
        <w:br w:type="page"/>
      </w:r>
    </w:p>
    <w:p w14:paraId="091A5175" w14:textId="681BAAB7" w:rsidR="00A81042" w:rsidRPr="00CC7C14" w:rsidRDefault="00A81042" w:rsidP="00A81042">
      <w:pPr>
        <w:pStyle w:val="Caption"/>
      </w:pPr>
      <w:bookmarkStart w:id="177" w:name="_Toc524532353"/>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36</w:t>
      </w:r>
      <w:r w:rsidR="000E4344">
        <w:rPr>
          <w:noProof/>
        </w:rPr>
        <w:fldChar w:fldCharType="end"/>
      </w:r>
      <w:r w:rsidRPr="00CC7C14">
        <w:t xml:space="preserve"> Agreement Error by Item - Manshiat Bane</w:t>
      </w:r>
      <w:bookmarkEnd w:id="177"/>
    </w:p>
    <w:p w14:paraId="3F31C953" w14:textId="46E52917" w:rsidR="00A81042" w:rsidRPr="00CC7C14" w:rsidRDefault="00CD02BC" w:rsidP="00A81042">
      <w:r w:rsidRPr="00CC7C14">
        <w:rPr>
          <w:noProof/>
        </w:rPr>
        <w:drawing>
          <wp:inline distT="0" distB="0" distL="0" distR="0" wp14:anchorId="0F65FA6C" wp14:editId="7D81A2C1">
            <wp:extent cx="5943600" cy="4622800"/>
            <wp:effectExtent l="0" t="0" r="0" b="6350"/>
            <wp:docPr id="27" name="Picture 27" descr="C:\Users\dan.killian\Dropbox\work\MSI\Jordan\CITIES\MICAs\MICA baseline analysis\cities-ie\viz\MICAs\Agreement\Services\muni\Manshiat Bane Hasan - Agreement - Servic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an.killian\Dropbox\work\MSI\Jordan\CITIES\MICAs\MICA baseline analysis\cities-ie\viz\MICAs\Agreement\Services\muni\Manshiat Bane Hasan - Agreement - Services.jpe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30765CB3" w14:textId="314FFA40" w:rsidR="00A81042" w:rsidRPr="00CC7C14" w:rsidRDefault="00A81042" w:rsidP="00A81042"/>
    <w:p w14:paraId="6440470F" w14:textId="2CA89438" w:rsidR="00A81042" w:rsidRPr="00CC7C14" w:rsidRDefault="00A81042" w:rsidP="00A81042"/>
    <w:p w14:paraId="64B730B1" w14:textId="77777777" w:rsidR="00CD02BC" w:rsidRPr="00CC7C14" w:rsidRDefault="00CD02BC">
      <w:pPr>
        <w:spacing w:after="160" w:line="259" w:lineRule="auto"/>
        <w:jc w:val="left"/>
        <w:rPr>
          <w:iCs/>
          <w:color w:val="2F5496" w:themeColor="accent5" w:themeShade="BF"/>
          <w:sz w:val="20"/>
          <w:szCs w:val="18"/>
        </w:rPr>
      </w:pPr>
      <w:r w:rsidRPr="00CC7C14">
        <w:br w:type="page"/>
      </w:r>
    </w:p>
    <w:p w14:paraId="5A4AF12C" w14:textId="4495B589" w:rsidR="00A81042" w:rsidRPr="00CC7C14" w:rsidRDefault="00A81042" w:rsidP="00A81042">
      <w:pPr>
        <w:pStyle w:val="Caption"/>
      </w:pPr>
      <w:bookmarkStart w:id="178" w:name="_Toc524532354"/>
      <w:r w:rsidRPr="00CC7C14">
        <w:t xml:space="preserve">Figure </w:t>
      </w:r>
      <w:r w:rsidR="000E4344">
        <w:rPr>
          <w:noProof/>
        </w:rPr>
        <w:fldChar w:fldCharType="begin"/>
      </w:r>
      <w:r w:rsidR="000E4344">
        <w:rPr>
          <w:noProof/>
        </w:rPr>
        <w:instrText xml:space="preserve"> SEQ Figure \* ARA</w:instrText>
      </w:r>
      <w:r w:rsidR="000E4344">
        <w:rPr>
          <w:noProof/>
        </w:rPr>
        <w:instrText xml:space="preserve">BIC </w:instrText>
      </w:r>
      <w:r w:rsidR="000E4344">
        <w:rPr>
          <w:noProof/>
        </w:rPr>
        <w:fldChar w:fldCharType="separate"/>
      </w:r>
      <w:r w:rsidR="0022776B">
        <w:rPr>
          <w:noProof/>
        </w:rPr>
        <w:t>37</w:t>
      </w:r>
      <w:r w:rsidR="000E4344">
        <w:rPr>
          <w:noProof/>
        </w:rPr>
        <w:fldChar w:fldCharType="end"/>
      </w:r>
      <w:r w:rsidRPr="00CC7C14">
        <w:t xml:space="preserve"> Agreement Error by Item - Mazar Jadeda</w:t>
      </w:r>
      <w:bookmarkEnd w:id="178"/>
    </w:p>
    <w:p w14:paraId="746937DF" w14:textId="09406561" w:rsidR="00A81042" w:rsidRPr="00CC7C14" w:rsidRDefault="00CD02BC" w:rsidP="00A81042">
      <w:r w:rsidRPr="00CC7C14">
        <w:rPr>
          <w:noProof/>
        </w:rPr>
        <w:drawing>
          <wp:inline distT="0" distB="0" distL="0" distR="0" wp14:anchorId="3C9308A5" wp14:editId="410CC65E">
            <wp:extent cx="5943600" cy="4622800"/>
            <wp:effectExtent l="0" t="0" r="0" b="6350"/>
            <wp:docPr id="28" name="Picture 28" descr="C:\Users\dan.killian\Dropbox\work\MSI\Jordan\CITIES\MICAs\MICA baseline analysis\cities-ie\viz\MICAs\Agreement\Services\muni\Mazar Jadeda - Agreement - Servic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an.killian\Dropbox\work\MSI\Jordan\CITIES\MICAs\MICA baseline analysis\cities-ie\viz\MICAs\Agreement\Services\muni\Mazar Jadeda - Agreement - Services.jpe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31A7B846" w14:textId="7D9DE170" w:rsidR="00A81042" w:rsidRPr="00CC7C14" w:rsidRDefault="00A81042" w:rsidP="00A81042"/>
    <w:p w14:paraId="2CDE824B" w14:textId="1EE887B2" w:rsidR="00A81042" w:rsidRPr="00CC7C14" w:rsidRDefault="00A81042" w:rsidP="00A81042"/>
    <w:p w14:paraId="59AA7541" w14:textId="13CC17C3" w:rsidR="00A81042" w:rsidRPr="00CC7C14" w:rsidRDefault="00A81042" w:rsidP="00A81042"/>
    <w:p w14:paraId="17B8552E" w14:textId="0D304D08" w:rsidR="00A81042" w:rsidRPr="00CC7C14" w:rsidRDefault="00A81042" w:rsidP="00A81042"/>
    <w:p w14:paraId="1107F557" w14:textId="06B757A8" w:rsidR="00A81042" w:rsidRPr="00CC7C14" w:rsidRDefault="00A81042" w:rsidP="00A81042"/>
    <w:p w14:paraId="3D261720" w14:textId="77777777" w:rsidR="00CD02BC" w:rsidRPr="00CC7C14" w:rsidRDefault="00CD02BC">
      <w:pPr>
        <w:spacing w:after="160" w:line="259" w:lineRule="auto"/>
        <w:jc w:val="left"/>
        <w:rPr>
          <w:iCs/>
          <w:color w:val="2F5496" w:themeColor="accent5" w:themeShade="BF"/>
          <w:sz w:val="20"/>
          <w:szCs w:val="18"/>
        </w:rPr>
      </w:pPr>
      <w:r w:rsidRPr="00CC7C14">
        <w:br w:type="page"/>
      </w:r>
    </w:p>
    <w:p w14:paraId="42AA79A2" w14:textId="00BEC29F" w:rsidR="00A81042" w:rsidRPr="00CC7C14" w:rsidRDefault="00A81042" w:rsidP="00A81042">
      <w:pPr>
        <w:pStyle w:val="Caption"/>
      </w:pPr>
      <w:bookmarkStart w:id="179" w:name="_Toc524532355"/>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38</w:t>
      </w:r>
      <w:r w:rsidR="000E4344">
        <w:rPr>
          <w:noProof/>
        </w:rPr>
        <w:fldChar w:fldCharType="end"/>
      </w:r>
      <w:r w:rsidRPr="00CC7C14">
        <w:t xml:space="preserve"> Agreement Error by Item - Mo'ath Abn Jabal</w:t>
      </w:r>
      <w:bookmarkEnd w:id="179"/>
    </w:p>
    <w:p w14:paraId="6C36E15E" w14:textId="45B5811F" w:rsidR="00A81042" w:rsidRPr="00CC7C14" w:rsidRDefault="00CD02BC" w:rsidP="00A81042">
      <w:r w:rsidRPr="00CC7C14">
        <w:rPr>
          <w:noProof/>
        </w:rPr>
        <w:drawing>
          <wp:inline distT="0" distB="0" distL="0" distR="0" wp14:anchorId="12FC92F1" wp14:editId="56B644A5">
            <wp:extent cx="5943600" cy="4622800"/>
            <wp:effectExtent l="0" t="0" r="0" b="6350"/>
            <wp:docPr id="29" name="Picture 29" descr="C:\Users\dan.killian\Dropbox\work\MSI\Jordan\CITIES\MICAs\MICA baseline analysis\cities-ie\viz\MICAs\Agreement\Services\muni\Mo'ath Abn Jabal - Agreement - Servic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an.killian\Dropbox\work\MSI\Jordan\CITIES\MICAs\MICA baseline analysis\cities-ie\viz\MICAs\Agreement\Services\muni\Mo'ath Abn Jabal - Agreement - Services.jpe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5E6299AF" w14:textId="3803F712" w:rsidR="00A81042" w:rsidRPr="00CC7C14" w:rsidRDefault="00A81042" w:rsidP="00A81042"/>
    <w:p w14:paraId="0B2A41B0" w14:textId="47EB5872" w:rsidR="00A81042" w:rsidRPr="00CC7C14" w:rsidRDefault="00A81042" w:rsidP="00A81042"/>
    <w:p w14:paraId="2AACF4BE" w14:textId="0601CAFA" w:rsidR="00A81042" w:rsidRPr="00CC7C14" w:rsidRDefault="00A81042" w:rsidP="00A81042"/>
    <w:p w14:paraId="0DD47FC9" w14:textId="6E74355A" w:rsidR="00A81042" w:rsidRPr="00CC7C14" w:rsidRDefault="00A81042" w:rsidP="00A81042"/>
    <w:p w14:paraId="09617EF1" w14:textId="77777777" w:rsidR="00CD02BC" w:rsidRPr="00CC7C14" w:rsidRDefault="00CD02BC">
      <w:pPr>
        <w:spacing w:after="160" w:line="259" w:lineRule="auto"/>
        <w:jc w:val="left"/>
        <w:rPr>
          <w:iCs/>
          <w:color w:val="2F5496" w:themeColor="accent5" w:themeShade="BF"/>
          <w:sz w:val="20"/>
          <w:szCs w:val="18"/>
        </w:rPr>
      </w:pPr>
      <w:r w:rsidRPr="00CC7C14">
        <w:br w:type="page"/>
      </w:r>
    </w:p>
    <w:p w14:paraId="7B2FA1DF" w14:textId="2203B546" w:rsidR="00A81042" w:rsidRPr="00CC7C14" w:rsidRDefault="00A81042" w:rsidP="00A81042">
      <w:pPr>
        <w:pStyle w:val="Caption"/>
      </w:pPr>
      <w:bookmarkStart w:id="180" w:name="_Toc524532356"/>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39</w:t>
      </w:r>
      <w:r w:rsidR="000E4344">
        <w:rPr>
          <w:noProof/>
        </w:rPr>
        <w:fldChar w:fldCharType="end"/>
      </w:r>
      <w:r w:rsidRPr="00CC7C14">
        <w:t xml:space="preserve"> Agreement Error by Item - Shafa</w:t>
      </w:r>
      <w:bookmarkEnd w:id="180"/>
    </w:p>
    <w:p w14:paraId="5B9D3B29" w14:textId="2D320B57" w:rsidR="00A81042" w:rsidRPr="00CC7C14" w:rsidRDefault="00CD02BC" w:rsidP="00A81042">
      <w:r w:rsidRPr="00CC7C14">
        <w:rPr>
          <w:noProof/>
        </w:rPr>
        <w:drawing>
          <wp:inline distT="0" distB="0" distL="0" distR="0" wp14:anchorId="68A21FD9" wp14:editId="4F6C0858">
            <wp:extent cx="5943600" cy="4622800"/>
            <wp:effectExtent l="0" t="0" r="0" b="6350"/>
            <wp:docPr id="32" name="Picture 32" descr="C:\Users\dan.killian\Dropbox\work\MSI\Jordan\CITIES\MICAs\MICA baseline analysis\cities-ie\viz\MICAs\Agreement\Services\muni\Shafa - Agreement - Servic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an.killian\Dropbox\work\MSI\Jordan\CITIES\MICAs\MICA baseline analysis\cities-ie\viz\MICAs\Agreement\Services\muni\Shafa - Agreement - Services.jpe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70A08D84" w14:textId="42EDFC72" w:rsidR="00A81042" w:rsidRPr="00CC7C14" w:rsidRDefault="00A81042" w:rsidP="00A81042"/>
    <w:p w14:paraId="3EFA71F6" w14:textId="7E6D9645" w:rsidR="00A81042" w:rsidRPr="00CC7C14" w:rsidRDefault="00A81042" w:rsidP="00A81042"/>
    <w:p w14:paraId="66D8F41A" w14:textId="77777777" w:rsidR="00CD02BC" w:rsidRPr="00CC7C14" w:rsidRDefault="00CD02BC">
      <w:pPr>
        <w:spacing w:after="160" w:line="259" w:lineRule="auto"/>
        <w:jc w:val="left"/>
        <w:rPr>
          <w:iCs/>
          <w:color w:val="2F5496" w:themeColor="accent5" w:themeShade="BF"/>
          <w:sz w:val="20"/>
          <w:szCs w:val="18"/>
        </w:rPr>
      </w:pPr>
      <w:r w:rsidRPr="00CC7C14">
        <w:br w:type="page"/>
      </w:r>
    </w:p>
    <w:p w14:paraId="4D2AD15F" w14:textId="126A23A1" w:rsidR="00A81042" w:rsidRPr="00CC7C14" w:rsidRDefault="00A81042" w:rsidP="00A81042">
      <w:pPr>
        <w:pStyle w:val="Caption"/>
        <w:rPr>
          <w:noProof/>
        </w:rPr>
      </w:pPr>
      <w:bookmarkStart w:id="181" w:name="_Toc524532357"/>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40</w:t>
      </w:r>
      <w:r w:rsidR="000E4344">
        <w:rPr>
          <w:noProof/>
        </w:rPr>
        <w:fldChar w:fldCharType="end"/>
      </w:r>
      <w:r w:rsidRPr="00CC7C14">
        <w:t xml:space="preserve"> Agreement</w:t>
      </w:r>
      <w:r w:rsidRPr="00CC7C14">
        <w:rPr>
          <w:noProof/>
        </w:rPr>
        <w:t xml:space="preserve"> Error by Item - Tabaqat Fahl</w:t>
      </w:r>
      <w:bookmarkEnd w:id="181"/>
    </w:p>
    <w:p w14:paraId="6CBCF0C8" w14:textId="6479C3ED" w:rsidR="00A81042" w:rsidRPr="00CC7C14" w:rsidRDefault="00CD02BC" w:rsidP="00A81042">
      <w:r w:rsidRPr="00CC7C14">
        <w:rPr>
          <w:noProof/>
        </w:rPr>
        <w:drawing>
          <wp:inline distT="0" distB="0" distL="0" distR="0" wp14:anchorId="5414A076" wp14:editId="6D9E5647">
            <wp:extent cx="5943600" cy="4622800"/>
            <wp:effectExtent l="0" t="0" r="0" b="6350"/>
            <wp:docPr id="33" name="Picture 33" descr="C:\Users\dan.killian\Dropbox\work\MSI\Jordan\CITIES\MICAs\MICA baseline analysis\cities-ie\viz\MICAs\Agreement\Services\muni\Tabaqat Fahl - Agreement - Servic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an.killian\Dropbox\work\MSI\Jordan\CITIES\MICAs\MICA baseline analysis\cities-ie\viz\MICAs\Agreement\Services\muni\Tabaqat Fahl - Agreement - Services.jpe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0BF2DCD6" w14:textId="3D500796" w:rsidR="00A81042" w:rsidRPr="00CC7C14" w:rsidRDefault="00A81042" w:rsidP="00A81042"/>
    <w:p w14:paraId="423FCC99" w14:textId="7949DB99" w:rsidR="00A81042" w:rsidRPr="00CC7C14" w:rsidRDefault="00A81042" w:rsidP="00A81042"/>
    <w:p w14:paraId="217A876D" w14:textId="18C51C22" w:rsidR="00A81042" w:rsidRPr="00CC7C14" w:rsidRDefault="00A81042" w:rsidP="00A81042"/>
    <w:p w14:paraId="54908B29" w14:textId="77777777" w:rsidR="00CD02BC" w:rsidRPr="00CC7C14" w:rsidRDefault="00CD02BC">
      <w:pPr>
        <w:spacing w:after="160" w:line="259" w:lineRule="auto"/>
        <w:jc w:val="left"/>
        <w:rPr>
          <w:iCs/>
          <w:color w:val="2F5496" w:themeColor="accent5" w:themeShade="BF"/>
          <w:sz w:val="20"/>
          <w:szCs w:val="18"/>
        </w:rPr>
      </w:pPr>
      <w:r w:rsidRPr="00CC7C14">
        <w:br w:type="page"/>
      </w:r>
    </w:p>
    <w:p w14:paraId="5CD4FB0C" w14:textId="18BA210E" w:rsidR="00A81042" w:rsidRPr="00CC7C14" w:rsidRDefault="00A81042" w:rsidP="00A81042">
      <w:pPr>
        <w:pStyle w:val="Caption"/>
      </w:pPr>
      <w:bookmarkStart w:id="182" w:name="_Toc524532358"/>
      <w:r w:rsidRPr="00CC7C14">
        <w:t xml:space="preserve">Figure </w:t>
      </w:r>
      <w:r w:rsidR="000E4344">
        <w:rPr>
          <w:noProof/>
        </w:rPr>
        <w:fldChar w:fldCharType="begin"/>
      </w:r>
      <w:r w:rsidR="000E4344">
        <w:rPr>
          <w:noProof/>
        </w:rPr>
        <w:instrText xml:space="preserve"> SEQ Figure \* ARABIC </w:instrText>
      </w:r>
      <w:r w:rsidR="000E4344">
        <w:rPr>
          <w:noProof/>
        </w:rPr>
        <w:fldChar w:fldCharType="separate"/>
      </w:r>
      <w:r w:rsidR="0022776B">
        <w:rPr>
          <w:noProof/>
        </w:rPr>
        <w:t>41</w:t>
      </w:r>
      <w:r w:rsidR="000E4344">
        <w:rPr>
          <w:noProof/>
        </w:rPr>
        <w:fldChar w:fldCharType="end"/>
      </w:r>
      <w:r w:rsidRPr="00CC7C14">
        <w:t xml:space="preserve"> Agreement Error by Item - Talal Aljadedah</w:t>
      </w:r>
      <w:bookmarkEnd w:id="182"/>
    </w:p>
    <w:p w14:paraId="16696E1D" w14:textId="28182702" w:rsidR="00A81042" w:rsidRPr="00CC7C14" w:rsidRDefault="00A81042" w:rsidP="00A81042"/>
    <w:p w14:paraId="419D4188" w14:textId="727E5906" w:rsidR="00A81042" w:rsidRPr="00CC7C14" w:rsidRDefault="00A81042" w:rsidP="00A81042"/>
    <w:p w14:paraId="742A3EFA" w14:textId="5105D5A6" w:rsidR="00A81042" w:rsidRPr="00CC7C14" w:rsidRDefault="00CD02BC" w:rsidP="00A81042">
      <w:pPr>
        <w:sectPr w:rsidR="00A81042" w:rsidRPr="00CC7C14" w:rsidSect="00CC7C14">
          <w:pgSz w:w="12240" w:h="15840"/>
          <w:pgMar w:top="1440" w:right="1440" w:bottom="1440" w:left="1440" w:header="720" w:footer="720" w:gutter="0"/>
          <w:cols w:space="720"/>
          <w:docGrid w:linePitch="360"/>
        </w:sectPr>
      </w:pPr>
      <w:r w:rsidRPr="00CC7C14">
        <w:rPr>
          <w:noProof/>
        </w:rPr>
        <w:drawing>
          <wp:inline distT="0" distB="0" distL="0" distR="0" wp14:anchorId="01095B24" wp14:editId="244413D3">
            <wp:extent cx="5943600" cy="4622800"/>
            <wp:effectExtent l="0" t="0" r="0" b="6350"/>
            <wp:docPr id="34" name="Picture 34" descr="C:\Users\dan.killian\Dropbox\work\MSI\Jordan\CITIES\MICAs\MICA baseline analysis\cities-ie\viz\MICAs\Agreement\Services\muni\Talal Aljadedah - Agreement - Servic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an.killian\Dropbox\work\MSI\Jordan\CITIES\MICAs\MICA baseline analysis\cities-ie\viz\MICAs\Agreement\Services\muni\Talal Aljadedah - Agreement - Services.jpe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75122FC4" w14:textId="09F0BCE7" w:rsidR="001B3605" w:rsidRPr="00CC7C14" w:rsidRDefault="006D444C" w:rsidP="001B3605">
      <w:pPr>
        <w:pStyle w:val="Heading3"/>
        <w:jc w:val="left"/>
      </w:pPr>
      <w:bookmarkStart w:id="183" w:name="_Annex_4:_Analysis"/>
      <w:bookmarkStart w:id="184" w:name="_Annex_3:_Investigating"/>
      <w:bookmarkStart w:id="185" w:name="_Toc524597415"/>
      <w:bookmarkEnd w:id="183"/>
      <w:bookmarkEnd w:id="184"/>
      <w:commentRangeStart w:id="186"/>
      <w:r w:rsidRPr="00CC7C14">
        <w:t xml:space="preserve">Annex </w:t>
      </w:r>
      <w:r w:rsidR="00FE03E4">
        <w:t>4</w:t>
      </w:r>
      <w:r w:rsidR="001B3605" w:rsidRPr="00CC7C14">
        <w:t>: Investigating Baseline Equivalence</w:t>
      </w:r>
      <w:bookmarkEnd w:id="185"/>
      <w:commentRangeEnd w:id="186"/>
      <w:r w:rsidR="00817964">
        <w:rPr>
          <w:rStyle w:val="CommentReference"/>
          <w:rFonts w:eastAsia="Calibri" w:cs="Arial"/>
          <w:b w:val="0"/>
          <w:smallCaps w:val="0"/>
          <w:color w:val="auto"/>
        </w:rPr>
        <w:commentReference w:id="186"/>
      </w:r>
    </w:p>
    <w:p w14:paraId="2B195E58" w14:textId="5A0E2E51" w:rsidR="001B3605" w:rsidRPr="00CC7C14" w:rsidRDefault="001B3605">
      <w:pPr>
        <w:spacing w:after="160" w:line="259" w:lineRule="auto"/>
        <w:jc w:val="left"/>
      </w:pPr>
      <w:bookmarkStart w:id="187" w:name="baseline-mica-findings"/>
      <w:bookmarkEnd w:id="187"/>
    </w:p>
    <w:p w14:paraId="2E16349C" w14:textId="2F6C5A61" w:rsidR="002F186A" w:rsidRDefault="00B746BA" w:rsidP="0074308F">
      <w:pPr>
        <w:spacing w:after="160" w:line="259" w:lineRule="auto"/>
      </w:pPr>
      <w:r>
        <w:t>The table</w:t>
      </w:r>
      <w:r w:rsidR="002F186A">
        <w:t>s</w:t>
      </w:r>
      <w:r>
        <w:t xml:space="preserve"> below show the full MICA services </w:t>
      </w:r>
      <w:r w:rsidR="009E3880">
        <w:t xml:space="preserve">and GESI </w:t>
      </w:r>
      <w:r>
        <w:t>items and the balance statistics</w:t>
      </w:r>
      <w:r w:rsidR="002F186A">
        <w:t xml:space="preserve"> for each of the following configurations:</w:t>
      </w:r>
    </w:p>
    <w:p w14:paraId="3320AE28" w14:textId="531FC9FE" w:rsidR="002F186A" w:rsidRDefault="002C6C22" w:rsidP="00D61E5E">
      <w:pPr>
        <w:pStyle w:val="ListParagraph"/>
        <w:numPr>
          <w:ilvl w:val="0"/>
          <w:numId w:val="30"/>
        </w:numPr>
        <w:spacing w:after="160" w:line="259" w:lineRule="auto"/>
      </w:pPr>
      <w:r w:rsidRPr="00D61E5E">
        <w:rPr>
          <w:b/>
        </w:rPr>
        <w:t>Full configuration</w:t>
      </w:r>
      <w:r>
        <w:t xml:space="preserve">: </w:t>
      </w:r>
      <w:r w:rsidR="002F186A">
        <w:t>All 33 CITIES municipalities and 15 evaluation municipalities</w:t>
      </w:r>
    </w:p>
    <w:p w14:paraId="0924EC7C" w14:textId="1646B1BE" w:rsidR="002F186A" w:rsidRDefault="002C6C22" w:rsidP="00D61E5E">
      <w:pPr>
        <w:pStyle w:val="ListParagraph"/>
        <w:numPr>
          <w:ilvl w:val="0"/>
          <w:numId w:val="30"/>
        </w:numPr>
        <w:spacing w:after="160" w:line="259" w:lineRule="auto"/>
      </w:pPr>
      <w:r>
        <w:rPr>
          <w:b/>
        </w:rPr>
        <w:t xml:space="preserve">Partial Configuration: </w:t>
      </w:r>
      <w:r w:rsidR="002F186A">
        <w:t>23 Class B and C CITIES municipalities and the evaluation municipalities</w:t>
      </w:r>
    </w:p>
    <w:p w14:paraId="63CEB18E" w14:textId="4FD06CE5" w:rsidR="002F186A" w:rsidRDefault="002C6C22" w:rsidP="00D61E5E">
      <w:pPr>
        <w:pStyle w:val="ListParagraph"/>
        <w:numPr>
          <w:ilvl w:val="0"/>
          <w:numId w:val="30"/>
        </w:numPr>
        <w:spacing w:after="160" w:line="259" w:lineRule="auto"/>
      </w:pPr>
      <w:r>
        <w:rPr>
          <w:b/>
        </w:rPr>
        <w:t>Matched Configuration</w:t>
      </w:r>
      <w:r w:rsidRPr="00D61E5E">
        <w:t>:</w:t>
      </w:r>
      <w:r w:rsidR="002F186A">
        <w:t xml:space="preserve">15 matched CITIES municipalities and the evaluation municipalities. </w:t>
      </w:r>
    </w:p>
    <w:p w14:paraId="3379A14A" w14:textId="03AC798B" w:rsidR="005A3C21" w:rsidRPr="00CC7C14" w:rsidRDefault="00B746BA" w:rsidP="00D61E5E">
      <w:pPr>
        <w:spacing w:after="160" w:line="259" w:lineRule="auto"/>
      </w:pPr>
      <w:r>
        <w:t xml:space="preserve">As mentioned in the body of the report, mean differences at or below an absolute value of 0.25 generally suggest strong balance. The upper and lower confidence intervals used the normalized mean value and a 95 percent confidence level. </w:t>
      </w:r>
    </w:p>
    <w:p w14:paraId="0BB996E4" w14:textId="6D092119" w:rsidR="00B746BA" w:rsidRDefault="00B746BA" w:rsidP="00B746BA">
      <w:pPr>
        <w:pStyle w:val="Caption"/>
        <w:keepNext/>
      </w:pPr>
      <w:bookmarkStart w:id="188" w:name="_Toc524532321"/>
      <w:r>
        <w:t xml:space="preserve">Table </w:t>
      </w:r>
      <w:r w:rsidR="001B50AE">
        <w:rPr>
          <w:noProof/>
        </w:rPr>
        <w:fldChar w:fldCharType="begin"/>
      </w:r>
      <w:r w:rsidR="001B50AE">
        <w:rPr>
          <w:noProof/>
        </w:rPr>
        <w:instrText xml:space="preserve"> SEQ Table \* ARABIC </w:instrText>
      </w:r>
      <w:r w:rsidR="001B50AE">
        <w:rPr>
          <w:noProof/>
        </w:rPr>
        <w:fldChar w:fldCharType="separate"/>
      </w:r>
      <w:r w:rsidR="00BB17D9">
        <w:rPr>
          <w:noProof/>
        </w:rPr>
        <w:t>18</w:t>
      </w:r>
      <w:r w:rsidR="001B50AE">
        <w:rPr>
          <w:noProof/>
        </w:rPr>
        <w:fldChar w:fldCharType="end"/>
      </w:r>
      <w:r>
        <w:t>: Detailed MICA Services Items Balance Statistics</w:t>
      </w:r>
      <w:bookmarkEnd w:id="188"/>
      <w:r w:rsidR="002C6C22">
        <w:t>, full configuration</w:t>
      </w:r>
    </w:p>
    <w:tbl>
      <w:tblPr>
        <w:tblW w:w="0" w:type="auto"/>
        <w:jc w:val="center"/>
        <w:tblLook w:val="07E0" w:firstRow="1" w:lastRow="1" w:firstColumn="1" w:lastColumn="1" w:noHBand="1" w:noVBand="1"/>
      </w:tblPr>
      <w:tblGrid>
        <w:gridCol w:w="975"/>
        <w:gridCol w:w="1709"/>
        <w:gridCol w:w="1861"/>
        <w:gridCol w:w="1149"/>
        <w:gridCol w:w="2893"/>
      </w:tblGrid>
      <w:tr w:rsidR="00D61E5E" w:rsidRPr="00CC7C14" w14:paraId="702BE148" w14:textId="77777777" w:rsidTr="00DD1610">
        <w:trPr>
          <w:tblHeader/>
          <w:jc w:val="center"/>
        </w:trPr>
        <w:tc>
          <w:tcPr>
            <w:tcW w:w="0" w:type="auto"/>
            <w:tcBorders>
              <w:bottom w:val="single" w:sz="0" w:space="0" w:color="auto"/>
            </w:tcBorders>
            <w:vAlign w:val="bottom"/>
          </w:tcPr>
          <w:p w14:paraId="4531B175" w14:textId="77777777" w:rsidR="00D61E5E" w:rsidRPr="00CC7C14" w:rsidRDefault="00D61E5E" w:rsidP="00B85F0F">
            <w:pPr>
              <w:pStyle w:val="Compact"/>
            </w:pPr>
            <w:r w:rsidRPr="00CC7C14">
              <w:t>Measure</w:t>
            </w:r>
          </w:p>
        </w:tc>
        <w:tc>
          <w:tcPr>
            <w:tcW w:w="0" w:type="auto"/>
            <w:tcBorders>
              <w:bottom w:val="single" w:sz="0" w:space="0" w:color="auto"/>
            </w:tcBorders>
            <w:vAlign w:val="bottom"/>
          </w:tcPr>
          <w:p w14:paraId="1E71A934" w14:textId="77777777" w:rsidR="00D61E5E" w:rsidRPr="00CC7C14" w:rsidRDefault="00D61E5E" w:rsidP="00B85F0F">
            <w:pPr>
              <w:pStyle w:val="Compact"/>
            </w:pPr>
            <w:r w:rsidRPr="00CC7C14">
              <w:t>Treatment Mean</w:t>
            </w:r>
          </w:p>
        </w:tc>
        <w:tc>
          <w:tcPr>
            <w:tcW w:w="0" w:type="auto"/>
            <w:tcBorders>
              <w:bottom w:val="single" w:sz="0" w:space="0" w:color="auto"/>
            </w:tcBorders>
            <w:vAlign w:val="bottom"/>
          </w:tcPr>
          <w:p w14:paraId="0974DF40" w14:textId="77777777" w:rsidR="00D61E5E" w:rsidRPr="00CC7C14" w:rsidRDefault="00D61E5E" w:rsidP="00B85F0F">
            <w:pPr>
              <w:pStyle w:val="Compact"/>
            </w:pPr>
            <w:r w:rsidRPr="00CC7C14">
              <w:t>Comparison Mean</w:t>
            </w:r>
          </w:p>
        </w:tc>
        <w:tc>
          <w:tcPr>
            <w:tcW w:w="0" w:type="auto"/>
            <w:tcBorders>
              <w:bottom w:val="single" w:sz="0" w:space="0" w:color="auto"/>
            </w:tcBorders>
            <w:vAlign w:val="bottom"/>
          </w:tcPr>
          <w:p w14:paraId="63A545EE" w14:textId="77777777" w:rsidR="00D61E5E" w:rsidRPr="00CC7C14" w:rsidRDefault="00D61E5E" w:rsidP="00B85F0F">
            <w:pPr>
              <w:pStyle w:val="Compact"/>
              <w:jc w:val="right"/>
            </w:pPr>
            <w:r>
              <w:t>Difference</w:t>
            </w:r>
          </w:p>
        </w:tc>
        <w:tc>
          <w:tcPr>
            <w:tcW w:w="0" w:type="auto"/>
            <w:tcBorders>
              <w:bottom w:val="single" w:sz="0" w:space="0" w:color="auto"/>
            </w:tcBorders>
            <w:vAlign w:val="bottom"/>
          </w:tcPr>
          <w:p w14:paraId="5678B7B1" w14:textId="77777777" w:rsidR="00D61E5E" w:rsidRPr="00CC7C14" w:rsidRDefault="00D61E5E" w:rsidP="00B85F0F">
            <w:pPr>
              <w:pStyle w:val="Compact"/>
              <w:jc w:val="right"/>
            </w:pPr>
            <w:r>
              <w:t>Standardized Mean Difference</w:t>
            </w:r>
          </w:p>
        </w:tc>
      </w:tr>
      <w:tr w:rsidR="00D61E5E" w:rsidRPr="00CC7C14" w14:paraId="4D1B6979" w14:textId="77777777" w:rsidTr="00DD1610">
        <w:trPr>
          <w:jc w:val="center"/>
        </w:trPr>
        <w:tc>
          <w:tcPr>
            <w:tcW w:w="0" w:type="auto"/>
          </w:tcPr>
          <w:p w14:paraId="48D408D9" w14:textId="77777777" w:rsidR="00D61E5E" w:rsidRPr="00CC7C14" w:rsidRDefault="00D61E5E" w:rsidP="009F4D15">
            <w:pPr>
              <w:pStyle w:val="Compact"/>
            </w:pPr>
            <w:r w:rsidRPr="00CC7C14">
              <w:t>1.1</w:t>
            </w:r>
          </w:p>
        </w:tc>
        <w:tc>
          <w:tcPr>
            <w:tcW w:w="0" w:type="auto"/>
          </w:tcPr>
          <w:p w14:paraId="09643D9C" w14:textId="77777777" w:rsidR="00D61E5E" w:rsidRPr="00CC7C14" w:rsidRDefault="00D61E5E" w:rsidP="009F4D15">
            <w:pPr>
              <w:pStyle w:val="Compact"/>
            </w:pPr>
            <w:r w:rsidRPr="0068067B">
              <w:t>1.45</w:t>
            </w:r>
          </w:p>
        </w:tc>
        <w:tc>
          <w:tcPr>
            <w:tcW w:w="0" w:type="auto"/>
          </w:tcPr>
          <w:p w14:paraId="659C35CD" w14:textId="77777777" w:rsidR="00D61E5E" w:rsidRPr="00CC7C14" w:rsidRDefault="00D61E5E" w:rsidP="009F4D15">
            <w:pPr>
              <w:pStyle w:val="Compact"/>
            </w:pPr>
            <w:r w:rsidRPr="0068067B">
              <w:t>0.80</w:t>
            </w:r>
          </w:p>
        </w:tc>
        <w:tc>
          <w:tcPr>
            <w:tcW w:w="0" w:type="auto"/>
          </w:tcPr>
          <w:p w14:paraId="34C8F927" w14:textId="77777777" w:rsidR="00D61E5E" w:rsidRPr="00CC7C14" w:rsidRDefault="00D61E5E" w:rsidP="009F4D15">
            <w:pPr>
              <w:pStyle w:val="Compact"/>
              <w:jc w:val="right"/>
            </w:pPr>
            <w:r w:rsidRPr="0068067B">
              <w:t>0.65</w:t>
            </w:r>
          </w:p>
        </w:tc>
        <w:tc>
          <w:tcPr>
            <w:tcW w:w="0" w:type="auto"/>
          </w:tcPr>
          <w:p w14:paraId="1D0B146D" w14:textId="77777777" w:rsidR="00D61E5E" w:rsidRPr="00CC7C14" w:rsidRDefault="00D61E5E" w:rsidP="009F4D15">
            <w:pPr>
              <w:pStyle w:val="Compact"/>
              <w:jc w:val="right"/>
            </w:pPr>
            <w:r w:rsidRPr="0068067B">
              <w:t>-0.66</w:t>
            </w:r>
          </w:p>
        </w:tc>
      </w:tr>
      <w:tr w:rsidR="00D61E5E" w:rsidRPr="00CC7C14" w14:paraId="26C72BA6" w14:textId="77777777" w:rsidTr="00DD1610">
        <w:trPr>
          <w:jc w:val="center"/>
        </w:trPr>
        <w:tc>
          <w:tcPr>
            <w:tcW w:w="0" w:type="auto"/>
          </w:tcPr>
          <w:p w14:paraId="1D968DA2" w14:textId="77777777" w:rsidR="00D61E5E" w:rsidRPr="00CC7C14" w:rsidRDefault="00D61E5E" w:rsidP="009F4D15">
            <w:pPr>
              <w:pStyle w:val="Compact"/>
            </w:pPr>
            <w:r w:rsidRPr="00CC7C14">
              <w:t>1.2</w:t>
            </w:r>
          </w:p>
        </w:tc>
        <w:tc>
          <w:tcPr>
            <w:tcW w:w="0" w:type="auto"/>
          </w:tcPr>
          <w:p w14:paraId="33C4416A" w14:textId="77777777" w:rsidR="00D61E5E" w:rsidRPr="00CC7C14" w:rsidRDefault="00D61E5E" w:rsidP="009F4D15">
            <w:pPr>
              <w:pStyle w:val="Compact"/>
            </w:pPr>
            <w:r w:rsidRPr="0068067B">
              <w:t>1.14</w:t>
            </w:r>
          </w:p>
        </w:tc>
        <w:tc>
          <w:tcPr>
            <w:tcW w:w="0" w:type="auto"/>
          </w:tcPr>
          <w:p w14:paraId="0B0E56E1" w14:textId="77777777" w:rsidR="00D61E5E" w:rsidRPr="00CC7C14" w:rsidRDefault="00D61E5E" w:rsidP="009F4D15">
            <w:pPr>
              <w:pStyle w:val="Compact"/>
            </w:pPr>
            <w:r w:rsidRPr="0068067B">
              <w:t>1.70</w:t>
            </w:r>
          </w:p>
        </w:tc>
        <w:tc>
          <w:tcPr>
            <w:tcW w:w="0" w:type="auto"/>
          </w:tcPr>
          <w:p w14:paraId="4027A146" w14:textId="77777777" w:rsidR="00D61E5E" w:rsidRPr="00CC7C14" w:rsidRDefault="00D61E5E" w:rsidP="009F4D15">
            <w:pPr>
              <w:pStyle w:val="Compact"/>
              <w:jc w:val="right"/>
            </w:pPr>
            <w:r w:rsidRPr="0068067B">
              <w:t>-0.56</w:t>
            </w:r>
          </w:p>
        </w:tc>
        <w:tc>
          <w:tcPr>
            <w:tcW w:w="0" w:type="auto"/>
          </w:tcPr>
          <w:p w14:paraId="4B62C25C" w14:textId="77777777" w:rsidR="00D61E5E" w:rsidRPr="00CC7C14" w:rsidRDefault="00D61E5E" w:rsidP="009F4D15">
            <w:pPr>
              <w:pStyle w:val="Compact"/>
              <w:jc w:val="right"/>
            </w:pPr>
            <w:r w:rsidRPr="0068067B">
              <w:t>0.65</w:t>
            </w:r>
          </w:p>
        </w:tc>
      </w:tr>
      <w:tr w:rsidR="00D61E5E" w:rsidRPr="00CC7C14" w14:paraId="622D1845" w14:textId="77777777" w:rsidTr="00DD1610">
        <w:trPr>
          <w:jc w:val="center"/>
        </w:trPr>
        <w:tc>
          <w:tcPr>
            <w:tcW w:w="0" w:type="auto"/>
          </w:tcPr>
          <w:p w14:paraId="7C023432" w14:textId="77777777" w:rsidR="00D61E5E" w:rsidRPr="00CC7C14" w:rsidRDefault="00D61E5E" w:rsidP="009F4D15">
            <w:pPr>
              <w:pStyle w:val="Compact"/>
            </w:pPr>
            <w:r w:rsidRPr="00CC7C14">
              <w:t>1.3</w:t>
            </w:r>
          </w:p>
        </w:tc>
        <w:tc>
          <w:tcPr>
            <w:tcW w:w="0" w:type="auto"/>
          </w:tcPr>
          <w:p w14:paraId="7B99637D" w14:textId="77777777" w:rsidR="00D61E5E" w:rsidRPr="00CC7C14" w:rsidRDefault="00D61E5E" w:rsidP="009F4D15">
            <w:pPr>
              <w:pStyle w:val="Compact"/>
            </w:pPr>
            <w:r w:rsidRPr="0068067B">
              <w:t>1.11</w:t>
            </w:r>
          </w:p>
        </w:tc>
        <w:tc>
          <w:tcPr>
            <w:tcW w:w="0" w:type="auto"/>
          </w:tcPr>
          <w:p w14:paraId="468AA008" w14:textId="77777777" w:rsidR="00D61E5E" w:rsidRPr="00CC7C14" w:rsidRDefault="00D61E5E" w:rsidP="009F4D15">
            <w:pPr>
              <w:pStyle w:val="Compact"/>
            </w:pPr>
            <w:r w:rsidRPr="0068067B">
              <w:t>0.80</w:t>
            </w:r>
          </w:p>
        </w:tc>
        <w:tc>
          <w:tcPr>
            <w:tcW w:w="0" w:type="auto"/>
          </w:tcPr>
          <w:p w14:paraId="4F2A22DB" w14:textId="77777777" w:rsidR="00D61E5E" w:rsidRPr="00CC7C14" w:rsidRDefault="00D61E5E" w:rsidP="009F4D15">
            <w:pPr>
              <w:pStyle w:val="Compact"/>
              <w:jc w:val="right"/>
            </w:pPr>
            <w:r w:rsidRPr="0068067B">
              <w:t>0.31</w:t>
            </w:r>
          </w:p>
        </w:tc>
        <w:tc>
          <w:tcPr>
            <w:tcW w:w="0" w:type="auto"/>
          </w:tcPr>
          <w:p w14:paraId="1E87FE22" w14:textId="77777777" w:rsidR="00D61E5E" w:rsidRPr="00CC7C14" w:rsidRDefault="00D61E5E" w:rsidP="009F4D15">
            <w:pPr>
              <w:pStyle w:val="Compact"/>
              <w:jc w:val="right"/>
            </w:pPr>
            <w:r w:rsidRPr="0068067B">
              <w:t>-0.50</w:t>
            </w:r>
          </w:p>
        </w:tc>
      </w:tr>
      <w:tr w:rsidR="00D61E5E" w:rsidRPr="00CC7C14" w14:paraId="6034EA18" w14:textId="77777777" w:rsidTr="00DD1610">
        <w:trPr>
          <w:jc w:val="center"/>
        </w:trPr>
        <w:tc>
          <w:tcPr>
            <w:tcW w:w="0" w:type="auto"/>
          </w:tcPr>
          <w:p w14:paraId="5E2683AF" w14:textId="77777777" w:rsidR="00D61E5E" w:rsidRPr="00CC7C14" w:rsidRDefault="00D61E5E" w:rsidP="009F4D15">
            <w:pPr>
              <w:pStyle w:val="Compact"/>
            </w:pPr>
            <w:r w:rsidRPr="00CC7C14">
              <w:t>2.1</w:t>
            </w:r>
          </w:p>
        </w:tc>
        <w:tc>
          <w:tcPr>
            <w:tcW w:w="0" w:type="auto"/>
          </w:tcPr>
          <w:p w14:paraId="0696C83D" w14:textId="77777777" w:rsidR="00D61E5E" w:rsidRPr="00CC7C14" w:rsidRDefault="00D61E5E" w:rsidP="009F4D15">
            <w:pPr>
              <w:pStyle w:val="Compact"/>
            </w:pPr>
            <w:r w:rsidRPr="0068067B">
              <w:t>0.39</w:t>
            </w:r>
          </w:p>
        </w:tc>
        <w:tc>
          <w:tcPr>
            <w:tcW w:w="0" w:type="auto"/>
          </w:tcPr>
          <w:p w14:paraId="618C82B5" w14:textId="77777777" w:rsidR="00D61E5E" w:rsidRPr="00CC7C14" w:rsidRDefault="00D61E5E" w:rsidP="009F4D15">
            <w:pPr>
              <w:pStyle w:val="Compact"/>
            </w:pPr>
            <w:r w:rsidRPr="0068067B">
              <w:t>0.10</w:t>
            </w:r>
          </w:p>
        </w:tc>
        <w:tc>
          <w:tcPr>
            <w:tcW w:w="0" w:type="auto"/>
          </w:tcPr>
          <w:p w14:paraId="667F3C95" w14:textId="77777777" w:rsidR="00D61E5E" w:rsidRPr="00CC7C14" w:rsidRDefault="00D61E5E" w:rsidP="009F4D15">
            <w:pPr>
              <w:pStyle w:val="Compact"/>
              <w:jc w:val="right"/>
            </w:pPr>
            <w:r w:rsidRPr="0068067B">
              <w:t>0.29</w:t>
            </w:r>
          </w:p>
        </w:tc>
        <w:tc>
          <w:tcPr>
            <w:tcW w:w="0" w:type="auto"/>
          </w:tcPr>
          <w:p w14:paraId="3A44105F" w14:textId="77777777" w:rsidR="00D61E5E" w:rsidRPr="00CC7C14" w:rsidRDefault="00D61E5E" w:rsidP="009F4D15">
            <w:pPr>
              <w:pStyle w:val="Compact"/>
              <w:jc w:val="right"/>
            </w:pPr>
            <w:r w:rsidRPr="0068067B">
              <w:t>-0.59</w:t>
            </w:r>
          </w:p>
        </w:tc>
      </w:tr>
      <w:tr w:rsidR="00D61E5E" w:rsidRPr="00CC7C14" w14:paraId="4C359064" w14:textId="77777777" w:rsidTr="00DD1610">
        <w:trPr>
          <w:jc w:val="center"/>
        </w:trPr>
        <w:tc>
          <w:tcPr>
            <w:tcW w:w="0" w:type="auto"/>
          </w:tcPr>
          <w:p w14:paraId="3CE8F5AA" w14:textId="77777777" w:rsidR="00D61E5E" w:rsidRPr="00CC7C14" w:rsidRDefault="00D61E5E" w:rsidP="009F4D15">
            <w:pPr>
              <w:pStyle w:val="Compact"/>
            </w:pPr>
            <w:r w:rsidRPr="00CC7C14">
              <w:t>2.2</w:t>
            </w:r>
          </w:p>
        </w:tc>
        <w:tc>
          <w:tcPr>
            <w:tcW w:w="0" w:type="auto"/>
          </w:tcPr>
          <w:p w14:paraId="50254623" w14:textId="77777777" w:rsidR="00D61E5E" w:rsidRPr="00CC7C14" w:rsidRDefault="00D61E5E" w:rsidP="009F4D15">
            <w:pPr>
              <w:pStyle w:val="Compact"/>
            </w:pPr>
            <w:r w:rsidRPr="0068067B">
              <w:t>0.68</w:t>
            </w:r>
          </w:p>
        </w:tc>
        <w:tc>
          <w:tcPr>
            <w:tcW w:w="0" w:type="auto"/>
          </w:tcPr>
          <w:p w14:paraId="41007C37" w14:textId="77777777" w:rsidR="00D61E5E" w:rsidRPr="00CC7C14" w:rsidRDefault="00D61E5E" w:rsidP="009F4D15">
            <w:pPr>
              <w:pStyle w:val="Compact"/>
            </w:pPr>
            <w:r w:rsidRPr="0068067B">
              <w:t>0.33</w:t>
            </w:r>
          </w:p>
        </w:tc>
        <w:tc>
          <w:tcPr>
            <w:tcW w:w="0" w:type="auto"/>
          </w:tcPr>
          <w:p w14:paraId="4AAA191B" w14:textId="77777777" w:rsidR="00D61E5E" w:rsidRPr="00CC7C14" w:rsidRDefault="00D61E5E" w:rsidP="009F4D15">
            <w:pPr>
              <w:pStyle w:val="Compact"/>
              <w:jc w:val="right"/>
            </w:pPr>
            <w:r w:rsidRPr="0068067B">
              <w:t>0.35</w:t>
            </w:r>
          </w:p>
        </w:tc>
        <w:tc>
          <w:tcPr>
            <w:tcW w:w="0" w:type="auto"/>
          </w:tcPr>
          <w:p w14:paraId="7A91F374" w14:textId="77777777" w:rsidR="00D61E5E" w:rsidRPr="00CC7C14" w:rsidRDefault="00D61E5E" w:rsidP="009F4D15">
            <w:pPr>
              <w:pStyle w:val="Compact"/>
              <w:jc w:val="right"/>
            </w:pPr>
            <w:r w:rsidRPr="0068067B">
              <w:t>-0.63</w:t>
            </w:r>
          </w:p>
        </w:tc>
      </w:tr>
      <w:tr w:rsidR="00D61E5E" w:rsidRPr="00CC7C14" w14:paraId="69487DB7" w14:textId="77777777" w:rsidTr="00DD1610">
        <w:trPr>
          <w:jc w:val="center"/>
        </w:trPr>
        <w:tc>
          <w:tcPr>
            <w:tcW w:w="0" w:type="auto"/>
          </w:tcPr>
          <w:p w14:paraId="180E41CC" w14:textId="77777777" w:rsidR="00D61E5E" w:rsidRPr="00CC7C14" w:rsidRDefault="00D61E5E" w:rsidP="009F4D15">
            <w:pPr>
              <w:pStyle w:val="Compact"/>
            </w:pPr>
            <w:r w:rsidRPr="00CC7C14">
              <w:t>3.1</w:t>
            </w:r>
          </w:p>
        </w:tc>
        <w:tc>
          <w:tcPr>
            <w:tcW w:w="0" w:type="auto"/>
          </w:tcPr>
          <w:p w14:paraId="75FEF4CA" w14:textId="77777777" w:rsidR="00D61E5E" w:rsidRPr="00CC7C14" w:rsidRDefault="00D61E5E" w:rsidP="009F4D15">
            <w:pPr>
              <w:pStyle w:val="Compact"/>
            </w:pPr>
            <w:r w:rsidRPr="0068067B">
              <w:t>1.42</w:t>
            </w:r>
          </w:p>
        </w:tc>
        <w:tc>
          <w:tcPr>
            <w:tcW w:w="0" w:type="auto"/>
          </w:tcPr>
          <w:p w14:paraId="5101E6BD" w14:textId="77777777" w:rsidR="00D61E5E" w:rsidRPr="00CC7C14" w:rsidRDefault="00D61E5E" w:rsidP="009F4D15">
            <w:pPr>
              <w:pStyle w:val="Compact"/>
            </w:pPr>
            <w:r w:rsidRPr="0068067B">
              <w:t>1.27</w:t>
            </w:r>
          </w:p>
        </w:tc>
        <w:tc>
          <w:tcPr>
            <w:tcW w:w="0" w:type="auto"/>
          </w:tcPr>
          <w:p w14:paraId="50FDB627" w14:textId="77777777" w:rsidR="00D61E5E" w:rsidRPr="00CC7C14" w:rsidRDefault="00D61E5E" w:rsidP="009F4D15">
            <w:pPr>
              <w:pStyle w:val="Compact"/>
              <w:jc w:val="right"/>
            </w:pPr>
            <w:r w:rsidRPr="0068067B">
              <w:t>0.16</w:t>
            </w:r>
          </w:p>
        </w:tc>
        <w:tc>
          <w:tcPr>
            <w:tcW w:w="0" w:type="auto"/>
          </w:tcPr>
          <w:p w14:paraId="3041D9AD" w14:textId="77777777" w:rsidR="00D61E5E" w:rsidRPr="00CC7C14" w:rsidRDefault="00D61E5E" w:rsidP="009F4D15">
            <w:pPr>
              <w:pStyle w:val="Compact"/>
              <w:jc w:val="right"/>
            </w:pPr>
            <w:r w:rsidRPr="0068067B">
              <w:t>-0.21</w:t>
            </w:r>
          </w:p>
        </w:tc>
      </w:tr>
      <w:tr w:rsidR="00D61E5E" w:rsidRPr="00CC7C14" w14:paraId="510F40CE" w14:textId="77777777" w:rsidTr="00DD1610">
        <w:trPr>
          <w:jc w:val="center"/>
        </w:trPr>
        <w:tc>
          <w:tcPr>
            <w:tcW w:w="0" w:type="auto"/>
          </w:tcPr>
          <w:p w14:paraId="279ECA78" w14:textId="77777777" w:rsidR="00D61E5E" w:rsidRPr="00CC7C14" w:rsidRDefault="00D61E5E" w:rsidP="009F4D15">
            <w:pPr>
              <w:pStyle w:val="Compact"/>
            </w:pPr>
            <w:r w:rsidRPr="00CC7C14">
              <w:t>3.2</w:t>
            </w:r>
          </w:p>
        </w:tc>
        <w:tc>
          <w:tcPr>
            <w:tcW w:w="0" w:type="auto"/>
          </w:tcPr>
          <w:p w14:paraId="11CA2B26" w14:textId="77777777" w:rsidR="00D61E5E" w:rsidRPr="00CC7C14" w:rsidRDefault="00D61E5E" w:rsidP="009F4D15">
            <w:pPr>
              <w:pStyle w:val="Compact"/>
            </w:pPr>
            <w:r w:rsidRPr="0068067B">
              <w:t>1.67</w:t>
            </w:r>
          </w:p>
        </w:tc>
        <w:tc>
          <w:tcPr>
            <w:tcW w:w="0" w:type="auto"/>
          </w:tcPr>
          <w:p w14:paraId="13E60435" w14:textId="77777777" w:rsidR="00D61E5E" w:rsidRPr="00CC7C14" w:rsidRDefault="00D61E5E" w:rsidP="009F4D15">
            <w:pPr>
              <w:pStyle w:val="Compact"/>
            </w:pPr>
            <w:r w:rsidRPr="0068067B">
              <w:t>1.77</w:t>
            </w:r>
          </w:p>
        </w:tc>
        <w:tc>
          <w:tcPr>
            <w:tcW w:w="0" w:type="auto"/>
          </w:tcPr>
          <w:p w14:paraId="7A3C2FF4" w14:textId="77777777" w:rsidR="00D61E5E" w:rsidRPr="00CC7C14" w:rsidRDefault="00D61E5E" w:rsidP="009F4D15">
            <w:pPr>
              <w:pStyle w:val="Compact"/>
              <w:jc w:val="right"/>
            </w:pPr>
            <w:r w:rsidRPr="0068067B">
              <w:t>-0.10</w:t>
            </w:r>
          </w:p>
        </w:tc>
        <w:tc>
          <w:tcPr>
            <w:tcW w:w="0" w:type="auto"/>
          </w:tcPr>
          <w:p w14:paraId="7208A783" w14:textId="77777777" w:rsidR="00D61E5E" w:rsidRPr="00CC7C14" w:rsidRDefault="00D61E5E" w:rsidP="009F4D15">
            <w:pPr>
              <w:pStyle w:val="Compact"/>
              <w:jc w:val="right"/>
            </w:pPr>
            <w:r w:rsidRPr="0068067B">
              <w:t>0.10</w:t>
            </w:r>
          </w:p>
        </w:tc>
      </w:tr>
      <w:tr w:rsidR="00D61E5E" w:rsidRPr="00CC7C14" w14:paraId="1EE056F6" w14:textId="77777777" w:rsidTr="00DD1610">
        <w:trPr>
          <w:jc w:val="center"/>
        </w:trPr>
        <w:tc>
          <w:tcPr>
            <w:tcW w:w="0" w:type="auto"/>
          </w:tcPr>
          <w:p w14:paraId="15E40DE7" w14:textId="77777777" w:rsidR="00D61E5E" w:rsidRPr="00CC7C14" w:rsidRDefault="00D61E5E" w:rsidP="009F4D15">
            <w:pPr>
              <w:pStyle w:val="Compact"/>
            </w:pPr>
            <w:r w:rsidRPr="00CC7C14">
              <w:t>3.3</w:t>
            </w:r>
          </w:p>
        </w:tc>
        <w:tc>
          <w:tcPr>
            <w:tcW w:w="0" w:type="auto"/>
          </w:tcPr>
          <w:p w14:paraId="68F62118" w14:textId="77777777" w:rsidR="00D61E5E" w:rsidRPr="00CC7C14" w:rsidRDefault="00D61E5E" w:rsidP="009F4D15">
            <w:pPr>
              <w:pStyle w:val="Compact"/>
            </w:pPr>
            <w:r w:rsidRPr="0068067B">
              <w:t>1.27</w:t>
            </w:r>
          </w:p>
        </w:tc>
        <w:tc>
          <w:tcPr>
            <w:tcW w:w="0" w:type="auto"/>
          </w:tcPr>
          <w:p w14:paraId="45608F2D" w14:textId="77777777" w:rsidR="00D61E5E" w:rsidRPr="00CC7C14" w:rsidRDefault="00D61E5E" w:rsidP="009F4D15">
            <w:pPr>
              <w:pStyle w:val="Compact"/>
            </w:pPr>
            <w:r w:rsidRPr="0068067B">
              <w:t>1.17</w:t>
            </w:r>
          </w:p>
        </w:tc>
        <w:tc>
          <w:tcPr>
            <w:tcW w:w="0" w:type="auto"/>
          </w:tcPr>
          <w:p w14:paraId="24619C0C" w14:textId="77777777" w:rsidR="00D61E5E" w:rsidRPr="00CC7C14" w:rsidRDefault="00D61E5E" w:rsidP="009F4D15">
            <w:pPr>
              <w:pStyle w:val="Compact"/>
              <w:jc w:val="right"/>
            </w:pPr>
            <w:r w:rsidRPr="0068067B">
              <w:t>0.11</w:t>
            </w:r>
          </w:p>
        </w:tc>
        <w:tc>
          <w:tcPr>
            <w:tcW w:w="0" w:type="auto"/>
          </w:tcPr>
          <w:p w14:paraId="4FAC4503" w14:textId="77777777" w:rsidR="00D61E5E" w:rsidRPr="00CC7C14" w:rsidRDefault="00D61E5E" w:rsidP="009F4D15">
            <w:pPr>
              <w:pStyle w:val="Compact"/>
              <w:jc w:val="right"/>
            </w:pPr>
            <w:r w:rsidRPr="0068067B">
              <w:t>-0.16</w:t>
            </w:r>
          </w:p>
        </w:tc>
      </w:tr>
      <w:tr w:rsidR="00D61E5E" w:rsidRPr="00CC7C14" w14:paraId="0E1EEF5E" w14:textId="77777777" w:rsidTr="00DD1610">
        <w:trPr>
          <w:jc w:val="center"/>
        </w:trPr>
        <w:tc>
          <w:tcPr>
            <w:tcW w:w="0" w:type="auto"/>
          </w:tcPr>
          <w:p w14:paraId="7F44917C" w14:textId="77777777" w:rsidR="00D61E5E" w:rsidRPr="00CC7C14" w:rsidRDefault="00D61E5E" w:rsidP="009F4D15">
            <w:pPr>
              <w:pStyle w:val="Compact"/>
            </w:pPr>
            <w:r w:rsidRPr="00CC7C14">
              <w:t>3.4</w:t>
            </w:r>
          </w:p>
        </w:tc>
        <w:tc>
          <w:tcPr>
            <w:tcW w:w="0" w:type="auto"/>
          </w:tcPr>
          <w:p w14:paraId="048E46C0" w14:textId="77777777" w:rsidR="00D61E5E" w:rsidRPr="00CC7C14" w:rsidRDefault="00D61E5E" w:rsidP="009F4D15">
            <w:pPr>
              <w:pStyle w:val="Compact"/>
            </w:pPr>
            <w:r w:rsidRPr="0068067B">
              <w:t>1.70</w:t>
            </w:r>
          </w:p>
        </w:tc>
        <w:tc>
          <w:tcPr>
            <w:tcW w:w="0" w:type="auto"/>
          </w:tcPr>
          <w:p w14:paraId="613CDB3C" w14:textId="77777777" w:rsidR="00D61E5E" w:rsidRPr="00CC7C14" w:rsidRDefault="00D61E5E" w:rsidP="009F4D15">
            <w:pPr>
              <w:pStyle w:val="Compact"/>
            </w:pPr>
            <w:r w:rsidRPr="0068067B">
              <w:t>1.40</w:t>
            </w:r>
          </w:p>
        </w:tc>
        <w:tc>
          <w:tcPr>
            <w:tcW w:w="0" w:type="auto"/>
          </w:tcPr>
          <w:p w14:paraId="76B3826E" w14:textId="77777777" w:rsidR="00D61E5E" w:rsidRPr="00CC7C14" w:rsidRDefault="00D61E5E" w:rsidP="009F4D15">
            <w:pPr>
              <w:pStyle w:val="Compact"/>
              <w:jc w:val="right"/>
            </w:pPr>
            <w:r w:rsidRPr="0068067B">
              <w:t>0.30</w:t>
            </w:r>
          </w:p>
        </w:tc>
        <w:tc>
          <w:tcPr>
            <w:tcW w:w="0" w:type="auto"/>
          </w:tcPr>
          <w:p w14:paraId="5F9FBCE8" w14:textId="77777777" w:rsidR="00D61E5E" w:rsidRPr="00CC7C14" w:rsidRDefault="00D61E5E" w:rsidP="009F4D15">
            <w:pPr>
              <w:pStyle w:val="Compact"/>
              <w:jc w:val="right"/>
            </w:pPr>
            <w:r w:rsidRPr="0068067B">
              <w:t>-0.25</w:t>
            </w:r>
          </w:p>
        </w:tc>
      </w:tr>
      <w:tr w:rsidR="00D61E5E" w:rsidRPr="00CC7C14" w14:paraId="7F608EEC" w14:textId="77777777" w:rsidTr="00DD1610">
        <w:trPr>
          <w:jc w:val="center"/>
        </w:trPr>
        <w:tc>
          <w:tcPr>
            <w:tcW w:w="0" w:type="auto"/>
          </w:tcPr>
          <w:p w14:paraId="48FBCEAE" w14:textId="77777777" w:rsidR="00D61E5E" w:rsidRPr="00CC7C14" w:rsidRDefault="00D61E5E" w:rsidP="009F4D15">
            <w:pPr>
              <w:pStyle w:val="Compact"/>
            </w:pPr>
            <w:r w:rsidRPr="00CC7C14">
              <w:t>4.1</w:t>
            </w:r>
          </w:p>
        </w:tc>
        <w:tc>
          <w:tcPr>
            <w:tcW w:w="0" w:type="auto"/>
          </w:tcPr>
          <w:p w14:paraId="7F34C811" w14:textId="77777777" w:rsidR="00D61E5E" w:rsidRPr="00CC7C14" w:rsidRDefault="00D61E5E" w:rsidP="009F4D15">
            <w:pPr>
              <w:pStyle w:val="Compact"/>
            </w:pPr>
            <w:r w:rsidRPr="0068067B">
              <w:t>0.95</w:t>
            </w:r>
          </w:p>
        </w:tc>
        <w:tc>
          <w:tcPr>
            <w:tcW w:w="0" w:type="auto"/>
          </w:tcPr>
          <w:p w14:paraId="26EC32BB" w14:textId="77777777" w:rsidR="00D61E5E" w:rsidRPr="00CC7C14" w:rsidRDefault="00D61E5E" w:rsidP="009F4D15">
            <w:pPr>
              <w:pStyle w:val="Compact"/>
            </w:pPr>
            <w:r w:rsidRPr="0068067B">
              <w:t>0.60</w:t>
            </w:r>
          </w:p>
        </w:tc>
        <w:tc>
          <w:tcPr>
            <w:tcW w:w="0" w:type="auto"/>
          </w:tcPr>
          <w:p w14:paraId="4E6301D4" w14:textId="77777777" w:rsidR="00D61E5E" w:rsidRPr="00CC7C14" w:rsidRDefault="00D61E5E" w:rsidP="009F4D15">
            <w:pPr>
              <w:pStyle w:val="Compact"/>
              <w:jc w:val="right"/>
            </w:pPr>
            <w:r w:rsidRPr="0068067B">
              <w:t>0.35</w:t>
            </w:r>
          </w:p>
        </w:tc>
        <w:tc>
          <w:tcPr>
            <w:tcW w:w="0" w:type="auto"/>
          </w:tcPr>
          <w:p w14:paraId="474A104F" w14:textId="77777777" w:rsidR="00D61E5E" w:rsidRPr="00CC7C14" w:rsidRDefault="00D61E5E" w:rsidP="009F4D15">
            <w:pPr>
              <w:pStyle w:val="Compact"/>
              <w:jc w:val="right"/>
            </w:pPr>
            <w:r w:rsidRPr="0068067B">
              <w:t>-0.50</w:t>
            </w:r>
          </w:p>
        </w:tc>
      </w:tr>
      <w:tr w:rsidR="00D61E5E" w:rsidRPr="00CC7C14" w14:paraId="785DF074" w14:textId="77777777" w:rsidTr="00DD1610">
        <w:trPr>
          <w:jc w:val="center"/>
        </w:trPr>
        <w:tc>
          <w:tcPr>
            <w:tcW w:w="0" w:type="auto"/>
          </w:tcPr>
          <w:p w14:paraId="456D8507" w14:textId="77777777" w:rsidR="00D61E5E" w:rsidRPr="00CC7C14" w:rsidRDefault="00D61E5E" w:rsidP="009F4D15">
            <w:pPr>
              <w:pStyle w:val="Compact"/>
            </w:pPr>
            <w:r w:rsidRPr="00CC7C14">
              <w:t>4.2</w:t>
            </w:r>
          </w:p>
        </w:tc>
        <w:tc>
          <w:tcPr>
            <w:tcW w:w="0" w:type="auto"/>
          </w:tcPr>
          <w:p w14:paraId="159546F8" w14:textId="77777777" w:rsidR="00D61E5E" w:rsidRPr="00CC7C14" w:rsidRDefault="00D61E5E" w:rsidP="009F4D15">
            <w:pPr>
              <w:pStyle w:val="Compact"/>
            </w:pPr>
            <w:r w:rsidRPr="0068067B">
              <w:t>1.36</w:t>
            </w:r>
          </w:p>
        </w:tc>
        <w:tc>
          <w:tcPr>
            <w:tcW w:w="0" w:type="auto"/>
          </w:tcPr>
          <w:p w14:paraId="1AD06160" w14:textId="77777777" w:rsidR="00D61E5E" w:rsidRPr="00CC7C14" w:rsidRDefault="00D61E5E" w:rsidP="009F4D15">
            <w:pPr>
              <w:pStyle w:val="Compact"/>
            </w:pPr>
            <w:r w:rsidRPr="0068067B">
              <w:t>0.77</w:t>
            </w:r>
          </w:p>
        </w:tc>
        <w:tc>
          <w:tcPr>
            <w:tcW w:w="0" w:type="auto"/>
          </w:tcPr>
          <w:p w14:paraId="47346C14" w14:textId="77777777" w:rsidR="00D61E5E" w:rsidRPr="00CC7C14" w:rsidRDefault="00D61E5E" w:rsidP="009F4D15">
            <w:pPr>
              <w:pStyle w:val="Compact"/>
              <w:jc w:val="right"/>
            </w:pPr>
            <w:r w:rsidRPr="0068067B">
              <w:t>0.60</w:t>
            </w:r>
          </w:p>
        </w:tc>
        <w:tc>
          <w:tcPr>
            <w:tcW w:w="0" w:type="auto"/>
          </w:tcPr>
          <w:p w14:paraId="41230AB1" w14:textId="77777777" w:rsidR="00D61E5E" w:rsidRPr="00CC7C14" w:rsidRDefault="00D61E5E" w:rsidP="009F4D15">
            <w:pPr>
              <w:pStyle w:val="Compact"/>
              <w:jc w:val="right"/>
            </w:pPr>
            <w:r w:rsidRPr="0068067B">
              <w:t>-0.50</w:t>
            </w:r>
          </w:p>
        </w:tc>
      </w:tr>
      <w:tr w:rsidR="00D61E5E" w:rsidRPr="00CC7C14" w14:paraId="6E549755" w14:textId="77777777" w:rsidTr="00DD1610">
        <w:trPr>
          <w:jc w:val="center"/>
        </w:trPr>
        <w:tc>
          <w:tcPr>
            <w:tcW w:w="0" w:type="auto"/>
          </w:tcPr>
          <w:p w14:paraId="1B61539E" w14:textId="77777777" w:rsidR="00D61E5E" w:rsidRPr="00CC7C14" w:rsidRDefault="00D61E5E" w:rsidP="009F4D15">
            <w:pPr>
              <w:pStyle w:val="Compact"/>
            </w:pPr>
            <w:r w:rsidRPr="00CC7C14">
              <w:t>4.3</w:t>
            </w:r>
          </w:p>
        </w:tc>
        <w:tc>
          <w:tcPr>
            <w:tcW w:w="0" w:type="auto"/>
          </w:tcPr>
          <w:p w14:paraId="7FD1A71E" w14:textId="77777777" w:rsidR="00D61E5E" w:rsidRPr="00CC7C14" w:rsidRDefault="00D61E5E" w:rsidP="009F4D15">
            <w:pPr>
              <w:pStyle w:val="Compact"/>
            </w:pPr>
            <w:r w:rsidRPr="0068067B">
              <w:t>2.11</w:t>
            </w:r>
          </w:p>
        </w:tc>
        <w:tc>
          <w:tcPr>
            <w:tcW w:w="0" w:type="auto"/>
          </w:tcPr>
          <w:p w14:paraId="2905181F" w14:textId="77777777" w:rsidR="00D61E5E" w:rsidRPr="00CC7C14" w:rsidRDefault="00D61E5E" w:rsidP="009F4D15">
            <w:pPr>
              <w:pStyle w:val="Compact"/>
            </w:pPr>
            <w:r w:rsidRPr="0068067B">
              <w:t>1.80</w:t>
            </w:r>
          </w:p>
        </w:tc>
        <w:tc>
          <w:tcPr>
            <w:tcW w:w="0" w:type="auto"/>
          </w:tcPr>
          <w:p w14:paraId="437B183B" w14:textId="77777777" w:rsidR="00D61E5E" w:rsidRPr="00CC7C14" w:rsidRDefault="00D61E5E" w:rsidP="009F4D15">
            <w:pPr>
              <w:pStyle w:val="Compact"/>
              <w:jc w:val="right"/>
            </w:pPr>
            <w:r w:rsidRPr="0068067B">
              <w:t>0.31</w:t>
            </w:r>
          </w:p>
        </w:tc>
        <w:tc>
          <w:tcPr>
            <w:tcW w:w="0" w:type="auto"/>
          </w:tcPr>
          <w:p w14:paraId="645D6766" w14:textId="77777777" w:rsidR="00D61E5E" w:rsidRPr="00CC7C14" w:rsidRDefault="00D61E5E" w:rsidP="009F4D15">
            <w:pPr>
              <w:pStyle w:val="Compact"/>
              <w:jc w:val="right"/>
            </w:pPr>
            <w:r w:rsidRPr="0068067B">
              <w:t>-0.34</w:t>
            </w:r>
          </w:p>
        </w:tc>
      </w:tr>
      <w:tr w:rsidR="00D61E5E" w:rsidRPr="00CC7C14" w14:paraId="25355525" w14:textId="77777777" w:rsidTr="00DD1610">
        <w:trPr>
          <w:jc w:val="center"/>
        </w:trPr>
        <w:tc>
          <w:tcPr>
            <w:tcW w:w="0" w:type="auto"/>
          </w:tcPr>
          <w:p w14:paraId="3052BFD2" w14:textId="77777777" w:rsidR="00D61E5E" w:rsidRPr="00CC7C14" w:rsidRDefault="00D61E5E" w:rsidP="009F4D15">
            <w:pPr>
              <w:pStyle w:val="Compact"/>
            </w:pPr>
            <w:r w:rsidRPr="00CC7C14">
              <w:t>4.4</w:t>
            </w:r>
          </w:p>
        </w:tc>
        <w:tc>
          <w:tcPr>
            <w:tcW w:w="0" w:type="auto"/>
          </w:tcPr>
          <w:p w14:paraId="7195AC22" w14:textId="77777777" w:rsidR="00D61E5E" w:rsidRPr="00CC7C14" w:rsidRDefault="00D61E5E" w:rsidP="009F4D15">
            <w:pPr>
              <w:pStyle w:val="Compact"/>
            </w:pPr>
            <w:r w:rsidRPr="0068067B">
              <w:t>1.58</w:t>
            </w:r>
          </w:p>
        </w:tc>
        <w:tc>
          <w:tcPr>
            <w:tcW w:w="0" w:type="auto"/>
          </w:tcPr>
          <w:p w14:paraId="15F9942F" w14:textId="77777777" w:rsidR="00D61E5E" w:rsidRPr="00CC7C14" w:rsidRDefault="00D61E5E" w:rsidP="009F4D15">
            <w:pPr>
              <w:pStyle w:val="Compact"/>
            </w:pPr>
            <w:r w:rsidRPr="0068067B">
              <w:t>0.80</w:t>
            </w:r>
          </w:p>
        </w:tc>
        <w:tc>
          <w:tcPr>
            <w:tcW w:w="0" w:type="auto"/>
          </w:tcPr>
          <w:p w14:paraId="22B67E0E" w14:textId="77777777" w:rsidR="00D61E5E" w:rsidRPr="00CC7C14" w:rsidRDefault="00D61E5E" w:rsidP="009F4D15">
            <w:pPr>
              <w:pStyle w:val="Compact"/>
              <w:jc w:val="right"/>
            </w:pPr>
            <w:r w:rsidRPr="0068067B">
              <w:t>0.78</w:t>
            </w:r>
          </w:p>
        </w:tc>
        <w:tc>
          <w:tcPr>
            <w:tcW w:w="0" w:type="auto"/>
          </w:tcPr>
          <w:p w14:paraId="4E0EB4A7" w14:textId="77777777" w:rsidR="00D61E5E" w:rsidRPr="00CC7C14" w:rsidRDefault="00D61E5E" w:rsidP="009F4D15">
            <w:pPr>
              <w:pStyle w:val="Compact"/>
              <w:jc w:val="right"/>
            </w:pPr>
            <w:r w:rsidRPr="0068067B">
              <w:t>-0.89</w:t>
            </w:r>
          </w:p>
        </w:tc>
      </w:tr>
      <w:tr w:rsidR="00D61E5E" w:rsidRPr="00CC7C14" w14:paraId="60E76379" w14:textId="77777777" w:rsidTr="00DD1610">
        <w:trPr>
          <w:jc w:val="center"/>
        </w:trPr>
        <w:tc>
          <w:tcPr>
            <w:tcW w:w="0" w:type="auto"/>
          </w:tcPr>
          <w:p w14:paraId="3BDD95F9" w14:textId="77777777" w:rsidR="00D61E5E" w:rsidRPr="00CC7C14" w:rsidRDefault="00D61E5E" w:rsidP="009F4D15">
            <w:pPr>
              <w:pStyle w:val="Compact"/>
            </w:pPr>
            <w:r w:rsidRPr="00CC7C14">
              <w:t>4.5</w:t>
            </w:r>
          </w:p>
        </w:tc>
        <w:tc>
          <w:tcPr>
            <w:tcW w:w="0" w:type="auto"/>
          </w:tcPr>
          <w:p w14:paraId="3ECF43BB" w14:textId="77777777" w:rsidR="00D61E5E" w:rsidRPr="00CC7C14" w:rsidRDefault="00D61E5E" w:rsidP="009F4D15">
            <w:pPr>
              <w:pStyle w:val="Compact"/>
            </w:pPr>
            <w:r w:rsidRPr="0068067B">
              <w:t>1.83</w:t>
            </w:r>
          </w:p>
        </w:tc>
        <w:tc>
          <w:tcPr>
            <w:tcW w:w="0" w:type="auto"/>
          </w:tcPr>
          <w:p w14:paraId="30662158" w14:textId="77777777" w:rsidR="00D61E5E" w:rsidRPr="00CC7C14" w:rsidRDefault="00D61E5E" w:rsidP="009F4D15">
            <w:pPr>
              <w:pStyle w:val="Compact"/>
            </w:pPr>
            <w:r w:rsidRPr="0068067B">
              <w:t>1.23</w:t>
            </w:r>
          </w:p>
        </w:tc>
        <w:tc>
          <w:tcPr>
            <w:tcW w:w="0" w:type="auto"/>
          </w:tcPr>
          <w:p w14:paraId="591A0096" w14:textId="77777777" w:rsidR="00D61E5E" w:rsidRPr="00CC7C14" w:rsidRDefault="00D61E5E" w:rsidP="009F4D15">
            <w:pPr>
              <w:pStyle w:val="Compact"/>
              <w:jc w:val="right"/>
            </w:pPr>
            <w:r w:rsidRPr="0068067B">
              <w:t>0.60</w:t>
            </w:r>
          </w:p>
        </w:tc>
        <w:tc>
          <w:tcPr>
            <w:tcW w:w="0" w:type="auto"/>
          </w:tcPr>
          <w:p w14:paraId="55956F9B" w14:textId="77777777" w:rsidR="00D61E5E" w:rsidRPr="00CC7C14" w:rsidRDefault="00D61E5E" w:rsidP="009F4D15">
            <w:pPr>
              <w:pStyle w:val="Compact"/>
              <w:jc w:val="right"/>
            </w:pPr>
            <w:r w:rsidRPr="0068067B">
              <w:t>-0.56</w:t>
            </w:r>
          </w:p>
        </w:tc>
      </w:tr>
      <w:tr w:rsidR="00D61E5E" w:rsidRPr="00CC7C14" w14:paraId="20E7DA52" w14:textId="77777777" w:rsidTr="00DD1610">
        <w:trPr>
          <w:jc w:val="center"/>
        </w:trPr>
        <w:tc>
          <w:tcPr>
            <w:tcW w:w="0" w:type="auto"/>
          </w:tcPr>
          <w:p w14:paraId="434C2576" w14:textId="77777777" w:rsidR="00D61E5E" w:rsidRPr="00CC7C14" w:rsidRDefault="00D61E5E" w:rsidP="009F4D15">
            <w:pPr>
              <w:pStyle w:val="Compact"/>
            </w:pPr>
            <w:r w:rsidRPr="00CC7C14">
              <w:t>4.6</w:t>
            </w:r>
          </w:p>
        </w:tc>
        <w:tc>
          <w:tcPr>
            <w:tcW w:w="0" w:type="auto"/>
          </w:tcPr>
          <w:p w14:paraId="5B4601CC" w14:textId="77777777" w:rsidR="00D61E5E" w:rsidRPr="00CC7C14" w:rsidRDefault="00D61E5E" w:rsidP="009F4D15">
            <w:pPr>
              <w:pStyle w:val="Compact"/>
            </w:pPr>
            <w:r w:rsidRPr="0068067B">
              <w:t>0.59</w:t>
            </w:r>
          </w:p>
        </w:tc>
        <w:tc>
          <w:tcPr>
            <w:tcW w:w="0" w:type="auto"/>
          </w:tcPr>
          <w:p w14:paraId="27BFD876" w14:textId="77777777" w:rsidR="00D61E5E" w:rsidRPr="00CC7C14" w:rsidRDefault="00D61E5E" w:rsidP="009F4D15">
            <w:pPr>
              <w:pStyle w:val="Compact"/>
            </w:pPr>
            <w:r w:rsidRPr="0068067B">
              <w:t>0.23</w:t>
            </w:r>
          </w:p>
        </w:tc>
        <w:tc>
          <w:tcPr>
            <w:tcW w:w="0" w:type="auto"/>
          </w:tcPr>
          <w:p w14:paraId="05DFE92F" w14:textId="77777777" w:rsidR="00D61E5E" w:rsidRPr="00CC7C14" w:rsidRDefault="00D61E5E" w:rsidP="009F4D15">
            <w:pPr>
              <w:pStyle w:val="Compact"/>
              <w:jc w:val="right"/>
            </w:pPr>
            <w:r w:rsidRPr="0068067B">
              <w:t>0.36</w:t>
            </w:r>
          </w:p>
        </w:tc>
        <w:tc>
          <w:tcPr>
            <w:tcW w:w="0" w:type="auto"/>
          </w:tcPr>
          <w:p w14:paraId="7A015A08" w14:textId="77777777" w:rsidR="00D61E5E" w:rsidRPr="00CC7C14" w:rsidRDefault="00D61E5E" w:rsidP="009F4D15">
            <w:pPr>
              <w:pStyle w:val="Compact"/>
              <w:jc w:val="right"/>
            </w:pPr>
            <w:r w:rsidRPr="0068067B">
              <w:t>-0.49</w:t>
            </w:r>
          </w:p>
        </w:tc>
      </w:tr>
      <w:tr w:rsidR="00D61E5E" w:rsidRPr="00CC7C14" w14:paraId="728C2AA0" w14:textId="77777777" w:rsidTr="00DD1610">
        <w:trPr>
          <w:jc w:val="center"/>
        </w:trPr>
        <w:tc>
          <w:tcPr>
            <w:tcW w:w="0" w:type="auto"/>
          </w:tcPr>
          <w:p w14:paraId="495AC7BC" w14:textId="77777777" w:rsidR="00D61E5E" w:rsidRPr="00CC7C14" w:rsidRDefault="00D61E5E" w:rsidP="009F4D15">
            <w:pPr>
              <w:pStyle w:val="Compact"/>
            </w:pPr>
            <w:r w:rsidRPr="00CC7C14">
              <w:t>4.7</w:t>
            </w:r>
          </w:p>
        </w:tc>
        <w:tc>
          <w:tcPr>
            <w:tcW w:w="0" w:type="auto"/>
          </w:tcPr>
          <w:p w14:paraId="3AAD41C7" w14:textId="77777777" w:rsidR="00D61E5E" w:rsidRPr="00CC7C14" w:rsidRDefault="00D61E5E" w:rsidP="009F4D15">
            <w:pPr>
              <w:pStyle w:val="Compact"/>
            </w:pPr>
            <w:r w:rsidRPr="0068067B">
              <w:t>2.58</w:t>
            </w:r>
          </w:p>
        </w:tc>
        <w:tc>
          <w:tcPr>
            <w:tcW w:w="0" w:type="auto"/>
          </w:tcPr>
          <w:p w14:paraId="23C137E7" w14:textId="77777777" w:rsidR="00D61E5E" w:rsidRPr="00CC7C14" w:rsidRDefault="00D61E5E" w:rsidP="009F4D15">
            <w:pPr>
              <w:pStyle w:val="Compact"/>
            </w:pPr>
            <w:r w:rsidRPr="0068067B">
              <w:t>2.93</w:t>
            </w:r>
          </w:p>
        </w:tc>
        <w:tc>
          <w:tcPr>
            <w:tcW w:w="0" w:type="auto"/>
          </w:tcPr>
          <w:p w14:paraId="468A4CC5" w14:textId="77777777" w:rsidR="00D61E5E" w:rsidRPr="00CC7C14" w:rsidRDefault="00D61E5E" w:rsidP="009F4D15">
            <w:pPr>
              <w:pStyle w:val="Compact"/>
              <w:jc w:val="right"/>
            </w:pPr>
            <w:r w:rsidRPr="0068067B">
              <w:t>-0.36</w:t>
            </w:r>
          </w:p>
        </w:tc>
        <w:tc>
          <w:tcPr>
            <w:tcW w:w="0" w:type="auto"/>
          </w:tcPr>
          <w:p w14:paraId="42AFEFB7" w14:textId="77777777" w:rsidR="00D61E5E" w:rsidRPr="00CC7C14" w:rsidRDefault="00D61E5E" w:rsidP="009F4D15">
            <w:pPr>
              <w:pStyle w:val="Compact"/>
              <w:jc w:val="right"/>
            </w:pPr>
            <w:r w:rsidRPr="0068067B">
              <w:t>0.33</w:t>
            </w:r>
          </w:p>
        </w:tc>
      </w:tr>
      <w:tr w:rsidR="00D61E5E" w:rsidRPr="00CC7C14" w14:paraId="697FCF4F" w14:textId="77777777" w:rsidTr="00DD1610">
        <w:trPr>
          <w:jc w:val="center"/>
        </w:trPr>
        <w:tc>
          <w:tcPr>
            <w:tcW w:w="0" w:type="auto"/>
          </w:tcPr>
          <w:p w14:paraId="1AB5B961" w14:textId="77777777" w:rsidR="00D61E5E" w:rsidRPr="00CC7C14" w:rsidRDefault="00D61E5E" w:rsidP="009F4D15">
            <w:pPr>
              <w:pStyle w:val="Compact"/>
            </w:pPr>
            <w:r w:rsidRPr="00CC7C14">
              <w:t>4.8</w:t>
            </w:r>
          </w:p>
        </w:tc>
        <w:tc>
          <w:tcPr>
            <w:tcW w:w="0" w:type="auto"/>
          </w:tcPr>
          <w:p w14:paraId="48958678" w14:textId="77777777" w:rsidR="00D61E5E" w:rsidRPr="00CC7C14" w:rsidRDefault="00D61E5E" w:rsidP="009F4D15">
            <w:pPr>
              <w:pStyle w:val="Compact"/>
            </w:pPr>
            <w:r w:rsidRPr="0068067B">
              <w:t>0.58</w:t>
            </w:r>
          </w:p>
        </w:tc>
        <w:tc>
          <w:tcPr>
            <w:tcW w:w="0" w:type="auto"/>
          </w:tcPr>
          <w:p w14:paraId="2B548755" w14:textId="77777777" w:rsidR="00D61E5E" w:rsidRPr="00CC7C14" w:rsidRDefault="00D61E5E" w:rsidP="009F4D15">
            <w:pPr>
              <w:pStyle w:val="Compact"/>
            </w:pPr>
            <w:r w:rsidRPr="0068067B">
              <w:t>0.07</w:t>
            </w:r>
          </w:p>
        </w:tc>
        <w:tc>
          <w:tcPr>
            <w:tcW w:w="0" w:type="auto"/>
          </w:tcPr>
          <w:p w14:paraId="64D88445" w14:textId="77777777" w:rsidR="00D61E5E" w:rsidRPr="00CC7C14" w:rsidRDefault="00D61E5E" w:rsidP="009F4D15">
            <w:pPr>
              <w:pStyle w:val="Compact"/>
              <w:jc w:val="right"/>
            </w:pPr>
            <w:r w:rsidRPr="0068067B">
              <w:t>0.51</w:t>
            </w:r>
          </w:p>
        </w:tc>
        <w:tc>
          <w:tcPr>
            <w:tcW w:w="0" w:type="auto"/>
          </w:tcPr>
          <w:p w14:paraId="61573457" w14:textId="77777777" w:rsidR="00D61E5E" w:rsidRPr="00CC7C14" w:rsidRDefault="00D61E5E" w:rsidP="009F4D15">
            <w:pPr>
              <w:pStyle w:val="Compact"/>
              <w:jc w:val="right"/>
            </w:pPr>
            <w:r w:rsidRPr="0068067B">
              <w:t>-0.83</w:t>
            </w:r>
          </w:p>
        </w:tc>
      </w:tr>
      <w:tr w:rsidR="00D61E5E" w:rsidRPr="00CC7C14" w14:paraId="5E746B2A" w14:textId="77777777" w:rsidTr="00DD1610">
        <w:trPr>
          <w:jc w:val="center"/>
        </w:trPr>
        <w:tc>
          <w:tcPr>
            <w:tcW w:w="0" w:type="auto"/>
          </w:tcPr>
          <w:p w14:paraId="4CA75CAE" w14:textId="77777777" w:rsidR="00D61E5E" w:rsidRPr="00CC7C14" w:rsidRDefault="00D61E5E" w:rsidP="009F4D15">
            <w:pPr>
              <w:pStyle w:val="Compact"/>
            </w:pPr>
            <w:r w:rsidRPr="00CC7C14">
              <w:t>5.1</w:t>
            </w:r>
          </w:p>
        </w:tc>
        <w:tc>
          <w:tcPr>
            <w:tcW w:w="0" w:type="auto"/>
          </w:tcPr>
          <w:p w14:paraId="4B9B6F27" w14:textId="77777777" w:rsidR="00D61E5E" w:rsidRPr="00CC7C14" w:rsidRDefault="00D61E5E" w:rsidP="009F4D15">
            <w:pPr>
              <w:pStyle w:val="Compact"/>
            </w:pPr>
            <w:r w:rsidRPr="0068067B">
              <w:t>1.91</w:t>
            </w:r>
          </w:p>
        </w:tc>
        <w:tc>
          <w:tcPr>
            <w:tcW w:w="0" w:type="auto"/>
          </w:tcPr>
          <w:p w14:paraId="2504133F" w14:textId="77777777" w:rsidR="00D61E5E" w:rsidRPr="00CC7C14" w:rsidRDefault="00D61E5E" w:rsidP="009F4D15">
            <w:pPr>
              <w:pStyle w:val="Compact"/>
            </w:pPr>
            <w:r w:rsidRPr="0068067B">
              <w:t>2.40</w:t>
            </w:r>
          </w:p>
        </w:tc>
        <w:tc>
          <w:tcPr>
            <w:tcW w:w="0" w:type="auto"/>
          </w:tcPr>
          <w:p w14:paraId="286316D4" w14:textId="77777777" w:rsidR="00D61E5E" w:rsidRPr="00CC7C14" w:rsidRDefault="00D61E5E" w:rsidP="009F4D15">
            <w:pPr>
              <w:pStyle w:val="Compact"/>
              <w:jc w:val="right"/>
            </w:pPr>
            <w:r w:rsidRPr="0068067B">
              <w:t>-0.49</w:t>
            </w:r>
          </w:p>
        </w:tc>
        <w:tc>
          <w:tcPr>
            <w:tcW w:w="0" w:type="auto"/>
          </w:tcPr>
          <w:p w14:paraId="7C6F8CAB" w14:textId="77777777" w:rsidR="00D61E5E" w:rsidRPr="00CC7C14" w:rsidRDefault="00D61E5E" w:rsidP="009F4D15">
            <w:pPr>
              <w:pStyle w:val="Compact"/>
              <w:jc w:val="right"/>
            </w:pPr>
            <w:r w:rsidRPr="0068067B">
              <w:t>0.33</w:t>
            </w:r>
          </w:p>
        </w:tc>
      </w:tr>
      <w:tr w:rsidR="00D61E5E" w:rsidRPr="00CC7C14" w14:paraId="1FF078AB" w14:textId="77777777" w:rsidTr="00DD1610">
        <w:trPr>
          <w:jc w:val="center"/>
        </w:trPr>
        <w:tc>
          <w:tcPr>
            <w:tcW w:w="0" w:type="auto"/>
          </w:tcPr>
          <w:p w14:paraId="24D76706" w14:textId="77777777" w:rsidR="00D61E5E" w:rsidRPr="00CC7C14" w:rsidRDefault="00D61E5E" w:rsidP="009F4D15">
            <w:pPr>
              <w:pStyle w:val="Compact"/>
            </w:pPr>
            <w:r w:rsidRPr="00CC7C14">
              <w:t>6.1</w:t>
            </w:r>
          </w:p>
        </w:tc>
        <w:tc>
          <w:tcPr>
            <w:tcW w:w="0" w:type="auto"/>
          </w:tcPr>
          <w:p w14:paraId="76981D3B" w14:textId="77777777" w:rsidR="00D61E5E" w:rsidRPr="00CC7C14" w:rsidRDefault="00D61E5E" w:rsidP="009F4D15">
            <w:pPr>
              <w:pStyle w:val="Compact"/>
            </w:pPr>
            <w:r w:rsidRPr="0068067B">
              <w:t>0.79</w:t>
            </w:r>
          </w:p>
        </w:tc>
        <w:tc>
          <w:tcPr>
            <w:tcW w:w="0" w:type="auto"/>
          </w:tcPr>
          <w:p w14:paraId="44A64849" w14:textId="77777777" w:rsidR="00D61E5E" w:rsidRPr="00CC7C14" w:rsidRDefault="00D61E5E" w:rsidP="009F4D15">
            <w:pPr>
              <w:pStyle w:val="Compact"/>
            </w:pPr>
            <w:r w:rsidRPr="0068067B">
              <w:t>0.13</w:t>
            </w:r>
          </w:p>
        </w:tc>
        <w:tc>
          <w:tcPr>
            <w:tcW w:w="0" w:type="auto"/>
          </w:tcPr>
          <w:p w14:paraId="3A2FE911" w14:textId="77777777" w:rsidR="00D61E5E" w:rsidRPr="00CC7C14" w:rsidRDefault="00D61E5E" w:rsidP="009F4D15">
            <w:pPr>
              <w:pStyle w:val="Compact"/>
              <w:jc w:val="right"/>
            </w:pPr>
            <w:r w:rsidRPr="0068067B">
              <w:t>0.65</w:t>
            </w:r>
          </w:p>
        </w:tc>
        <w:tc>
          <w:tcPr>
            <w:tcW w:w="0" w:type="auto"/>
          </w:tcPr>
          <w:p w14:paraId="5B0D1521" w14:textId="77777777" w:rsidR="00D61E5E" w:rsidRPr="00CC7C14" w:rsidRDefault="00D61E5E" w:rsidP="009F4D15">
            <w:pPr>
              <w:pStyle w:val="Compact"/>
              <w:jc w:val="right"/>
            </w:pPr>
            <w:r w:rsidRPr="0068067B">
              <w:t>-0.71</w:t>
            </w:r>
          </w:p>
        </w:tc>
      </w:tr>
      <w:tr w:rsidR="00D61E5E" w:rsidRPr="00CC7C14" w14:paraId="079B4E85" w14:textId="77777777" w:rsidTr="00DD1610">
        <w:trPr>
          <w:jc w:val="center"/>
        </w:trPr>
        <w:tc>
          <w:tcPr>
            <w:tcW w:w="0" w:type="auto"/>
          </w:tcPr>
          <w:p w14:paraId="2E0ECCF7" w14:textId="77777777" w:rsidR="00D61E5E" w:rsidRPr="00CC7C14" w:rsidRDefault="00D61E5E" w:rsidP="009F4D15">
            <w:pPr>
              <w:pStyle w:val="Compact"/>
            </w:pPr>
            <w:r w:rsidRPr="00CC7C14">
              <w:t>6.2</w:t>
            </w:r>
          </w:p>
        </w:tc>
        <w:tc>
          <w:tcPr>
            <w:tcW w:w="0" w:type="auto"/>
          </w:tcPr>
          <w:p w14:paraId="08D9F1C8" w14:textId="77777777" w:rsidR="00D61E5E" w:rsidRPr="00CC7C14" w:rsidRDefault="00D61E5E" w:rsidP="009F4D15">
            <w:pPr>
              <w:pStyle w:val="Compact"/>
            </w:pPr>
            <w:r w:rsidRPr="0068067B">
              <w:t>1.29</w:t>
            </w:r>
          </w:p>
        </w:tc>
        <w:tc>
          <w:tcPr>
            <w:tcW w:w="0" w:type="auto"/>
          </w:tcPr>
          <w:p w14:paraId="2C1D352A" w14:textId="77777777" w:rsidR="00D61E5E" w:rsidRPr="00CC7C14" w:rsidRDefault="00D61E5E" w:rsidP="009F4D15">
            <w:pPr>
              <w:pStyle w:val="Compact"/>
            </w:pPr>
            <w:r w:rsidRPr="0068067B">
              <w:t>0.50</w:t>
            </w:r>
          </w:p>
        </w:tc>
        <w:tc>
          <w:tcPr>
            <w:tcW w:w="0" w:type="auto"/>
          </w:tcPr>
          <w:p w14:paraId="778D45E0" w14:textId="77777777" w:rsidR="00D61E5E" w:rsidRPr="00CC7C14" w:rsidRDefault="00D61E5E" w:rsidP="009F4D15">
            <w:pPr>
              <w:pStyle w:val="Compact"/>
              <w:jc w:val="right"/>
            </w:pPr>
            <w:r w:rsidRPr="0068067B">
              <w:t>0.79</w:t>
            </w:r>
          </w:p>
        </w:tc>
        <w:tc>
          <w:tcPr>
            <w:tcW w:w="0" w:type="auto"/>
          </w:tcPr>
          <w:p w14:paraId="01BE965E" w14:textId="77777777" w:rsidR="00D61E5E" w:rsidRPr="00CC7C14" w:rsidRDefault="00D61E5E" w:rsidP="009F4D15">
            <w:pPr>
              <w:pStyle w:val="Compact"/>
              <w:jc w:val="right"/>
            </w:pPr>
            <w:r w:rsidRPr="0068067B">
              <w:t>-0.54</w:t>
            </w:r>
          </w:p>
        </w:tc>
      </w:tr>
      <w:tr w:rsidR="00D61E5E" w:rsidRPr="00CC7C14" w14:paraId="27B2CB9C" w14:textId="77777777" w:rsidTr="00DD1610">
        <w:trPr>
          <w:jc w:val="center"/>
        </w:trPr>
        <w:tc>
          <w:tcPr>
            <w:tcW w:w="0" w:type="auto"/>
          </w:tcPr>
          <w:p w14:paraId="17E5AD98" w14:textId="77777777" w:rsidR="00D61E5E" w:rsidRPr="00CC7C14" w:rsidRDefault="00D61E5E" w:rsidP="009F4D15">
            <w:pPr>
              <w:pStyle w:val="Compact"/>
            </w:pPr>
            <w:r w:rsidRPr="00CC7C14">
              <w:t>7.1</w:t>
            </w:r>
          </w:p>
        </w:tc>
        <w:tc>
          <w:tcPr>
            <w:tcW w:w="0" w:type="auto"/>
          </w:tcPr>
          <w:p w14:paraId="61415BEF" w14:textId="77777777" w:rsidR="00D61E5E" w:rsidRPr="00CC7C14" w:rsidRDefault="00D61E5E" w:rsidP="009F4D15">
            <w:pPr>
              <w:pStyle w:val="Compact"/>
            </w:pPr>
            <w:r w:rsidRPr="0068067B">
              <w:t>0.06</w:t>
            </w:r>
          </w:p>
        </w:tc>
        <w:tc>
          <w:tcPr>
            <w:tcW w:w="0" w:type="auto"/>
          </w:tcPr>
          <w:p w14:paraId="2370D71D" w14:textId="77777777" w:rsidR="00D61E5E" w:rsidRPr="00CC7C14" w:rsidRDefault="00D61E5E" w:rsidP="009F4D15">
            <w:pPr>
              <w:pStyle w:val="Compact"/>
            </w:pPr>
            <w:r w:rsidRPr="0068067B">
              <w:t>0.20</w:t>
            </w:r>
          </w:p>
        </w:tc>
        <w:tc>
          <w:tcPr>
            <w:tcW w:w="0" w:type="auto"/>
          </w:tcPr>
          <w:p w14:paraId="3AF92D9B" w14:textId="77777777" w:rsidR="00D61E5E" w:rsidRPr="00CC7C14" w:rsidRDefault="00D61E5E" w:rsidP="009F4D15">
            <w:pPr>
              <w:pStyle w:val="Compact"/>
              <w:jc w:val="right"/>
            </w:pPr>
            <w:r w:rsidRPr="0068067B">
              <w:t>-0.14</w:t>
            </w:r>
          </w:p>
        </w:tc>
        <w:tc>
          <w:tcPr>
            <w:tcW w:w="0" w:type="auto"/>
          </w:tcPr>
          <w:p w14:paraId="04576463" w14:textId="77777777" w:rsidR="00D61E5E" w:rsidRPr="00CC7C14" w:rsidRDefault="00D61E5E" w:rsidP="009F4D15">
            <w:pPr>
              <w:pStyle w:val="Compact"/>
              <w:jc w:val="right"/>
            </w:pPr>
            <w:r w:rsidRPr="0068067B">
              <w:t>0.44</w:t>
            </w:r>
          </w:p>
        </w:tc>
      </w:tr>
      <w:tr w:rsidR="00D61E5E" w:rsidRPr="00CC7C14" w14:paraId="7EB219C7" w14:textId="77777777" w:rsidTr="00DD1610">
        <w:trPr>
          <w:jc w:val="center"/>
        </w:trPr>
        <w:tc>
          <w:tcPr>
            <w:tcW w:w="0" w:type="auto"/>
          </w:tcPr>
          <w:p w14:paraId="253D2B3B" w14:textId="77777777" w:rsidR="00D61E5E" w:rsidRPr="00CC7C14" w:rsidRDefault="00D61E5E" w:rsidP="009F4D15">
            <w:pPr>
              <w:pStyle w:val="Compact"/>
            </w:pPr>
            <w:r w:rsidRPr="00CC7C14">
              <w:t>7.2</w:t>
            </w:r>
          </w:p>
        </w:tc>
        <w:tc>
          <w:tcPr>
            <w:tcW w:w="0" w:type="auto"/>
          </w:tcPr>
          <w:p w14:paraId="36B047BB" w14:textId="77777777" w:rsidR="00D61E5E" w:rsidRPr="00CC7C14" w:rsidRDefault="00D61E5E" w:rsidP="009F4D15">
            <w:pPr>
              <w:pStyle w:val="Compact"/>
            </w:pPr>
            <w:r w:rsidRPr="0068067B">
              <w:t>0.70</w:t>
            </w:r>
          </w:p>
        </w:tc>
        <w:tc>
          <w:tcPr>
            <w:tcW w:w="0" w:type="auto"/>
          </w:tcPr>
          <w:p w14:paraId="23BCADD9" w14:textId="77777777" w:rsidR="00D61E5E" w:rsidRPr="00CC7C14" w:rsidRDefault="00D61E5E" w:rsidP="009F4D15">
            <w:pPr>
              <w:pStyle w:val="Compact"/>
            </w:pPr>
            <w:r w:rsidRPr="0068067B">
              <w:t>1.57</w:t>
            </w:r>
          </w:p>
        </w:tc>
        <w:tc>
          <w:tcPr>
            <w:tcW w:w="0" w:type="auto"/>
          </w:tcPr>
          <w:p w14:paraId="18661A4D" w14:textId="77777777" w:rsidR="00D61E5E" w:rsidRPr="00CC7C14" w:rsidRDefault="00D61E5E" w:rsidP="009F4D15">
            <w:pPr>
              <w:pStyle w:val="Compact"/>
              <w:jc w:val="right"/>
            </w:pPr>
            <w:r w:rsidRPr="0068067B">
              <w:t>-0.87</w:t>
            </w:r>
          </w:p>
        </w:tc>
        <w:tc>
          <w:tcPr>
            <w:tcW w:w="0" w:type="auto"/>
          </w:tcPr>
          <w:p w14:paraId="200BC5DB" w14:textId="77777777" w:rsidR="00D61E5E" w:rsidRPr="00CC7C14" w:rsidRDefault="00D61E5E" w:rsidP="009F4D15">
            <w:pPr>
              <w:pStyle w:val="Compact"/>
              <w:jc w:val="right"/>
            </w:pPr>
            <w:r w:rsidRPr="0068067B">
              <w:t>0.86</w:t>
            </w:r>
          </w:p>
        </w:tc>
      </w:tr>
      <w:tr w:rsidR="00D61E5E" w:rsidRPr="00CC7C14" w14:paraId="27A704ED" w14:textId="77777777" w:rsidTr="00DD1610">
        <w:trPr>
          <w:jc w:val="center"/>
        </w:trPr>
        <w:tc>
          <w:tcPr>
            <w:tcW w:w="0" w:type="auto"/>
          </w:tcPr>
          <w:p w14:paraId="11405BB2" w14:textId="77777777" w:rsidR="00D61E5E" w:rsidRPr="00CC7C14" w:rsidRDefault="00D61E5E" w:rsidP="009F4D15">
            <w:pPr>
              <w:pStyle w:val="Compact"/>
            </w:pPr>
            <w:r w:rsidRPr="00CC7C14">
              <w:t>8.1</w:t>
            </w:r>
          </w:p>
        </w:tc>
        <w:tc>
          <w:tcPr>
            <w:tcW w:w="0" w:type="auto"/>
          </w:tcPr>
          <w:p w14:paraId="6D0A6805" w14:textId="77777777" w:rsidR="00D61E5E" w:rsidRPr="00CC7C14" w:rsidRDefault="00D61E5E" w:rsidP="009F4D15">
            <w:pPr>
              <w:pStyle w:val="Compact"/>
            </w:pPr>
            <w:r w:rsidRPr="0068067B">
              <w:t>0.47</w:t>
            </w:r>
          </w:p>
        </w:tc>
        <w:tc>
          <w:tcPr>
            <w:tcW w:w="0" w:type="auto"/>
          </w:tcPr>
          <w:p w14:paraId="43457609" w14:textId="77777777" w:rsidR="00D61E5E" w:rsidRPr="00CC7C14" w:rsidRDefault="00D61E5E" w:rsidP="009F4D15">
            <w:pPr>
              <w:pStyle w:val="Compact"/>
            </w:pPr>
            <w:r w:rsidRPr="0068067B">
              <w:t>0.03</w:t>
            </w:r>
          </w:p>
        </w:tc>
        <w:tc>
          <w:tcPr>
            <w:tcW w:w="0" w:type="auto"/>
          </w:tcPr>
          <w:p w14:paraId="5ACE189A" w14:textId="77777777" w:rsidR="00D61E5E" w:rsidRPr="00CC7C14" w:rsidRDefault="00D61E5E" w:rsidP="009F4D15">
            <w:pPr>
              <w:pStyle w:val="Compact"/>
              <w:jc w:val="right"/>
            </w:pPr>
            <w:r w:rsidRPr="0068067B">
              <w:t>0.44</w:t>
            </w:r>
          </w:p>
        </w:tc>
        <w:tc>
          <w:tcPr>
            <w:tcW w:w="0" w:type="auto"/>
          </w:tcPr>
          <w:p w14:paraId="2F92A3EA" w14:textId="77777777" w:rsidR="00D61E5E" w:rsidRPr="00CC7C14" w:rsidRDefault="00D61E5E" w:rsidP="009F4D15">
            <w:pPr>
              <w:pStyle w:val="Compact"/>
              <w:jc w:val="right"/>
            </w:pPr>
            <w:r w:rsidRPr="0068067B">
              <w:t>-0.70</w:t>
            </w:r>
          </w:p>
        </w:tc>
      </w:tr>
    </w:tbl>
    <w:p w14:paraId="787A4107" w14:textId="23B041B0" w:rsidR="002C6C22" w:rsidRDefault="00096EAE" w:rsidP="002B316F">
      <w:pPr>
        <w:pStyle w:val="Heading3"/>
      </w:pPr>
      <w:r>
        <w:br w:type="page"/>
      </w:r>
      <w:bookmarkStart w:id="189" w:name="_Toc524597416"/>
    </w:p>
    <w:p w14:paraId="006E7F9E" w14:textId="346660BB" w:rsidR="002C6C22" w:rsidRDefault="002C6C22" w:rsidP="00D61E5E">
      <w:pPr>
        <w:pStyle w:val="Caption"/>
        <w:keepNext/>
      </w:pPr>
      <w:r>
        <w:t xml:space="preserve">Table </w:t>
      </w:r>
      <w:r w:rsidR="000E4344">
        <w:rPr>
          <w:noProof/>
        </w:rPr>
        <w:fldChar w:fldCharType="begin"/>
      </w:r>
      <w:r w:rsidR="000E4344">
        <w:rPr>
          <w:noProof/>
        </w:rPr>
        <w:instrText xml:space="preserve"> SEQ Table \* ARABIC </w:instrText>
      </w:r>
      <w:r w:rsidR="000E4344">
        <w:rPr>
          <w:noProof/>
        </w:rPr>
        <w:fldChar w:fldCharType="separate"/>
      </w:r>
      <w:r>
        <w:rPr>
          <w:noProof/>
        </w:rPr>
        <w:t>18</w:t>
      </w:r>
      <w:r w:rsidR="000E4344">
        <w:rPr>
          <w:noProof/>
        </w:rPr>
        <w:fldChar w:fldCharType="end"/>
      </w:r>
      <w:r>
        <w:t xml:space="preserve">: </w:t>
      </w:r>
      <w:r w:rsidRPr="00F07D0A">
        <w:t xml:space="preserve">Detailed MICA Services Items Balance Statistics, </w:t>
      </w:r>
      <w:r>
        <w:t>partial</w:t>
      </w:r>
      <w:r w:rsidRPr="00F07D0A">
        <w:t xml:space="preserve"> configuration</w:t>
      </w:r>
    </w:p>
    <w:tbl>
      <w:tblPr>
        <w:tblW w:w="0" w:type="auto"/>
        <w:jc w:val="center"/>
        <w:tblLook w:val="07E0" w:firstRow="1" w:lastRow="1" w:firstColumn="1" w:lastColumn="1" w:noHBand="1" w:noVBand="1"/>
      </w:tblPr>
      <w:tblGrid>
        <w:gridCol w:w="975"/>
        <w:gridCol w:w="1709"/>
        <w:gridCol w:w="1861"/>
        <w:gridCol w:w="1149"/>
        <w:gridCol w:w="2893"/>
      </w:tblGrid>
      <w:tr w:rsidR="002C6C22" w:rsidRPr="00CC7C14" w14:paraId="0289F4B7" w14:textId="77777777" w:rsidTr="002C6C22">
        <w:trPr>
          <w:tblHeader/>
          <w:jc w:val="center"/>
        </w:trPr>
        <w:tc>
          <w:tcPr>
            <w:tcW w:w="0" w:type="auto"/>
            <w:tcBorders>
              <w:bottom w:val="single" w:sz="0" w:space="0" w:color="auto"/>
            </w:tcBorders>
            <w:vAlign w:val="bottom"/>
          </w:tcPr>
          <w:p w14:paraId="08538787" w14:textId="77777777" w:rsidR="002C6C22" w:rsidRPr="00CC7C14" w:rsidRDefault="002C6C22" w:rsidP="002C6C22">
            <w:pPr>
              <w:pStyle w:val="Compact"/>
            </w:pPr>
            <w:r w:rsidRPr="00CC7C14">
              <w:t>Measure</w:t>
            </w:r>
          </w:p>
        </w:tc>
        <w:tc>
          <w:tcPr>
            <w:tcW w:w="0" w:type="auto"/>
            <w:tcBorders>
              <w:bottom w:val="single" w:sz="0" w:space="0" w:color="auto"/>
            </w:tcBorders>
            <w:vAlign w:val="bottom"/>
          </w:tcPr>
          <w:p w14:paraId="0782F421" w14:textId="77777777" w:rsidR="002C6C22" w:rsidRPr="00CC7C14" w:rsidRDefault="002C6C22" w:rsidP="002C6C22">
            <w:pPr>
              <w:pStyle w:val="Compact"/>
            </w:pPr>
            <w:r w:rsidRPr="00CC7C14">
              <w:t>Treatment Mean</w:t>
            </w:r>
          </w:p>
        </w:tc>
        <w:tc>
          <w:tcPr>
            <w:tcW w:w="0" w:type="auto"/>
            <w:tcBorders>
              <w:bottom w:val="single" w:sz="0" w:space="0" w:color="auto"/>
            </w:tcBorders>
            <w:vAlign w:val="bottom"/>
          </w:tcPr>
          <w:p w14:paraId="45DC3E4D" w14:textId="77777777" w:rsidR="002C6C22" w:rsidRPr="00CC7C14" w:rsidRDefault="002C6C22" w:rsidP="002C6C22">
            <w:pPr>
              <w:pStyle w:val="Compact"/>
            </w:pPr>
            <w:r w:rsidRPr="00CC7C14">
              <w:t>Comparison Mean</w:t>
            </w:r>
          </w:p>
        </w:tc>
        <w:tc>
          <w:tcPr>
            <w:tcW w:w="0" w:type="auto"/>
            <w:tcBorders>
              <w:bottom w:val="single" w:sz="0" w:space="0" w:color="auto"/>
            </w:tcBorders>
            <w:vAlign w:val="bottom"/>
          </w:tcPr>
          <w:p w14:paraId="2D4EDF2C" w14:textId="77777777" w:rsidR="002C6C22" w:rsidRPr="00CC7C14" w:rsidRDefault="002C6C22" w:rsidP="002C6C22">
            <w:pPr>
              <w:pStyle w:val="Compact"/>
              <w:jc w:val="right"/>
            </w:pPr>
            <w:r>
              <w:t>Difference</w:t>
            </w:r>
          </w:p>
        </w:tc>
        <w:tc>
          <w:tcPr>
            <w:tcW w:w="0" w:type="auto"/>
            <w:tcBorders>
              <w:bottom w:val="single" w:sz="0" w:space="0" w:color="auto"/>
            </w:tcBorders>
            <w:vAlign w:val="bottom"/>
          </w:tcPr>
          <w:p w14:paraId="45D47499" w14:textId="77777777" w:rsidR="002C6C22" w:rsidRPr="00CC7C14" w:rsidRDefault="002C6C22" w:rsidP="002C6C22">
            <w:pPr>
              <w:pStyle w:val="Compact"/>
              <w:jc w:val="right"/>
            </w:pPr>
            <w:r>
              <w:t>Standardized Mean Difference</w:t>
            </w:r>
          </w:p>
        </w:tc>
      </w:tr>
      <w:tr w:rsidR="002C6C22" w:rsidRPr="00CC7C14" w14:paraId="0748C50F" w14:textId="77777777" w:rsidTr="002C6C22">
        <w:trPr>
          <w:jc w:val="center"/>
        </w:trPr>
        <w:tc>
          <w:tcPr>
            <w:tcW w:w="0" w:type="auto"/>
          </w:tcPr>
          <w:p w14:paraId="017DCFE0" w14:textId="77777777" w:rsidR="002C6C22" w:rsidRPr="00CC7C14" w:rsidRDefault="002C6C22" w:rsidP="002C6C22">
            <w:pPr>
              <w:pStyle w:val="Compact"/>
            </w:pPr>
            <w:r w:rsidRPr="00CC7C14">
              <w:t>1.1</w:t>
            </w:r>
          </w:p>
        </w:tc>
        <w:tc>
          <w:tcPr>
            <w:tcW w:w="0" w:type="auto"/>
          </w:tcPr>
          <w:p w14:paraId="529C6B1D" w14:textId="748BEAE3" w:rsidR="002C6C22" w:rsidRPr="00CC7C14" w:rsidRDefault="002C6C22" w:rsidP="002C6C22">
            <w:pPr>
              <w:pStyle w:val="Compact"/>
            </w:pPr>
            <w:r w:rsidRPr="00AE2009">
              <w:t>1.22</w:t>
            </w:r>
          </w:p>
        </w:tc>
        <w:tc>
          <w:tcPr>
            <w:tcW w:w="0" w:type="auto"/>
          </w:tcPr>
          <w:p w14:paraId="55C624D9" w14:textId="5969E020" w:rsidR="002C6C22" w:rsidRPr="00CC7C14" w:rsidRDefault="002C6C22" w:rsidP="002C6C22">
            <w:pPr>
              <w:pStyle w:val="Compact"/>
            </w:pPr>
            <w:r w:rsidRPr="00AE2009">
              <w:t>0.8</w:t>
            </w:r>
          </w:p>
        </w:tc>
        <w:tc>
          <w:tcPr>
            <w:tcW w:w="0" w:type="auto"/>
          </w:tcPr>
          <w:p w14:paraId="2D808674" w14:textId="0FBCBE6E" w:rsidR="002C6C22" w:rsidRPr="00CC7C14" w:rsidRDefault="002C6C22" w:rsidP="002C6C22">
            <w:pPr>
              <w:pStyle w:val="Compact"/>
              <w:jc w:val="right"/>
            </w:pPr>
            <w:r w:rsidRPr="00AE2009">
              <w:t>0.42</w:t>
            </w:r>
          </w:p>
        </w:tc>
        <w:tc>
          <w:tcPr>
            <w:tcW w:w="0" w:type="auto"/>
          </w:tcPr>
          <w:p w14:paraId="36B2E004" w14:textId="3E2906DF" w:rsidR="002C6C22" w:rsidRPr="00CC7C14" w:rsidRDefault="002C6C22" w:rsidP="002C6C22">
            <w:pPr>
              <w:pStyle w:val="Compact"/>
              <w:jc w:val="right"/>
            </w:pPr>
            <w:r w:rsidRPr="00AE2009">
              <w:t>-0.45</w:t>
            </w:r>
          </w:p>
        </w:tc>
      </w:tr>
      <w:tr w:rsidR="002C6C22" w:rsidRPr="00CC7C14" w14:paraId="3E2CFD39" w14:textId="77777777" w:rsidTr="002C6C22">
        <w:trPr>
          <w:jc w:val="center"/>
        </w:trPr>
        <w:tc>
          <w:tcPr>
            <w:tcW w:w="0" w:type="auto"/>
          </w:tcPr>
          <w:p w14:paraId="0DBC8E7E" w14:textId="77777777" w:rsidR="002C6C22" w:rsidRPr="00CC7C14" w:rsidRDefault="002C6C22" w:rsidP="002C6C22">
            <w:pPr>
              <w:pStyle w:val="Compact"/>
            </w:pPr>
            <w:r w:rsidRPr="00CC7C14">
              <w:t>1.2</w:t>
            </w:r>
          </w:p>
        </w:tc>
        <w:tc>
          <w:tcPr>
            <w:tcW w:w="0" w:type="auto"/>
          </w:tcPr>
          <w:p w14:paraId="15B33A8A" w14:textId="681FE4BD" w:rsidR="002C6C22" w:rsidRPr="00CC7C14" w:rsidRDefault="002C6C22" w:rsidP="002C6C22">
            <w:pPr>
              <w:pStyle w:val="Compact"/>
            </w:pPr>
            <w:r w:rsidRPr="00AE2009">
              <w:t>0.85</w:t>
            </w:r>
          </w:p>
        </w:tc>
        <w:tc>
          <w:tcPr>
            <w:tcW w:w="0" w:type="auto"/>
          </w:tcPr>
          <w:p w14:paraId="17D96D8B" w14:textId="02986B06" w:rsidR="002C6C22" w:rsidRPr="00CC7C14" w:rsidRDefault="002C6C22" w:rsidP="002C6C22">
            <w:pPr>
              <w:pStyle w:val="Compact"/>
            </w:pPr>
            <w:r w:rsidRPr="00AE2009">
              <w:t>1.7</w:t>
            </w:r>
          </w:p>
        </w:tc>
        <w:tc>
          <w:tcPr>
            <w:tcW w:w="0" w:type="auto"/>
          </w:tcPr>
          <w:p w14:paraId="0B4C23D3" w14:textId="58890170" w:rsidR="002C6C22" w:rsidRPr="00CC7C14" w:rsidRDefault="002C6C22" w:rsidP="002C6C22">
            <w:pPr>
              <w:pStyle w:val="Compact"/>
              <w:jc w:val="right"/>
            </w:pPr>
            <w:r w:rsidRPr="00AE2009">
              <w:t>-0.85</w:t>
            </w:r>
          </w:p>
        </w:tc>
        <w:tc>
          <w:tcPr>
            <w:tcW w:w="0" w:type="auto"/>
          </w:tcPr>
          <w:p w14:paraId="0306FD38" w14:textId="18DABB76" w:rsidR="002C6C22" w:rsidRPr="00CC7C14" w:rsidRDefault="002C6C22" w:rsidP="002C6C22">
            <w:pPr>
              <w:pStyle w:val="Compact"/>
              <w:jc w:val="right"/>
            </w:pPr>
            <w:r w:rsidRPr="00AE2009">
              <w:t>1.2</w:t>
            </w:r>
            <w:r>
              <w:t>0</w:t>
            </w:r>
          </w:p>
        </w:tc>
      </w:tr>
      <w:tr w:rsidR="002C6C22" w:rsidRPr="00CC7C14" w14:paraId="72FAFB9E" w14:textId="77777777" w:rsidTr="002C6C22">
        <w:trPr>
          <w:jc w:val="center"/>
        </w:trPr>
        <w:tc>
          <w:tcPr>
            <w:tcW w:w="0" w:type="auto"/>
          </w:tcPr>
          <w:p w14:paraId="5EFB502B" w14:textId="77777777" w:rsidR="002C6C22" w:rsidRPr="00CC7C14" w:rsidRDefault="002C6C22" w:rsidP="002C6C22">
            <w:pPr>
              <w:pStyle w:val="Compact"/>
            </w:pPr>
            <w:r w:rsidRPr="00CC7C14">
              <w:t>1.3</w:t>
            </w:r>
          </w:p>
        </w:tc>
        <w:tc>
          <w:tcPr>
            <w:tcW w:w="0" w:type="auto"/>
          </w:tcPr>
          <w:p w14:paraId="6A3F7801" w14:textId="2829858D" w:rsidR="002C6C22" w:rsidRPr="00CC7C14" w:rsidRDefault="002C6C22" w:rsidP="002C6C22">
            <w:pPr>
              <w:pStyle w:val="Compact"/>
            </w:pPr>
            <w:r w:rsidRPr="00AE2009">
              <w:t>0.85</w:t>
            </w:r>
          </w:p>
        </w:tc>
        <w:tc>
          <w:tcPr>
            <w:tcW w:w="0" w:type="auto"/>
          </w:tcPr>
          <w:p w14:paraId="1FEBBE45" w14:textId="6C2916D8" w:rsidR="002C6C22" w:rsidRPr="00CC7C14" w:rsidRDefault="002C6C22" w:rsidP="002C6C22">
            <w:pPr>
              <w:pStyle w:val="Compact"/>
            </w:pPr>
            <w:r w:rsidRPr="00AE2009">
              <w:t>0.8</w:t>
            </w:r>
          </w:p>
        </w:tc>
        <w:tc>
          <w:tcPr>
            <w:tcW w:w="0" w:type="auto"/>
          </w:tcPr>
          <w:p w14:paraId="31EF12DE" w14:textId="60D412B7" w:rsidR="002C6C22" w:rsidRPr="00CC7C14" w:rsidRDefault="002C6C22" w:rsidP="002C6C22">
            <w:pPr>
              <w:pStyle w:val="Compact"/>
              <w:jc w:val="right"/>
            </w:pPr>
            <w:r w:rsidRPr="00AE2009">
              <w:t>0.05</w:t>
            </w:r>
          </w:p>
        </w:tc>
        <w:tc>
          <w:tcPr>
            <w:tcW w:w="0" w:type="auto"/>
          </w:tcPr>
          <w:p w14:paraId="3BB39229" w14:textId="6B263331" w:rsidR="002C6C22" w:rsidRPr="00CC7C14" w:rsidRDefault="002C6C22" w:rsidP="002C6C22">
            <w:pPr>
              <w:pStyle w:val="Compact"/>
              <w:jc w:val="right"/>
            </w:pPr>
            <w:r w:rsidRPr="00AE2009">
              <w:t>-0.1</w:t>
            </w:r>
            <w:r>
              <w:t>0</w:t>
            </w:r>
          </w:p>
        </w:tc>
      </w:tr>
      <w:tr w:rsidR="002C6C22" w:rsidRPr="00CC7C14" w14:paraId="1A8FFEE4" w14:textId="77777777" w:rsidTr="002C6C22">
        <w:trPr>
          <w:jc w:val="center"/>
        </w:trPr>
        <w:tc>
          <w:tcPr>
            <w:tcW w:w="0" w:type="auto"/>
          </w:tcPr>
          <w:p w14:paraId="2193DC9A" w14:textId="77777777" w:rsidR="002C6C22" w:rsidRPr="00CC7C14" w:rsidRDefault="002C6C22" w:rsidP="002C6C22">
            <w:pPr>
              <w:pStyle w:val="Compact"/>
            </w:pPr>
            <w:r w:rsidRPr="00CC7C14">
              <w:t>2.1</w:t>
            </w:r>
          </w:p>
        </w:tc>
        <w:tc>
          <w:tcPr>
            <w:tcW w:w="0" w:type="auto"/>
          </w:tcPr>
          <w:p w14:paraId="4082D1B1" w14:textId="19DDF25E" w:rsidR="002C6C22" w:rsidRPr="00CC7C14" w:rsidRDefault="002C6C22" w:rsidP="002C6C22">
            <w:pPr>
              <w:pStyle w:val="Compact"/>
            </w:pPr>
            <w:r w:rsidRPr="00AE2009">
              <w:t>0.13</w:t>
            </w:r>
          </w:p>
        </w:tc>
        <w:tc>
          <w:tcPr>
            <w:tcW w:w="0" w:type="auto"/>
          </w:tcPr>
          <w:p w14:paraId="75B353A8" w14:textId="282CA115" w:rsidR="002C6C22" w:rsidRPr="00CC7C14" w:rsidRDefault="002C6C22" w:rsidP="002C6C22">
            <w:pPr>
              <w:pStyle w:val="Compact"/>
            </w:pPr>
            <w:r w:rsidRPr="00AE2009">
              <w:t>0.1</w:t>
            </w:r>
          </w:p>
        </w:tc>
        <w:tc>
          <w:tcPr>
            <w:tcW w:w="0" w:type="auto"/>
          </w:tcPr>
          <w:p w14:paraId="7B9D447F" w14:textId="6882895F" w:rsidR="002C6C22" w:rsidRPr="00CC7C14" w:rsidRDefault="002C6C22" w:rsidP="002C6C22">
            <w:pPr>
              <w:pStyle w:val="Compact"/>
              <w:jc w:val="right"/>
            </w:pPr>
            <w:r w:rsidRPr="00AE2009">
              <w:t>0.03</w:t>
            </w:r>
          </w:p>
        </w:tc>
        <w:tc>
          <w:tcPr>
            <w:tcW w:w="0" w:type="auto"/>
          </w:tcPr>
          <w:p w14:paraId="5B59AEB3" w14:textId="3386C288" w:rsidR="002C6C22" w:rsidRPr="00CC7C14" w:rsidRDefault="002C6C22" w:rsidP="002C6C22">
            <w:pPr>
              <w:pStyle w:val="Compact"/>
              <w:jc w:val="right"/>
            </w:pPr>
            <w:r w:rsidRPr="00AE2009">
              <w:t>-0.1</w:t>
            </w:r>
            <w:r>
              <w:t>0</w:t>
            </w:r>
          </w:p>
        </w:tc>
      </w:tr>
      <w:tr w:rsidR="002C6C22" w:rsidRPr="00CC7C14" w14:paraId="41DE29A3" w14:textId="77777777" w:rsidTr="002C6C22">
        <w:trPr>
          <w:jc w:val="center"/>
        </w:trPr>
        <w:tc>
          <w:tcPr>
            <w:tcW w:w="0" w:type="auto"/>
          </w:tcPr>
          <w:p w14:paraId="21323FF4" w14:textId="77777777" w:rsidR="002C6C22" w:rsidRPr="00CC7C14" w:rsidRDefault="002C6C22" w:rsidP="002C6C22">
            <w:pPr>
              <w:pStyle w:val="Compact"/>
            </w:pPr>
            <w:r w:rsidRPr="00CC7C14">
              <w:t>2.2</w:t>
            </w:r>
          </w:p>
        </w:tc>
        <w:tc>
          <w:tcPr>
            <w:tcW w:w="0" w:type="auto"/>
          </w:tcPr>
          <w:p w14:paraId="1FCC464A" w14:textId="65EA16E7" w:rsidR="002C6C22" w:rsidRPr="00CC7C14" w:rsidRDefault="002C6C22" w:rsidP="002C6C22">
            <w:pPr>
              <w:pStyle w:val="Compact"/>
            </w:pPr>
            <w:r w:rsidRPr="00AE2009">
              <w:t>0.46</w:t>
            </w:r>
          </w:p>
        </w:tc>
        <w:tc>
          <w:tcPr>
            <w:tcW w:w="0" w:type="auto"/>
          </w:tcPr>
          <w:p w14:paraId="7AB145C4" w14:textId="483823DB" w:rsidR="002C6C22" w:rsidRPr="00CC7C14" w:rsidRDefault="002C6C22" w:rsidP="002C6C22">
            <w:pPr>
              <w:pStyle w:val="Compact"/>
            </w:pPr>
            <w:r w:rsidRPr="00AE2009">
              <w:t>0.33</w:t>
            </w:r>
          </w:p>
        </w:tc>
        <w:tc>
          <w:tcPr>
            <w:tcW w:w="0" w:type="auto"/>
          </w:tcPr>
          <w:p w14:paraId="7DCE7BF1" w14:textId="04813A6C" w:rsidR="002C6C22" w:rsidRPr="00CC7C14" w:rsidRDefault="002C6C22" w:rsidP="002C6C22">
            <w:pPr>
              <w:pStyle w:val="Compact"/>
              <w:jc w:val="right"/>
            </w:pPr>
            <w:r w:rsidRPr="00AE2009">
              <w:t>0.12</w:t>
            </w:r>
          </w:p>
        </w:tc>
        <w:tc>
          <w:tcPr>
            <w:tcW w:w="0" w:type="auto"/>
          </w:tcPr>
          <w:p w14:paraId="7575C39C" w14:textId="73D70EAB" w:rsidR="002C6C22" w:rsidRPr="00CC7C14" w:rsidRDefault="002C6C22" w:rsidP="002C6C22">
            <w:pPr>
              <w:pStyle w:val="Compact"/>
              <w:jc w:val="right"/>
            </w:pPr>
            <w:r w:rsidRPr="00AE2009">
              <w:t>-0.24</w:t>
            </w:r>
          </w:p>
        </w:tc>
      </w:tr>
      <w:tr w:rsidR="002C6C22" w:rsidRPr="00CC7C14" w14:paraId="5CBD1F1D" w14:textId="77777777" w:rsidTr="002C6C22">
        <w:trPr>
          <w:jc w:val="center"/>
        </w:trPr>
        <w:tc>
          <w:tcPr>
            <w:tcW w:w="0" w:type="auto"/>
          </w:tcPr>
          <w:p w14:paraId="02F036B3" w14:textId="77777777" w:rsidR="002C6C22" w:rsidRPr="00CC7C14" w:rsidRDefault="002C6C22" w:rsidP="002C6C22">
            <w:pPr>
              <w:pStyle w:val="Compact"/>
            </w:pPr>
            <w:r w:rsidRPr="00CC7C14">
              <w:t>3.1</w:t>
            </w:r>
          </w:p>
        </w:tc>
        <w:tc>
          <w:tcPr>
            <w:tcW w:w="0" w:type="auto"/>
          </w:tcPr>
          <w:p w14:paraId="546F1465" w14:textId="5D2E75A0" w:rsidR="002C6C22" w:rsidRPr="00CC7C14" w:rsidRDefault="002C6C22" w:rsidP="002C6C22">
            <w:pPr>
              <w:pStyle w:val="Compact"/>
            </w:pPr>
            <w:r w:rsidRPr="00AE2009">
              <w:t>1.09</w:t>
            </w:r>
          </w:p>
        </w:tc>
        <w:tc>
          <w:tcPr>
            <w:tcW w:w="0" w:type="auto"/>
          </w:tcPr>
          <w:p w14:paraId="446E3658" w14:textId="30FE6B0C" w:rsidR="002C6C22" w:rsidRPr="00CC7C14" w:rsidRDefault="002C6C22" w:rsidP="002C6C22">
            <w:pPr>
              <w:pStyle w:val="Compact"/>
            </w:pPr>
            <w:r w:rsidRPr="00AE2009">
              <w:t>1.27</w:t>
            </w:r>
          </w:p>
        </w:tc>
        <w:tc>
          <w:tcPr>
            <w:tcW w:w="0" w:type="auto"/>
          </w:tcPr>
          <w:p w14:paraId="53279BAB" w14:textId="3E2AA2EF" w:rsidR="002C6C22" w:rsidRPr="00CC7C14" w:rsidRDefault="002C6C22" w:rsidP="002C6C22">
            <w:pPr>
              <w:pStyle w:val="Compact"/>
              <w:jc w:val="right"/>
            </w:pPr>
            <w:r w:rsidRPr="00AE2009">
              <w:t>-0.18</w:t>
            </w:r>
          </w:p>
        </w:tc>
        <w:tc>
          <w:tcPr>
            <w:tcW w:w="0" w:type="auto"/>
          </w:tcPr>
          <w:p w14:paraId="318BD6D3" w14:textId="58F00449" w:rsidR="002C6C22" w:rsidRPr="00CC7C14" w:rsidRDefault="002C6C22" w:rsidP="002C6C22">
            <w:pPr>
              <w:pStyle w:val="Compact"/>
              <w:jc w:val="right"/>
            </w:pPr>
            <w:r w:rsidRPr="00AE2009">
              <w:t>0.31</w:t>
            </w:r>
          </w:p>
        </w:tc>
      </w:tr>
      <w:tr w:rsidR="002C6C22" w:rsidRPr="00CC7C14" w14:paraId="2CBF8A5C" w14:textId="77777777" w:rsidTr="002C6C22">
        <w:trPr>
          <w:jc w:val="center"/>
        </w:trPr>
        <w:tc>
          <w:tcPr>
            <w:tcW w:w="0" w:type="auto"/>
          </w:tcPr>
          <w:p w14:paraId="5E5F79CB" w14:textId="77777777" w:rsidR="002C6C22" w:rsidRPr="00CC7C14" w:rsidRDefault="002C6C22" w:rsidP="002C6C22">
            <w:pPr>
              <w:pStyle w:val="Compact"/>
            </w:pPr>
            <w:r w:rsidRPr="00CC7C14">
              <w:t>3.2</w:t>
            </w:r>
          </w:p>
        </w:tc>
        <w:tc>
          <w:tcPr>
            <w:tcW w:w="0" w:type="auto"/>
          </w:tcPr>
          <w:p w14:paraId="0FD04DEB" w14:textId="019A5923" w:rsidR="002C6C22" w:rsidRPr="00CC7C14" w:rsidRDefault="002C6C22" w:rsidP="002C6C22">
            <w:pPr>
              <w:pStyle w:val="Compact"/>
            </w:pPr>
            <w:r w:rsidRPr="00AE2009">
              <w:t>1.52</w:t>
            </w:r>
          </w:p>
        </w:tc>
        <w:tc>
          <w:tcPr>
            <w:tcW w:w="0" w:type="auto"/>
          </w:tcPr>
          <w:p w14:paraId="4549FCCC" w14:textId="363C220E" w:rsidR="002C6C22" w:rsidRPr="00CC7C14" w:rsidRDefault="002C6C22" w:rsidP="002C6C22">
            <w:pPr>
              <w:pStyle w:val="Compact"/>
            </w:pPr>
            <w:r w:rsidRPr="00AE2009">
              <w:t>1.77</w:t>
            </w:r>
          </w:p>
        </w:tc>
        <w:tc>
          <w:tcPr>
            <w:tcW w:w="0" w:type="auto"/>
          </w:tcPr>
          <w:p w14:paraId="42740270" w14:textId="7D5E3E60" w:rsidR="002C6C22" w:rsidRPr="00CC7C14" w:rsidRDefault="002C6C22" w:rsidP="002C6C22">
            <w:pPr>
              <w:pStyle w:val="Compact"/>
              <w:jc w:val="right"/>
            </w:pPr>
            <w:r w:rsidRPr="00AE2009">
              <w:t>-0.24</w:t>
            </w:r>
          </w:p>
        </w:tc>
        <w:tc>
          <w:tcPr>
            <w:tcW w:w="0" w:type="auto"/>
          </w:tcPr>
          <w:p w14:paraId="778E64D7" w14:textId="47B34A72" w:rsidR="002C6C22" w:rsidRPr="00CC7C14" w:rsidRDefault="002C6C22" w:rsidP="002C6C22">
            <w:pPr>
              <w:pStyle w:val="Compact"/>
              <w:jc w:val="right"/>
            </w:pPr>
            <w:r w:rsidRPr="00AE2009">
              <w:t>0.25</w:t>
            </w:r>
          </w:p>
        </w:tc>
      </w:tr>
      <w:tr w:rsidR="002C6C22" w:rsidRPr="00CC7C14" w14:paraId="4DDDAADA" w14:textId="77777777" w:rsidTr="002C6C22">
        <w:trPr>
          <w:jc w:val="center"/>
        </w:trPr>
        <w:tc>
          <w:tcPr>
            <w:tcW w:w="0" w:type="auto"/>
          </w:tcPr>
          <w:p w14:paraId="4B2BC7CF" w14:textId="77777777" w:rsidR="002C6C22" w:rsidRPr="00CC7C14" w:rsidRDefault="002C6C22" w:rsidP="002C6C22">
            <w:pPr>
              <w:pStyle w:val="Compact"/>
            </w:pPr>
            <w:r w:rsidRPr="00CC7C14">
              <w:t>3.3</w:t>
            </w:r>
          </w:p>
        </w:tc>
        <w:tc>
          <w:tcPr>
            <w:tcW w:w="0" w:type="auto"/>
          </w:tcPr>
          <w:p w14:paraId="699D289D" w14:textId="46A952D8" w:rsidR="002C6C22" w:rsidRPr="00CC7C14" w:rsidRDefault="002C6C22" w:rsidP="002C6C22">
            <w:pPr>
              <w:pStyle w:val="Compact"/>
            </w:pPr>
            <w:r w:rsidRPr="00AE2009">
              <w:t>1.17</w:t>
            </w:r>
          </w:p>
        </w:tc>
        <w:tc>
          <w:tcPr>
            <w:tcW w:w="0" w:type="auto"/>
          </w:tcPr>
          <w:p w14:paraId="4D2BF5C3" w14:textId="5C28F8AC" w:rsidR="002C6C22" w:rsidRPr="00CC7C14" w:rsidRDefault="002C6C22" w:rsidP="002C6C22">
            <w:pPr>
              <w:pStyle w:val="Compact"/>
            </w:pPr>
            <w:r w:rsidRPr="00AE2009">
              <w:t>1.17</w:t>
            </w:r>
          </w:p>
        </w:tc>
        <w:tc>
          <w:tcPr>
            <w:tcW w:w="0" w:type="auto"/>
          </w:tcPr>
          <w:p w14:paraId="2A8014CE" w14:textId="56BF7E59" w:rsidR="002C6C22" w:rsidRPr="00CC7C14" w:rsidRDefault="002C6C22" w:rsidP="002C6C22">
            <w:pPr>
              <w:pStyle w:val="Compact"/>
              <w:jc w:val="right"/>
            </w:pPr>
            <w:r w:rsidRPr="00AE2009">
              <w:t>0.01</w:t>
            </w:r>
          </w:p>
        </w:tc>
        <w:tc>
          <w:tcPr>
            <w:tcW w:w="0" w:type="auto"/>
          </w:tcPr>
          <w:p w14:paraId="0EAAE9F2" w14:textId="5963B620" w:rsidR="002C6C22" w:rsidRPr="00CC7C14" w:rsidRDefault="002C6C22" w:rsidP="002C6C22">
            <w:pPr>
              <w:pStyle w:val="Compact"/>
              <w:jc w:val="right"/>
            </w:pPr>
            <w:r w:rsidRPr="00AE2009">
              <w:t>-0.01</w:t>
            </w:r>
          </w:p>
        </w:tc>
      </w:tr>
      <w:tr w:rsidR="002C6C22" w:rsidRPr="00CC7C14" w14:paraId="10216BE6" w14:textId="77777777" w:rsidTr="002C6C22">
        <w:trPr>
          <w:jc w:val="center"/>
        </w:trPr>
        <w:tc>
          <w:tcPr>
            <w:tcW w:w="0" w:type="auto"/>
          </w:tcPr>
          <w:p w14:paraId="4BF0410A" w14:textId="77777777" w:rsidR="002C6C22" w:rsidRPr="00CC7C14" w:rsidRDefault="002C6C22" w:rsidP="002C6C22">
            <w:pPr>
              <w:pStyle w:val="Compact"/>
            </w:pPr>
            <w:r w:rsidRPr="00CC7C14">
              <w:t>3.4</w:t>
            </w:r>
          </w:p>
        </w:tc>
        <w:tc>
          <w:tcPr>
            <w:tcW w:w="0" w:type="auto"/>
          </w:tcPr>
          <w:p w14:paraId="5AFC0049" w14:textId="24CA681F" w:rsidR="002C6C22" w:rsidRPr="00CC7C14" w:rsidRDefault="002C6C22" w:rsidP="002C6C22">
            <w:pPr>
              <w:pStyle w:val="Compact"/>
            </w:pPr>
            <w:r w:rsidRPr="00AE2009">
              <w:t>1.46</w:t>
            </w:r>
          </w:p>
        </w:tc>
        <w:tc>
          <w:tcPr>
            <w:tcW w:w="0" w:type="auto"/>
          </w:tcPr>
          <w:p w14:paraId="10A3E0B1" w14:textId="6FF444E7" w:rsidR="002C6C22" w:rsidRPr="00CC7C14" w:rsidRDefault="002C6C22" w:rsidP="002C6C22">
            <w:pPr>
              <w:pStyle w:val="Compact"/>
            </w:pPr>
            <w:r w:rsidRPr="00AE2009">
              <w:t>1.4</w:t>
            </w:r>
          </w:p>
        </w:tc>
        <w:tc>
          <w:tcPr>
            <w:tcW w:w="0" w:type="auto"/>
          </w:tcPr>
          <w:p w14:paraId="79EF968D" w14:textId="0525A891" w:rsidR="002C6C22" w:rsidRPr="00CC7C14" w:rsidRDefault="002C6C22" w:rsidP="002C6C22">
            <w:pPr>
              <w:pStyle w:val="Compact"/>
              <w:jc w:val="right"/>
            </w:pPr>
            <w:r w:rsidRPr="00AE2009">
              <w:t>0.06</w:t>
            </w:r>
          </w:p>
        </w:tc>
        <w:tc>
          <w:tcPr>
            <w:tcW w:w="0" w:type="auto"/>
          </w:tcPr>
          <w:p w14:paraId="776F9E86" w14:textId="4461923E" w:rsidR="002C6C22" w:rsidRPr="00CC7C14" w:rsidRDefault="002C6C22" w:rsidP="002C6C22">
            <w:pPr>
              <w:pStyle w:val="Compact"/>
              <w:jc w:val="right"/>
            </w:pPr>
            <w:r w:rsidRPr="00AE2009">
              <w:t>-0.05</w:t>
            </w:r>
          </w:p>
        </w:tc>
      </w:tr>
      <w:tr w:rsidR="002C6C22" w:rsidRPr="00CC7C14" w14:paraId="09226CBD" w14:textId="77777777" w:rsidTr="002C6C22">
        <w:trPr>
          <w:jc w:val="center"/>
        </w:trPr>
        <w:tc>
          <w:tcPr>
            <w:tcW w:w="0" w:type="auto"/>
          </w:tcPr>
          <w:p w14:paraId="6D351BB6" w14:textId="77777777" w:rsidR="002C6C22" w:rsidRPr="00CC7C14" w:rsidRDefault="002C6C22" w:rsidP="002C6C22">
            <w:pPr>
              <w:pStyle w:val="Compact"/>
            </w:pPr>
            <w:r w:rsidRPr="00CC7C14">
              <w:t>4.1</w:t>
            </w:r>
          </w:p>
        </w:tc>
        <w:tc>
          <w:tcPr>
            <w:tcW w:w="0" w:type="auto"/>
          </w:tcPr>
          <w:p w14:paraId="2975080F" w14:textId="632B5439" w:rsidR="002C6C22" w:rsidRPr="00CC7C14" w:rsidRDefault="002C6C22" w:rsidP="002C6C22">
            <w:pPr>
              <w:pStyle w:val="Compact"/>
            </w:pPr>
            <w:r w:rsidRPr="00AE2009">
              <w:t>0.72</w:t>
            </w:r>
          </w:p>
        </w:tc>
        <w:tc>
          <w:tcPr>
            <w:tcW w:w="0" w:type="auto"/>
          </w:tcPr>
          <w:p w14:paraId="09C2F381" w14:textId="2688805C" w:rsidR="002C6C22" w:rsidRPr="00CC7C14" w:rsidRDefault="002C6C22" w:rsidP="002C6C22">
            <w:pPr>
              <w:pStyle w:val="Compact"/>
            </w:pPr>
            <w:r w:rsidRPr="00AE2009">
              <w:t>0.6</w:t>
            </w:r>
          </w:p>
        </w:tc>
        <w:tc>
          <w:tcPr>
            <w:tcW w:w="0" w:type="auto"/>
          </w:tcPr>
          <w:p w14:paraId="17045D5A" w14:textId="6B3605F7" w:rsidR="002C6C22" w:rsidRPr="00CC7C14" w:rsidRDefault="002C6C22" w:rsidP="002C6C22">
            <w:pPr>
              <w:pStyle w:val="Compact"/>
              <w:jc w:val="right"/>
            </w:pPr>
            <w:r w:rsidRPr="00AE2009">
              <w:t>0.12</w:t>
            </w:r>
          </w:p>
        </w:tc>
        <w:tc>
          <w:tcPr>
            <w:tcW w:w="0" w:type="auto"/>
          </w:tcPr>
          <w:p w14:paraId="1D7E1619" w14:textId="53E1AC41" w:rsidR="002C6C22" w:rsidRPr="00CC7C14" w:rsidRDefault="002C6C22" w:rsidP="002C6C22">
            <w:pPr>
              <w:pStyle w:val="Compact"/>
              <w:jc w:val="right"/>
            </w:pPr>
            <w:r w:rsidRPr="00AE2009">
              <w:t>-0.2</w:t>
            </w:r>
            <w:r>
              <w:t>0</w:t>
            </w:r>
          </w:p>
        </w:tc>
      </w:tr>
      <w:tr w:rsidR="002C6C22" w:rsidRPr="00CC7C14" w14:paraId="74CCEE55" w14:textId="77777777" w:rsidTr="002C6C22">
        <w:trPr>
          <w:jc w:val="center"/>
        </w:trPr>
        <w:tc>
          <w:tcPr>
            <w:tcW w:w="0" w:type="auto"/>
          </w:tcPr>
          <w:p w14:paraId="08B25638" w14:textId="77777777" w:rsidR="002C6C22" w:rsidRPr="00CC7C14" w:rsidRDefault="002C6C22" w:rsidP="002C6C22">
            <w:pPr>
              <w:pStyle w:val="Compact"/>
            </w:pPr>
            <w:r w:rsidRPr="00CC7C14">
              <w:t>4.2</w:t>
            </w:r>
          </w:p>
        </w:tc>
        <w:tc>
          <w:tcPr>
            <w:tcW w:w="0" w:type="auto"/>
          </w:tcPr>
          <w:p w14:paraId="3CA267BA" w14:textId="2BAC3EC9" w:rsidR="002C6C22" w:rsidRPr="00CC7C14" w:rsidRDefault="002C6C22" w:rsidP="002C6C22">
            <w:pPr>
              <w:pStyle w:val="Compact"/>
            </w:pPr>
            <w:r w:rsidRPr="00AE2009">
              <w:t>0.89</w:t>
            </w:r>
          </w:p>
        </w:tc>
        <w:tc>
          <w:tcPr>
            <w:tcW w:w="0" w:type="auto"/>
          </w:tcPr>
          <w:p w14:paraId="3D722C0D" w14:textId="105A7E13" w:rsidR="002C6C22" w:rsidRPr="00CC7C14" w:rsidRDefault="002C6C22" w:rsidP="002C6C22">
            <w:pPr>
              <w:pStyle w:val="Compact"/>
            </w:pPr>
            <w:r w:rsidRPr="00AE2009">
              <w:t>0.77</w:t>
            </w:r>
          </w:p>
        </w:tc>
        <w:tc>
          <w:tcPr>
            <w:tcW w:w="0" w:type="auto"/>
          </w:tcPr>
          <w:p w14:paraId="6010D4A0" w14:textId="65B1DF73" w:rsidR="002C6C22" w:rsidRPr="00CC7C14" w:rsidRDefault="002C6C22" w:rsidP="002C6C22">
            <w:pPr>
              <w:pStyle w:val="Compact"/>
              <w:jc w:val="right"/>
            </w:pPr>
            <w:r w:rsidRPr="00AE2009">
              <w:t>0.12</w:t>
            </w:r>
          </w:p>
        </w:tc>
        <w:tc>
          <w:tcPr>
            <w:tcW w:w="0" w:type="auto"/>
          </w:tcPr>
          <w:p w14:paraId="00B9D92B" w14:textId="78E566C6" w:rsidR="002C6C22" w:rsidRPr="00CC7C14" w:rsidRDefault="002C6C22" w:rsidP="002C6C22">
            <w:pPr>
              <w:pStyle w:val="Compact"/>
              <w:jc w:val="right"/>
            </w:pPr>
            <w:r w:rsidRPr="00AE2009">
              <w:t>-0.11</w:t>
            </w:r>
          </w:p>
        </w:tc>
      </w:tr>
      <w:tr w:rsidR="002C6C22" w:rsidRPr="00CC7C14" w14:paraId="04FDA2D7" w14:textId="77777777" w:rsidTr="002C6C22">
        <w:trPr>
          <w:jc w:val="center"/>
        </w:trPr>
        <w:tc>
          <w:tcPr>
            <w:tcW w:w="0" w:type="auto"/>
          </w:tcPr>
          <w:p w14:paraId="74E0170E" w14:textId="77777777" w:rsidR="002C6C22" w:rsidRPr="00CC7C14" w:rsidRDefault="002C6C22" w:rsidP="002C6C22">
            <w:pPr>
              <w:pStyle w:val="Compact"/>
            </w:pPr>
            <w:r w:rsidRPr="00CC7C14">
              <w:t>4.3</w:t>
            </w:r>
          </w:p>
        </w:tc>
        <w:tc>
          <w:tcPr>
            <w:tcW w:w="0" w:type="auto"/>
          </w:tcPr>
          <w:p w14:paraId="53E17A48" w14:textId="2E60A050" w:rsidR="002C6C22" w:rsidRPr="00CC7C14" w:rsidRDefault="002C6C22" w:rsidP="002C6C22">
            <w:pPr>
              <w:pStyle w:val="Compact"/>
            </w:pPr>
            <w:r w:rsidRPr="00AE2009">
              <w:t>1.54</w:t>
            </w:r>
          </w:p>
        </w:tc>
        <w:tc>
          <w:tcPr>
            <w:tcW w:w="0" w:type="auto"/>
          </w:tcPr>
          <w:p w14:paraId="0C1D0249" w14:textId="3EA41F61" w:rsidR="002C6C22" w:rsidRPr="00CC7C14" w:rsidRDefault="002C6C22" w:rsidP="002C6C22">
            <w:pPr>
              <w:pStyle w:val="Compact"/>
            </w:pPr>
            <w:r w:rsidRPr="00AE2009">
              <w:t>1.8</w:t>
            </w:r>
          </w:p>
        </w:tc>
        <w:tc>
          <w:tcPr>
            <w:tcW w:w="0" w:type="auto"/>
          </w:tcPr>
          <w:p w14:paraId="4FED7419" w14:textId="0170E80D" w:rsidR="002C6C22" w:rsidRPr="00CC7C14" w:rsidRDefault="002C6C22" w:rsidP="002C6C22">
            <w:pPr>
              <w:pStyle w:val="Compact"/>
              <w:jc w:val="right"/>
            </w:pPr>
            <w:r w:rsidRPr="00AE2009">
              <w:t>-0.26</w:t>
            </w:r>
          </w:p>
        </w:tc>
        <w:tc>
          <w:tcPr>
            <w:tcW w:w="0" w:type="auto"/>
          </w:tcPr>
          <w:p w14:paraId="638BCB28" w14:textId="30D38DE2" w:rsidR="002C6C22" w:rsidRPr="00CC7C14" w:rsidRDefault="002C6C22" w:rsidP="002C6C22">
            <w:pPr>
              <w:pStyle w:val="Compact"/>
              <w:jc w:val="right"/>
            </w:pPr>
            <w:r w:rsidRPr="00AE2009">
              <w:t>0.41</w:t>
            </w:r>
          </w:p>
        </w:tc>
      </w:tr>
      <w:tr w:rsidR="002C6C22" w:rsidRPr="00CC7C14" w14:paraId="1B55D828" w14:textId="77777777" w:rsidTr="002C6C22">
        <w:trPr>
          <w:jc w:val="center"/>
        </w:trPr>
        <w:tc>
          <w:tcPr>
            <w:tcW w:w="0" w:type="auto"/>
          </w:tcPr>
          <w:p w14:paraId="115CB566" w14:textId="77777777" w:rsidR="002C6C22" w:rsidRPr="00CC7C14" w:rsidRDefault="002C6C22" w:rsidP="002C6C22">
            <w:pPr>
              <w:pStyle w:val="Compact"/>
            </w:pPr>
            <w:r w:rsidRPr="00CC7C14">
              <w:t>4.4</w:t>
            </w:r>
          </w:p>
        </w:tc>
        <w:tc>
          <w:tcPr>
            <w:tcW w:w="0" w:type="auto"/>
          </w:tcPr>
          <w:p w14:paraId="2CA7D2BD" w14:textId="20B4742D" w:rsidR="002C6C22" w:rsidRPr="00CC7C14" w:rsidRDefault="002C6C22" w:rsidP="002C6C22">
            <w:pPr>
              <w:pStyle w:val="Compact"/>
            </w:pPr>
            <w:r w:rsidRPr="00AE2009">
              <w:t>1.24</w:t>
            </w:r>
          </w:p>
        </w:tc>
        <w:tc>
          <w:tcPr>
            <w:tcW w:w="0" w:type="auto"/>
          </w:tcPr>
          <w:p w14:paraId="3D4C577B" w14:textId="49947775" w:rsidR="002C6C22" w:rsidRPr="00CC7C14" w:rsidRDefault="002C6C22" w:rsidP="002C6C22">
            <w:pPr>
              <w:pStyle w:val="Compact"/>
            </w:pPr>
            <w:r w:rsidRPr="00AE2009">
              <w:t>0.8</w:t>
            </w:r>
          </w:p>
        </w:tc>
        <w:tc>
          <w:tcPr>
            <w:tcW w:w="0" w:type="auto"/>
          </w:tcPr>
          <w:p w14:paraId="34C4D3B7" w14:textId="2501A947" w:rsidR="002C6C22" w:rsidRPr="00CC7C14" w:rsidRDefault="002C6C22" w:rsidP="002C6C22">
            <w:pPr>
              <w:pStyle w:val="Compact"/>
              <w:jc w:val="right"/>
            </w:pPr>
            <w:r w:rsidRPr="00AE2009">
              <w:t>0.44</w:t>
            </w:r>
          </w:p>
        </w:tc>
        <w:tc>
          <w:tcPr>
            <w:tcW w:w="0" w:type="auto"/>
          </w:tcPr>
          <w:p w14:paraId="7DFAD8A3" w14:textId="4A20E2A2" w:rsidR="002C6C22" w:rsidRPr="00CC7C14" w:rsidRDefault="002C6C22" w:rsidP="002C6C22">
            <w:pPr>
              <w:pStyle w:val="Compact"/>
              <w:jc w:val="right"/>
            </w:pPr>
            <w:r w:rsidRPr="00AE2009">
              <w:t>-0.58</w:t>
            </w:r>
          </w:p>
        </w:tc>
      </w:tr>
      <w:tr w:rsidR="002C6C22" w:rsidRPr="00CC7C14" w14:paraId="0DA80A2C" w14:textId="77777777" w:rsidTr="002C6C22">
        <w:trPr>
          <w:jc w:val="center"/>
        </w:trPr>
        <w:tc>
          <w:tcPr>
            <w:tcW w:w="0" w:type="auto"/>
          </w:tcPr>
          <w:p w14:paraId="47524295" w14:textId="77777777" w:rsidR="002C6C22" w:rsidRPr="00CC7C14" w:rsidRDefault="002C6C22" w:rsidP="002C6C22">
            <w:pPr>
              <w:pStyle w:val="Compact"/>
            </w:pPr>
            <w:r w:rsidRPr="00CC7C14">
              <w:t>4.5</w:t>
            </w:r>
          </w:p>
        </w:tc>
        <w:tc>
          <w:tcPr>
            <w:tcW w:w="0" w:type="auto"/>
          </w:tcPr>
          <w:p w14:paraId="39D135FB" w14:textId="12C4AD57" w:rsidR="002C6C22" w:rsidRPr="00CC7C14" w:rsidRDefault="002C6C22" w:rsidP="002C6C22">
            <w:pPr>
              <w:pStyle w:val="Compact"/>
            </w:pPr>
            <w:r w:rsidRPr="00AE2009">
              <w:t>1.46</w:t>
            </w:r>
          </w:p>
        </w:tc>
        <w:tc>
          <w:tcPr>
            <w:tcW w:w="0" w:type="auto"/>
          </w:tcPr>
          <w:p w14:paraId="2A10AE95" w14:textId="475A83C9" w:rsidR="002C6C22" w:rsidRPr="00CC7C14" w:rsidRDefault="002C6C22" w:rsidP="002C6C22">
            <w:pPr>
              <w:pStyle w:val="Compact"/>
            </w:pPr>
            <w:r w:rsidRPr="00AE2009">
              <w:t>1.23</w:t>
            </w:r>
          </w:p>
        </w:tc>
        <w:tc>
          <w:tcPr>
            <w:tcW w:w="0" w:type="auto"/>
          </w:tcPr>
          <w:p w14:paraId="5D066025" w14:textId="707E7B4C" w:rsidR="002C6C22" w:rsidRPr="00CC7C14" w:rsidRDefault="002C6C22" w:rsidP="002C6C22">
            <w:pPr>
              <w:pStyle w:val="Compact"/>
              <w:jc w:val="right"/>
            </w:pPr>
            <w:r w:rsidRPr="00AE2009">
              <w:t>0.22</w:t>
            </w:r>
          </w:p>
        </w:tc>
        <w:tc>
          <w:tcPr>
            <w:tcW w:w="0" w:type="auto"/>
          </w:tcPr>
          <w:p w14:paraId="58A3595C" w14:textId="0A590D01" w:rsidR="002C6C22" w:rsidRPr="00CC7C14" w:rsidRDefault="002C6C22" w:rsidP="002C6C22">
            <w:pPr>
              <w:pStyle w:val="Compact"/>
              <w:jc w:val="right"/>
            </w:pPr>
            <w:r w:rsidRPr="00AE2009">
              <w:t>-0.21</w:t>
            </w:r>
          </w:p>
        </w:tc>
      </w:tr>
      <w:tr w:rsidR="002C6C22" w:rsidRPr="00CC7C14" w14:paraId="00901824" w14:textId="77777777" w:rsidTr="002C6C22">
        <w:trPr>
          <w:jc w:val="center"/>
        </w:trPr>
        <w:tc>
          <w:tcPr>
            <w:tcW w:w="0" w:type="auto"/>
          </w:tcPr>
          <w:p w14:paraId="029AF51B" w14:textId="77777777" w:rsidR="002C6C22" w:rsidRPr="00CC7C14" w:rsidRDefault="002C6C22" w:rsidP="002C6C22">
            <w:pPr>
              <w:pStyle w:val="Compact"/>
            </w:pPr>
            <w:r w:rsidRPr="00CC7C14">
              <w:t>4.6</w:t>
            </w:r>
          </w:p>
        </w:tc>
        <w:tc>
          <w:tcPr>
            <w:tcW w:w="0" w:type="auto"/>
          </w:tcPr>
          <w:p w14:paraId="0DB9CC5A" w14:textId="67F9BAA1" w:rsidR="002C6C22" w:rsidRPr="00CC7C14" w:rsidRDefault="002C6C22" w:rsidP="002C6C22">
            <w:pPr>
              <w:pStyle w:val="Compact"/>
            </w:pPr>
            <w:r w:rsidRPr="00AE2009">
              <w:t>0.13</w:t>
            </w:r>
          </w:p>
        </w:tc>
        <w:tc>
          <w:tcPr>
            <w:tcW w:w="0" w:type="auto"/>
          </w:tcPr>
          <w:p w14:paraId="2BE14D60" w14:textId="3FF4770E" w:rsidR="002C6C22" w:rsidRPr="00CC7C14" w:rsidRDefault="002C6C22" w:rsidP="002C6C22">
            <w:pPr>
              <w:pStyle w:val="Compact"/>
            </w:pPr>
            <w:r w:rsidRPr="00AE2009">
              <w:t>0.23</w:t>
            </w:r>
          </w:p>
        </w:tc>
        <w:tc>
          <w:tcPr>
            <w:tcW w:w="0" w:type="auto"/>
          </w:tcPr>
          <w:p w14:paraId="7D621A96" w14:textId="2076CFE1" w:rsidR="002C6C22" w:rsidRPr="00CC7C14" w:rsidRDefault="002C6C22" w:rsidP="002C6C22">
            <w:pPr>
              <w:pStyle w:val="Compact"/>
              <w:jc w:val="right"/>
            </w:pPr>
            <w:r w:rsidRPr="00AE2009">
              <w:t>-0.1</w:t>
            </w:r>
          </w:p>
        </w:tc>
        <w:tc>
          <w:tcPr>
            <w:tcW w:w="0" w:type="auto"/>
          </w:tcPr>
          <w:p w14:paraId="37A2EDF8" w14:textId="06BE1553" w:rsidR="002C6C22" w:rsidRPr="00CC7C14" w:rsidRDefault="002C6C22" w:rsidP="002C6C22">
            <w:pPr>
              <w:pStyle w:val="Compact"/>
              <w:jc w:val="right"/>
            </w:pPr>
            <w:r w:rsidRPr="00AE2009">
              <w:t>0.19</w:t>
            </w:r>
          </w:p>
        </w:tc>
      </w:tr>
      <w:tr w:rsidR="002C6C22" w:rsidRPr="00CC7C14" w14:paraId="0B81E3E2" w14:textId="77777777" w:rsidTr="002C6C22">
        <w:trPr>
          <w:jc w:val="center"/>
        </w:trPr>
        <w:tc>
          <w:tcPr>
            <w:tcW w:w="0" w:type="auto"/>
          </w:tcPr>
          <w:p w14:paraId="32FAD6C6" w14:textId="77777777" w:rsidR="002C6C22" w:rsidRPr="00CC7C14" w:rsidRDefault="002C6C22" w:rsidP="002C6C22">
            <w:pPr>
              <w:pStyle w:val="Compact"/>
            </w:pPr>
            <w:r w:rsidRPr="00CC7C14">
              <w:t>4.7</w:t>
            </w:r>
          </w:p>
        </w:tc>
        <w:tc>
          <w:tcPr>
            <w:tcW w:w="0" w:type="auto"/>
          </w:tcPr>
          <w:p w14:paraId="5C0E3E86" w14:textId="7AFB9D5D" w:rsidR="002C6C22" w:rsidRPr="00CC7C14" w:rsidRDefault="002C6C22" w:rsidP="002C6C22">
            <w:pPr>
              <w:pStyle w:val="Compact"/>
            </w:pPr>
            <w:r w:rsidRPr="00AE2009">
              <w:t>2.13</w:t>
            </w:r>
          </w:p>
        </w:tc>
        <w:tc>
          <w:tcPr>
            <w:tcW w:w="0" w:type="auto"/>
          </w:tcPr>
          <w:p w14:paraId="298182CB" w14:textId="671B289B" w:rsidR="002C6C22" w:rsidRPr="00CC7C14" w:rsidRDefault="002C6C22" w:rsidP="002C6C22">
            <w:pPr>
              <w:pStyle w:val="Compact"/>
            </w:pPr>
            <w:r w:rsidRPr="00AE2009">
              <w:t>2.93</w:t>
            </w:r>
          </w:p>
        </w:tc>
        <w:tc>
          <w:tcPr>
            <w:tcW w:w="0" w:type="auto"/>
          </w:tcPr>
          <w:p w14:paraId="68837B50" w14:textId="2E4A6996" w:rsidR="002C6C22" w:rsidRPr="00CC7C14" w:rsidRDefault="002C6C22" w:rsidP="002C6C22">
            <w:pPr>
              <w:pStyle w:val="Compact"/>
              <w:jc w:val="right"/>
            </w:pPr>
            <w:r w:rsidRPr="00AE2009">
              <w:t>-0.8</w:t>
            </w:r>
          </w:p>
        </w:tc>
        <w:tc>
          <w:tcPr>
            <w:tcW w:w="0" w:type="auto"/>
          </w:tcPr>
          <w:p w14:paraId="171E968A" w14:textId="518CC3C1" w:rsidR="002C6C22" w:rsidRPr="00CC7C14" w:rsidRDefault="002C6C22" w:rsidP="002C6C22">
            <w:pPr>
              <w:pStyle w:val="Compact"/>
              <w:jc w:val="right"/>
            </w:pPr>
            <w:r w:rsidRPr="00AE2009">
              <w:t>0.77</w:t>
            </w:r>
          </w:p>
        </w:tc>
      </w:tr>
      <w:tr w:rsidR="002C6C22" w:rsidRPr="00CC7C14" w14:paraId="34DB6749" w14:textId="77777777" w:rsidTr="002C6C22">
        <w:trPr>
          <w:jc w:val="center"/>
        </w:trPr>
        <w:tc>
          <w:tcPr>
            <w:tcW w:w="0" w:type="auto"/>
          </w:tcPr>
          <w:p w14:paraId="11100DFA" w14:textId="77777777" w:rsidR="002C6C22" w:rsidRPr="00CC7C14" w:rsidRDefault="002C6C22" w:rsidP="002C6C22">
            <w:pPr>
              <w:pStyle w:val="Compact"/>
            </w:pPr>
            <w:r w:rsidRPr="00CC7C14">
              <w:t>4.8</w:t>
            </w:r>
          </w:p>
        </w:tc>
        <w:tc>
          <w:tcPr>
            <w:tcW w:w="0" w:type="auto"/>
          </w:tcPr>
          <w:p w14:paraId="2FF4DE21" w14:textId="1B96DFA5" w:rsidR="002C6C22" w:rsidRPr="00CC7C14" w:rsidRDefault="002C6C22" w:rsidP="002C6C22">
            <w:pPr>
              <w:pStyle w:val="Compact"/>
            </w:pPr>
            <w:r w:rsidRPr="00AE2009">
              <w:t>0.35</w:t>
            </w:r>
          </w:p>
        </w:tc>
        <w:tc>
          <w:tcPr>
            <w:tcW w:w="0" w:type="auto"/>
          </w:tcPr>
          <w:p w14:paraId="5FFA5534" w14:textId="752EF131" w:rsidR="002C6C22" w:rsidRPr="00CC7C14" w:rsidRDefault="002C6C22" w:rsidP="002C6C22">
            <w:pPr>
              <w:pStyle w:val="Compact"/>
            </w:pPr>
            <w:r w:rsidRPr="00AE2009">
              <w:t>0.07</w:t>
            </w:r>
          </w:p>
        </w:tc>
        <w:tc>
          <w:tcPr>
            <w:tcW w:w="0" w:type="auto"/>
          </w:tcPr>
          <w:p w14:paraId="21A39518" w14:textId="6EE76D81" w:rsidR="002C6C22" w:rsidRPr="00CC7C14" w:rsidRDefault="002C6C22" w:rsidP="002C6C22">
            <w:pPr>
              <w:pStyle w:val="Compact"/>
              <w:jc w:val="right"/>
            </w:pPr>
            <w:r w:rsidRPr="00AE2009">
              <w:t>0.28</w:t>
            </w:r>
          </w:p>
        </w:tc>
        <w:tc>
          <w:tcPr>
            <w:tcW w:w="0" w:type="auto"/>
          </w:tcPr>
          <w:p w14:paraId="1B9B6E19" w14:textId="03943F9F" w:rsidR="002C6C22" w:rsidRPr="00CC7C14" w:rsidRDefault="002C6C22" w:rsidP="002C6C22">
            <w:pPr>
              <w:pStyle w:val="Compact"/>
              <w:jc w:val="right"/>
            </w:pPr>
            <w:r w:rsidRPr="00AE2009">
              <w:t>-0.59</w:t>
            </w:r>
          </w:p>
        </w:tc>
      </w:tr>
      <w:tr w:rsidR="002C6C22" w:rsidRPr="00CC7C14" w14:paraId="34246B54" w14:textId="77777777" w:rsidTr="002C6C22">
        <w:trPr>
          <w:jc w:val="center"/>
        </w:trPr>
        <w:tc>
          <w:tcPr>
            <w:tcW w:w="0" w:type="auto"/>
          </w:tcPr>
          <w:p w14:paraId="601629D1" w14:textId="77777777" w:rsidR="002C6C22" w:rsidRPr="00CC7C14" w:rsidRDefault="002C6C22" w:rsidP="002C6C22">
            <w:pPr>
              <w:pStyle w:val="Compact"/>
            </w:pPr>
            <w:r w:rsidRPr="00CC7C14">
              <w:t>5.1</w:t>
            </w:r>
          </w:p>
        </w:tc>
        <w:tc>
          <w:tcPr>
            <w:tcW w:w="0" w:type="auto"/>
          </w:tcPr>
          <w:p w14:paraId="4D4F3002" w14:textId="24F1A77B" w:rsidR="002C6C22" w:rsidRPr="00CC7C14" w:rsidRDefault="002C6C22" w:rsidP="002C6C22">
            <w:pPr>
              <w:pStyle w:val="Compact"/>
            </w:pPr>
            <w:r w:rsidRPr="00AE2009">
              <w:t>1.3</w:t>
            </w:r>
          </w:p>
        </w:tc>
        <w:tc>
          <w:tcPr>
            <w:tcW w:w="0" w:type="auto"/>
          </w:tcPr>
          <w:p w14:paraId="71F1AAF1" w14:textId="1D210E42" w:rsidR="002C6C22" w:rsidRPr="00CC7C14" w:rsidRDefault="002C6C22" w:rsidP="002C6C22">
            <w:pPr>
              <w:pStyle w:val="Compact"/>
            </w:pPr>
            <w:r w:rsidRPr="00AE2009">
              <w:t>2.4</w:t>
            </w:r>
          </w:p>
        </w:tc>
        <w:tc>
          <w:tcPr>
            <w:tcW w:w="0" w:type="auto"/>
          </w:tcPr>
          <w:p w14:paraId="5F37E72B" w14:textId="09487BCD" w:rsidR="002C6C22" w:rsidRPr="00CC7C14" w:rsidRDefault="002C6C22" w:rsidP="002C6C22">
            <w:pPr>
              <w:pStyle w:val="Compact"/>
              <w:jc w:val="right"/>
            </w:pPr>
            <w:r w:rsidRPr="00AE2009">
              <w:t>-1.1</w:t>
            </w:r>
          </w:p>
        </w:tc>
        <w:tc>
          <w:tcPr>
            <w:tcW w:w="0" w:type="auto"/>
          </w:tcPr>
          <w:p w14:paraId="7EAC5421" w14:textId="7F25FBB6" w:rsidR="002C6C22" w:rsidRPr="00CC7C14" w:rsidRDefault="002C6C22" w:rsidP="002C6C22">
            <w:pPr>
              <w:pStyle w:val="Compact"/>
              <w:jc w:val="right"/>
            </w:pPr>
            <w:r w:rsidRPr="00AE2009">
              <w:t>0.84</w:t>
            </w:r>
          </w:p>
        </w:tc>
      </w:tr>
      <w:tr w:rsidR="002C6C22" w:rsidRPr="00CC7C14" w14:paraId="3783B2DB" w14:textId="77777777" w:rsidTr="002C6C22">
        <w:trPr>
          <w:jc w:val="center"/>
        </w:trPr>
        <w:tc>
          <w:tcPr>
            <w:tcW w:w="0" w:type="auto"/>
          </w:tcPr>
          <w:p w14:paraId="74363A5F" w14:textId="77777777" w:rsidR="002C6C22" w:rsidRPr="00CC7C14" w:rsidRDefault="002C6C22" w:rsidP="002C6C22">
            <w:pPr>
              <w:pStyle w:val="Compact"/>
            </w:pPr>
            <w:r w:rsidRPr="00CC7C14">
              <w:t>6.1</w:t>
            </w:r>
          </w:p>
        </w:tc>
        <w:tc>
          <w:tcPr>
            <w:tcW w:w="0" w:type="auto"/>
          </w:tcPr>
          <w:p w14:paraId="5F6A4BF1" w14:textId="1656C717" w:rsidR="002C6C22" w:rsidRPr="00CC7C14" w:rsidRDefault="002C6C22" w:rsidP="002C6C22">
            <w:pPr>
              <w:pStyle w:val="Compact"/>
            </w:pPr>
            <w:r w:rsidRPr="00AE2009">
              <w:t>0.48</w:t>
            </w:r>
          </w:p>
        </w:tc>
        <w:tc>
          <w:tcPr>
            <w:tcW w:w="0" w:type="auto"/>
          </w:tcPr>
          <w:p w14:paraId="0BF03917" w14:textId="69E5E96D" w:rsidR="002C6C22" w:rsidRPr="00CC7C14" w:rsidRDefault="002C6C22" w:rsidP="002C6C22">
            <w:pPr>
              <w:pStyle w:val="Compact"/>
            </w:pPr>
            <w:r w:rsidRPr="00AE2009">
              <w:t>0.13</w:t>
            </w:r>
          </w:p>
        </w:tc>
        <w:tc>
          <w:tcPr>
            <w:tcW w:w="0" w:type="auto"/>
          </w:tcPr>
          <w:p w14:paraId="19CAE759" w14:textId="08DD9D71" w:rsidR="002C6C22" w:rsidRPr="00CC7C14" w:rsidRDefault="002C6C22" w:rsidP="002C6C22">
            <w:pPr>
              <w:pStyle w:val="Compact"/>
              <w:jc w:val="right"/>
            </w:pPr>
            <w:r w:rsidRPr="00AE2009">
              <w:t>0.34</w:t>
            </w:r>
          </w:p>
        </w:tc>
        <w:tc>
          <w:tcPr>
            <w:tcW w:w="0" w:type="auto"/>
          </w:tcPr>
          <w:p w14:paraId="1819F975" w14:textId="11362794" w:rsidR="002C6C22" w:rsidRPr="00CC7C14" w:rsidRDefault="002C6C22" w:rsidP="002C6C22">
            <w:pPr>
              <w:pStyle w:val="Compact"/>
              <w:jc w:val="right"/>
            </w:pPr>
            <w:r w:rsidRPr="00AE2009">
              <w:t>-0.44</w:t>
            </w:r>
          </w:p>
        </w:tc>
      </w:tr>
      <w:tr w:rsidR="002C6C22" w:rsidRPr="00CC7C14" w14:paraId="12E9049F" w14:textId="77777777" w:rsidTr="002C6C22">
        <w:trPr>
          <w:jc w:val="center"/>
        </w:trPr>
        <w:tc>
          <w:tcPr>
            <w:tcW w:w="0" w:type="auto"/>
          </w:tcPr>
          <w:p w14:paraId="52713B9F" w14:textId="77777777" w:rsidR="002C6C22" w:rsidRPr="00CC7C14" w:rsidRDefault="002C6C22" w:rsidP="002C6C22">
            <w:pPr>
              <w:pStyle w:val="Compact"/>
            </w:pPr>
            <w:r w:rsidRPr="00CC7C14">
              <w:t>6.2</w:t>
            </w:r>
          </w:p>
        </w:tc>
        <w:tc>
          <w:tcPr>
            <w:tcW w:w="0" w:type="auto"/>
          </w:tcPr>
          <w:p w14:paraId="5D092837" w14:textId="3EA213BA" w:rsidR="002C6C22" w:rsidRPr="00CC7C14" w:rsidRDefault="002C6C22" w:rsidP="002C6C22">
            <w:pPr>
              <w:pStyle w:val="Compact"/>
            </w:pPr>
            <w:r w:rsidRPr="00AE2009">
              <w:t>0.98</w:t>
            </w:r>
          </w:p>
        </w:tc>
        <w:tc>
          <w:tcPr>
            <w:tcW w:w="0" w:type="auto"/>
          </w:tcPr>
          <w:p w14:paraId="43589D92" w14:textId="04E541FF" w:rsidR="002C6C22" w:rsidRPr="00CC7C14" w:rsidRDefault="002C6C22" w:rsidP="002C6C22">
            <w:pPr>
              <w:pStyle w:val="Compact"/>
            </w:pPr>
            <w:r w:rsidRPr="00AE2009">
              <w:t>0.5</w:t>
            </w:r>
          </w:p>
        </w:tc>
        <w:tc>
          <w:tcPr>
            <w:tcW w:w="0" w:type="auto"/>
          </w:tcPr>
          <w:p w14:paraId="39A1D0D7" w14:textId="21D945C3" w:rsidR="002C6C22" w:rsidRPr="00CC7C14" w:rsidRDefault="002C6C22" w:rsidP="002C6C22">
            <w:pPr>
              <w:pStyle w:val="Compact"/>
              <w:jc w:val="right"/>
            </w:pPr>
            <w:r w:rsidRPr="00AE2009">
              <w:t>0.48</w:t>
            </w:r>
          </w:p>
        </w:tc>
        <w:tc>
          <w:tcPr>
            <w:tcW w:w="0" w:type="auto"/>
          </w:tcPr>
          <w:p w14:paraId="0FD5AA0A" w14:textId="2D226D37" w:rsidR="002C6C22" w:rsidRPr="00CC7C14" w:rsidRDefault="002C6C22" w:rsidP="002C6C22">
            <w:pPr>
              <w:pStyle w:val="Compact"/>
              <w:jc w:val="right"/>
            </w:pPr>
            <w:r w:rsidRPr="00AE2009">
              <w:t>-0.34</w:t>
            </w:r>
          </w:p>
        </w:tc>
      </w:tr>
      <w:tr w:rsidR="002C6C22" w:rsidRPr="00CC7C14" w14:paraId="790D1806" w14:textId="77777777" w:rsidTr="002C6C22">
        <w:trPr>
          <w:jc w:val="center"/>
        </w:trPr>
        <w:tc>
          <w:tcPr>
            <w:tcW w:w="0" w:type="auto"/>
          </w:tcPr>
          <w:p w14:paraId="10630A14" w14:textId="77777777" w:rsidR="002C6C22" w:rsidRPr="00CC7C14" w:rsidRDefault="002C6C22" w:rsidP="002C6C22">
            <w:pPr>
              <w:pStyle w:val="Compact"/>
            </w:pPr>
            <w:r w:rsidRPr="00CC7C14">
              <w:t>7.1</w:t>
            </w:r>
          </w:p>
        </w:tc>
        <w:tc>
          <w:tcPr>
            <w:tcW w:w="0" w:type="auto"/>
          </w:tcPr>
          <w:p w14:paraId="42864B3A" w14:textId="3D33E2D4" w:rsidR="002C6C22" w:rsidRPr="00CC7C14" w:rsidRDefault="002C6C22" w:rsidP="002C6C22">
            <w:pPr>
              <w:pStyle w:val="Compact"/>
            </w:pPr>
            <w:r w:rsidRPr="00AE2009">
              <w:t>0.04</w:t>
            </w:r>
          </w:p>
        </w:tc>
        <w:tc>
          <w:tcPr>
            <w:tcW w:w="0" w:type="auto"/>
          </w:tcPr>
          <w:p w14:paraId="3500BF1F" w14:textId="130BBFA1" w:rsidR="002C6C22" w:rsidRPr="00CC7C14" w:rsidRDefault="002C6C22" w:rsidP="002C6C22">
            <w:pPr>
              <w:pStyle w:val="Compact"/>
            </w:pPr>
            <w:r w:rsidRPr="00AE2009">
              <w:t>0.2</w:t>
            </w:r>
          </w:p>
        </w:tc>
        <w:tc>
          <w:tcPr>
            <w:tcW w:w="0" w:type="auto"/>
          </w:tcPr>
          <w:p w14:paraId="78B0D3F0" w14:textId="13CF48FD" w:rsidR="002C6C22" w:rsidRPr="00CC7C14" w:rsidRDefault="002C6C22" w:rsidP="002C6C22">
            <w:pPr>
              <w:pStyle w:val="Compact"/>
              <w:jc w:val="right"/>
            </w:pPr>
            <w:r w:rsidRPr="00AE2009">
              <w:t>-0.16</w:t>
            </w:r>
          </w:p>
        </w:tc>
        <w:tc>
          <w:tcPr>
            <w:tcW w:w="0" w:type="auto"/>
          </w:tcPr>
          <w:p w14:paraId="32BF8990" w14:textId="4C4A08EE" w:rsidR="002C6C22" w:rsidRPr="00CC7C14" w:rsidRDefault="002C6C22" w:rsidP="002C6C22">
            <w:pPr>
              <w:pStyle w:val="Compact"/>
              <w:jc w:val="right"/>
            </w:pPr>
            <w:r w:rsidRPr="00AE2009">
              <w:t>0.51</w:t>
            </w:r>
          </w:p>
        </w:tc>
      </w:tr>
      <w:tr w:rsidR="002C6C22" w:rsidRPr="00CC7C14" w14:paraId="5397FF24" w14:textId="77777777" w:rsidTr="002C6C22">
        <w:trPr>
          <w:jc w:val="center"/>
        </w:trPr>
        <w:tc>
          <w:tcPr>
            <w:tcW w:w="0" w:type="auto"/>
          </w:tcPr>
          <w:p w14:paraId="065F9FA9" w14:textId="77777777" w:rsidR="002C6C22" w:rsidRPr="00CC7C14" w:rsidRDefault="002C6C22" w:rsidP="002C6C22">
            <w:pPr>
              <w:pStyle w:val="Compact"/>
            </w:pPr>
            <w:r w:rsidRPr="00CC7C14">
              <w:t>7.2</w:t>
            </w:r>
          </w:p>
        </w:tc>
        <w:tc>
          <w:tcPr>
            <w:tcW w:w="0" w:type="auto"/>
          </w:tcPr>
          <w:p w14:paraId="1D7CC514" w14:textId="385AF4FC" w:rsidR="002C6C22" w:rsidRPr="00CC7C14" w:rsidRDefault="002C6C22" w:rsidP="002C6C22">
            <w:pPr>
              <w:pStyle w:val="Compact"/>
            </w:pPr>
            <w:r w:rsidRPr="00AE2009">
              <w:t>0.52</w:t>
            </w:r>
          </w:p>
        </w:tc>
        <w:tc>
          <w:tcPr>
            <w:tcW w:w="0" w:type="auto"/>
          </w:tcPr>
          <w:p w14:paraId="56A149F6" w14:textId="727F7771" w:rsidR="002C6C22" w:rsidRPr="00CC7C14" w:rsidRDefault="002C6C22" w:rsidP="002C6C22">
            <w:pPr>
              <w:pStyle w:val="Compact"/>
            </w:pPr>
            <w:r w:rsidRPr="00AE2009">
              <w:t>1.57</w:t>
            </w:r>
          </w:p>
        </w:tc>
        <w:tc>
          <w:tcPr>
            <w:tcW w:w="0" w:type="auto"/>
          </w:tcPr>
          <w:p w14:paraId="049F36F7" w14:textId="308DCF4B" w:rsidR="002C6C22" w:rsidRPr="00CC7C14" w:rsidRDefault="002C6C22" w:rsidP="002C6C22">
            <w:pPr>
              <w:pStyle w:val="Compact"/>
              <w:jc w:val="right"/>
            </w:pPr>
            <w:r w:rsidRPr="00AE2009">
              <w:t>-1.04</w:t>
            </w:r>
          </w:p>
        </w:tc>
        <w:tc>
          <w:tcPr>
            <w:tcW w:w="0" w:type="auto"/>
          </w:tcPr>
          <w:p w14:paraId="6B0C57FA" w14:textId="139A1315" w:rsidR="002C6C22" w:rsidRPr="00CC7C14" w:rsidRDefault="002C6C22" w:rsidP="002C6C22">
            <w:pPr>
              <w:pStyle w:val="Compact"/>
              <w:jc w:val="right"/>
            </w:pPr>
            <w:r w:rsidRPr="00AE2009">
              <w:t>1.1</w:t>
            </w:r>
            <w:r>
              <w:t>0</w:t>
            </w:r>
          </w:p>
        </w:tc>
      </w:tr>
      <w:tr w:rsidR="002C6C22" w:rsidRPr="00CC7C14" w14:paraId="2968C6D1" w14:textId="77777777" w:rsidTr="002C6C22">
        <w:trPr>
          <w:jc w:val="center"/>
        </w:trPr>
        <w:tc>
          <w:tcPr>
            <w:tcW w:w="0" w:type="auto"/>
          </w:tcPr>
          <w:p w14:paraId="0923E285" w14:textId="77777777" w:rsidR="002C6C22" w:rsidRPr="00CC7C14" w:rsidRDefault="002C6C22" w:rsidP="002C6C22">
            <w:pPr>
              <w:pStyle w:val="Compact"/>
            </w:pPr>
            <w:r w:rsidRPr="00CC7C14">
              <w:t>8.1</w:t>
            </w:r>
          </w:p>
        </w:tc>
        <w:tc>
          <w:tcPr>
            <w:tcW w:w="0" w:type="auto"/>
          </w:tcPr>
          <w:p w14:paraId="40B5C502" w14:textId="321BD50E" w:rsidR="002C6C22" w:rsidRPr="00CC7C14" w:rsidRDefault="002C6C22" w:rsidP="002C6C22">
            <w:pPr>
              <w:pStyle w:val="Compact"/>
            </w:pPr>
            <w:r w:rsidRPr="00AE2009">
              <w:t>0.59</w:t>
            </w:r>
          </w:p>
        </w:tc>
        <w:tc>
          <w:tcPr>
            <w:tcW w:w="0" w:type="auto"/>
          </w:tcPr>
          <w:p w14:paraId="1853BC83" w14:textId="735B42A9" w:rsidR="002C6C22" w:rsidRPr="00CC7C14" w:rsidRDefault="002C6C22" w:rsidP="002C6C22">
            <w:pPr>
              <w:pStyle w:val="Compact"/>
            </w:pPr>
            <w:r w:rsidRPr="00AE2009">
              <w:t>0.03</w:t>
            </w:r>
          </w:p>
        </w:tc>
        <w:tc>
          <w:tcPr>
            <w:tcW w:w="0" w:type="auto"/>
          </w:tcPr>
          <w:p w14:paraId="5F73BECF" w14:textId="55AF1BC3" w:rsidR="002C6C22" w:rsidRPr="00CC7C14" w:rsidRDefault="002C6C22" w:rsidP="002C6C22">
            <w:pPr>
              <w:pStyle w:val="Compact"/>
              <w:jc w:val="right"/>
            </w:pPr>
            <w:r w:rsidRPr="00AE2009">
              <w:t>0.55</w:t>
            </w:r>
          </w:p>
        </w:tc>
        <w:tc>
          <w:tcPr>
            <w:tcW w:w="0" w:type="auto"/>
          </w:tcPr>
          <w:p w14:paraId="766C0781" w14:textId="6DFED9EB" w:rsidR="002C6C22" w:rsidRPr="00CC7C14" w:rsidRDefault="002C6C22" w:rsidP="002C6C22">
            <w:pPr>
              <w:pStyle w:val="Compact"/>
              <w:jc w:val="right"/>
            </w:pPr>
            <w:r w:rsidRPr="00AE2009">
              <w:t>-0.83</w:t>
            </w:r>
          </w:p>
        </w:tc>
      </w:tr>
    </w:tbl>
    <w:p w14:paraId="56169131" w14:textId="77777777" w:rsidR="002C6C22" w:rsidRDefault="002C6C22">
      <w:pPr>
        <w:spacing w:after="160" w:line="259" w:lineRule="auto"/>
        <w:jc w:val="left"/>
      </w:pPr>
    </w:p>
    <w:p w14:paraId="634EEB2D" w14:textId="77777777" w:rsidR="002C6C22" w:rsidRDefault="002C6C22">
      <w:pPr>
        <w:spacing w:after="160" w:line="259" w:lineRule="auto"/>
        <w:jc w:val="left"/>
      </w:pPr>
    </w:p>
    <w:p w14:paraId="0F3F6C2E" w14:textId="2E93A3B4" w:rsidR="002C6C22" w:rsidRDefault="002C6C22" w:rsidP="00D61E5E">
      <w:pPr>
        <w:pStyle w:val="Caption"/>
        <w:keepNext/>
      </w:pPr>
      <w:r>
        <w:t xml:space="preserve">Table </w:t>
      </w:r>
      <w:r w:rsidR="000E4344">
        <w:rPr>
          <w:noProof/>
        </w:rPr>
        <w:fldChar w:fldCharType="begin"/>
      </w:r>
      <w:r w:rsidR="000E4344">
        <w:rPr>
          <w:noProof/>
        </w:rPr>
        <w:instrText xml:space="preserve"> SEQ Table \* ARABIC </w:instrText>
      </w:r>
      <w:r w:rsidR="000E4344">
        <w:rPr>
          <w:noProof/>
        </w:rPr>
        <w:fldChar w:fldCharType="separate"/>
      </w:r>
      <w:r>
        <w:rPr>
          <w:noProof/>
        </w:rPr>
        <w:t>19</w:t>
      </w:r>
      <w:r w:rsidR="000E4344">
        <w:rPr>
          <w:noProof/>
        </w:rPr>
        <w:fldChar w:fldCharType="end"/>
      </w:r>
      <w:r>
        <w:t xml:space="preserve">: </w:t>
      </w:r>
      <w:r w:rsidRPr="00CB69BA">
        <w:t>Detailed MICA Services I</w:t>
      </w:r>
      <w:r>
        <w:t>tems Balance Statistics, matched</w:t>
      </w:r>
      <w:r w:rsidRPr="00CB69BA">
        <w:t xml:space="preserve"> configuration</w:t>
      </w:r>
    </w:p>
    <w:tbl>
      <w:tblPr>
        <w:tblW w:w="0" w:type="auto"/>
        <w:jc w:val="center"/>
        <w:tblLook w:val="07E0" w:firstRow="1" w:lastRow="1" w:firstColumn="1" w:lastColumn="1" w:noHBand="1" w:noVBand="1"/>
      </w:tblPr>
      <w:tblGrid>
        <w:gridCol w:w="975"/>
        <w:gridCol w:w="1709"/>
        <w:gridCol w:w="1861"/>
        <w:gridCol w:w="1149"/>
        <w:gridCol w:w="2893"/>
      </w:tblGrid>
      <w:tr w:rsidR="002C6C22" w:rsidRPr="00CC7C14" w14:paraId="20E90725" w14:textId="77777777" w:rsidTr="002C6C22">
        <w:trPr>
          <w:tblHeader/>
          <w:jc w:val="center"/>
        </w:trPr>
        <w:tc>
          <w:tcPr>
            <w:tcW w:w="0" w:type="auto"/>
            <w:tcBorders>
              <w:bottom w:val="single" w:sz="0" w:space="0" w:color="auto"/>
            </w:tcBorders>
            <w:vAlign w:val="bottom"/>
          </w:tcPr>
          <w:p w14:paraId="65A10486" w14:textId="77777777" w:rsidR="002C6C22" w:rsidRPr="00CC7C14" w:rsidRDefault="002C6C22" w:rsidP="002C6C22">
            <w:pPr>
              <w:pStyle w:val="Compact"/>
            </w:pPr>
            <w:r w:rsidRPr="00CC7C14">
              <w:t>Measure</w:t>
            </w:r>
          </w:p>
        </w:tc>
        <w:tc>
          <w:tcPr>
            <w:tcW w:w="0" w:type="auto"/>
            <w:tcBorders>
              <w:bottom w:val="single" w:sz="0" w:space="0" w:color="auto"/>
            </w:tcBorders>
            <w:vAlign w:val="bottom"/>
          </w:tcPr>
          <w:p w14:paraId="6D376716" w14:textId="77777777" w:rsidR="002C6C22" w:rsidRPr="00CC7C14" w:rsidRDefault="002C6C22" w:rsidP="002C6C22">
            <w:pPr>
              <w:pStyle w:val="Compact"/>
            </w:pPr>
            <w:r w:rsidRPr="00CC7C14">
              <w:t>Treatment Mean</w:t>
            </w:r>
          </w:p>
        </w:tc>
        <w:tc>
          <w:tcPr>
            <w:tcW w:w="0" w:type="auto"/>
            <w:tcBorders>
              <w:bottom w:val="single" w:sz="0" w:space="0" w:color="auto"/>
            </w:tcBorders>
            <w:vAlign w:val="bottom"/>
          </w:tcPr>
          <w:p w14:paraId="017AB21B" w14:textId="77777777" w:rsidR="002C6C22" w:rsidRPr="00CC7C14" w:rsidRDefault="002C6C22" w:rsidP="002C6C22">
            <w:pPr>
              <w:pStyle w:val="Compact"/>
            </w:pPr>
            <w:r w:rsidRPr="00CC7C14">
              <w:t>Comparison Mean</w:t>
            </w:r>
          </w:p>
        </w:tc>
        <w:tc>
          <w:tcPr>
            <w:tcW w:w="0" w:type="auto"/>
            <w:tcBorders>
              <w:bottom w:val="single" w:sz="0" w:space="0" w:color="auto"/>
            </w:tcBorders>
            <w:vAlign w:val="bottom"/>
          </w:tcPr>
          <w:p w14:paraId="5B0F53B4" w14:textId="77777777" w:rsidR="002C6C22" w:rsidRPr="00CC7C14" w:rsidRDefault="002C6C22" w:rsidP="002C6C22">
            <w:pPr>
              <w:pStyle w:val="Compact"/>
              <w:jc w:val="right"/>
            </w:pPr>
            <w:r>
              <w:t>Difference</w:t>
            </w:r>
          </w:p>
        </w:tc>
        <w:tc>
          <w:tcPr>
            <w:tcW w:w="0" w:type="auto"/>
            <w:tcBorders>
              <w:bottom w:val="single" w:sz="0" w:space="0" w:color="auto"/>
            </w:tcBorders>
            <w:vAlign w:val="bottom"/>
          </w:tcPr>
          <w:p w14:paraId="760B0C6F" w14:textId="77777777" w:rsidR="002C6C22" w:rsidRPr="00CC7C14" w:rsidRDefault="002C6C22" w:rsidP="002C6C22">
            <w:pPr>
              <w:pStyle w:val="Compact"/>
              <w:jc w:val="right"/>
            </w:pPr>
            <w:r>
              <w:t>Standardized Mean Difference</w:t>
            </w:r>
          </w:p>
        </w:tc>
      </w:tr>
      <w:tr w:rsidR="002C6C22" w:rsidRPr="00CC7C14" w14:paraId="5CA36B14" w14:textId="77777777" w:rsidTr="002C6C22">
        <w:trPr>
          <w:jc w:val="center"/>
        </w:trPr>
        <w:tc>
          <w:tcPr>
            <w:tcW w:w="0" w:type="auto"/>
          </w:tcPr>
          <w:p w14:paraId="26C3E3FE" w14:textId="77777777" w:rsidR="002C6C22" w:rsidRPr="00CC7C14" w:rsidRDefault="002C6C22" w:rsidP="002C6C22">
            <w:pPr>
              <w:pStyle w:val="Compact"/>
            </w:pPr>
            <w:r w:rsidRPr="00CC7C14">
              <w:t>1.1</w:t>
            </w:r>
          </w:p>
        </w:tc>
        <w:tc>
          <w:tcPr>
            <w:tcW w:w="0" w:type="auto"/>
          </w:tcPr>
          <w:p w14:paraId="440E610A" w14:textId="45092E88" w:rsidR="002C6C22" w:rsidRPr="00CC7C14" w:rsidRDefault="002C6C22" w:rsidP="002C6C22">
            <w:pPr>
              <w:pStyle w:val="Compact"/>
            </w:pPr>
            <w:r w:rsidRPr="002A1F4C">
              <w:t>1.23</w:t>
            </w:r>
          </w:p>
        </w:tc>
        <w:tc>
          <w:tcPr>
            <w:tcW w:w="0" w:type="auto"/>
          </w:tcPr>
          <w:p w14:paraId="76AD8755" w14:textId="31E7D1A1" w:rsidR="002C6C22" w:rsidRPr="00CC7C14" w:rsidRDefault="002C6C22" w:rsidP="002C6C22">
            <w:pPr>
              <w:pStyle w:val="Compact"/>
            </w:pPr>
            <w:r w:rsidRPr="002A1F4C">
              <w:t>0.8</w:t>
            </w:r>
          </w:p>
        </w:tc>
        <w:tc>
          <w:tcPr>
            <w:tcW w:w="0" w:type="auto"/>
          </w:tcPr>
          <w:p w14:paraId="7A2DCBC0" w14:textId="36452696" w:rsidR="002C6C22" w:rsidRPr="00CC7C14" w:rsidRDefault="002C6C22" w:rsidP="002C6C22">
            <w:pPr>
              <w:pStyle w:val="Compact"/>
              <w:jc w:val="right"/>
            </w:pPr>
            <w:r w:rsidRPr="002A1F4C">
              <w:t>0.43</w:t>
            </w:r>
          </w:p>
        </w:tc>
        <w:tc>
          <w:tcPr>
            <w:tcW w:w="0" w:type="auto"/>
          </w:tcPr>
          <w:p w14:paraId="49EE78F7" w14:textId="395561D4" w:rsidR="002C6C22" w:rsidRPr="00CC7C14" w:rsidRDefault="002C6C22" w:rsidP="002C6C22">
            <w:pPr>
              <w:pStyle w:val="Compact"/>
              <w:jc w:val="right"/>
            </w:pPr>
            <w:r w:rsidRPr="002A1F4C">
              <w:t>-0.45</w:t>
            </w:r>
          </w:p>
        </w:tc>
      </w:tr>
      <w:tr w:rsidR="002C6C22" w:rsidRPr="00CC7C14" w14:paraId="24D10DE2" w14:textId="77777777" w:rsidTr="002C6C22">
        <w:trPr>
          <w:jc w:val="center"/>
        </w:trPr>
        <w:tc>
          <w:tcPr>
            <w:tcW w:w="0" w:type="auto"/>
          </w:tcPr>
          <w:p w14:paraId="044FC5D2" w14:textId="77777777" w:rsidR="002C6C22" w:rsidRPr="00CC7C14" w:rsidRDefault="002C6C22" w:rsidP="002C6C22">
            <w:pPr>
              <w:pStyle w:val="Compact"/>
            </w:pPr>
            <w:r w:rsidRPr="00CC7C14">
              <w:t>1.2</w:t>
            </w:r>
          </w:p>
        </w:tc>
        <w:tc>
          <w:tcPr>
            <w:tcW w:w="0" w:type="auto"/>
          </w:tcPr>
          <w:p w14:paraId="0364BDD1" w14:textId="020D99CF" w:rsidR="002C6C22" w:rsidRPr="00CC7C14" w:rsidRDefault="002C6C22" w:rsidP="002C6C22">
            <w:pPr>
              <w:pStyle w:val="Compact"/>
            </w:pPr>
            <w:r w:rsidRPr="002A1F4C">
              <w:t>0.83</w:t>
            </w:r>
          </w:p>
        </w:tc>
        <w:tc>
          <w:tcPr>
            <w:tcW w:w="0" w:type="auto"/>
          </w:tcPr>
          <w:p w14:paraId="4AD2BB10" w14:textId="442BC0D5" w:rsidR="002C6C22" w:rsidRPr="00CC7C14" w:rsidRDefault="002C6C22" w:rsidP="002C6C22">
            <w:pPr>
              <w:pStyle w:val="Compact"/>
            </w:pPr>
            <w:r w:rsidRPr="002A1F4C">
              <w:t>1.7</w:t>
            </w:r>
          </w:p>
        </w:tc>
        <w:tc>
          <w:tcPr>
            <w:tcW w:w="0" w:type="auto"/>
          </w:tcPr>
          <w:p w14:paraId="115F413D" w14:textId="348AD1AE" w:rsidR="002C6C22" w:rsidRPr="00CC7C14" w:rsidRDefault="002C6C22" w:rsidP="002C6C22">
            <w:pPr>
              <w:pStyle w:val="Compact"/>
              <w:jc w:val="right"/>
            </w:pPr>
            <w:r w:rsidRPr="002A1F4C">
              <w:t>-0.87</w:t>
            </w:r>
          </w:p>
        </w:tc>
        <w:tc>
          <w:tcPr>
            <w:tcW w:w="0" w:type="auto"/>
          </w:tcPr>
          <w:p w14:paraId="0E566E45" w14:textId="67704726" w:rsidR="002C6C22" w:rsidRPr="00CC7C14" w:rsidRDefault="002C6C22" w:rsidP="002C6C22">
            <w:pPr>
              <w:pStyle w:val="Compact"/>
              <w:jc w:val="right"/>
            </w:pPr>
            <w:r w:rsidRPr="002A1F4C">
              <w:t>1.24</w:t>
            </w:r>
          </w:p>
        </w:tc>
      </w:tr>
      <w:tr w:rsidR="002C6C22" w:rsidRPr="00CC7C14" w14:paraId="73C29DBE" w14:textId="77777777" w:rsidTr="002C6C22">
        <w:trPr>
          <w:jc w:val="center"/>
        </w:trPr>
        <w:tc>
          <w:tcPr>
            <w:tcW w:w="0" w:type="auto"/>
          </w:tcPr>
          <w:p w14:paraId="030E4F27" w14:textId="77777777" w:rsidR="002C6C22" w:rsidRPr="00CC7C14" w:rsidRDefault="002C6C22" w:rsidP="002C6C22">
            <w:pPr>
              <w:pStyle w:val="Compact"/>
            </w:pPr>
            <w:r w:rsidRPr="00CC7C14">
              <w:t>1.3</w:t>
            </w:r>
          </w:p>
        </w:tc>
        <w:tc>
          <w:tcPr>
            <w:tcW w:w="0" w:type="auto"/>
          </w:tcPr>
          <w:p w14:paraId="56FF398C" w14:textId="48E28969" w:rsidR="002C6C22" w:rsidRPr="00CC7C14" w:rsidRDefault="002C6C22" w:rsidP="002C6C22">
            <w:pPr>
              <w:pStyle w:val="Compact"/>
            </w:pPr>
            <w:r w:rsidRPr="002A1F4C">
              <w:t>0.93</w:t>
            </w:r>
          </w:p>
        </w:tc>
        <w:tc>
          <w:tcPr>
            <w:tcW w:w="0" w:type="auto"/>
          </w:tcPr>
          <w:p w14:paraId="184F9A6A" w14:textId="6416D74F" w:rsidR="002C6C22" w:rsidRPr="00CC7C14" w:rsidRDefault="002C6C22" w:rsidP="002C6C22">
            <w:pPr>
              <w:pStyle w:val="Compact"/>
            </w:pPr>
            <w:r w:rsidRPr="002A1F4C">
              <w:t>0.8</w:t>
            </w:r>
          </w:p>
        </w:tc>
        <w:tc>
          <w:tcPr>
            <w:tcW w:w="0" w:type="auto"/>
          </w:tcPr>
          <w:p w14:paraId="40E383DD" w14:textId="7D586B75" w:rsidR="002C6C22" w:rsidRPr="00CC7C14" w:rsidRDefault="002C6C22" w:rsidP="002C6C22">
            <w:pPr>
              <w:pStyle w:val="Compact"/>
              <w:jc w:val="right"/>
            </w:pPr>
            <w:r w:rsidRPr="002A1F4C">
              <w:t>0.13</w:t>
            </w:r>
          </w:p>
        </w:tc>
        <w:tc>
          <w:tcPr>
            <w:tcW w:w="0" w:type="auto"/>
          </w:tcPr>
          <w:p w14:paraId="73468754" w14:textId="05D165F3" w:rsidR="002C6C22" w:rsidRPr="00CC7C14" w:rsidRDefault="002C6C22" w:rsidP="002C6C22">
            <w:pPr>
              <w:pStyle w:val="Compact"/>
              <w:jc w:val="right"/>
            </w:pPr>
            <w:r w:rsidRPr="002A1F4C">
              <w:t>-0.29</w:t>
            </w:r>
          </w:p>
        </w:tc>
      </w:tr>
      <w:tr w:rsidR="002C6C22" w:rsidRPr="00CC7C14" w14:paraId="5DF3E835" w14:textId="77777777" w:rsidTr="002C6C22">
        <w:trPr>
          <w:jc w:val="center"/>
        </w:trPr>
        <w:tc>
          <w:tcPr>
            <w:tcW w:w="0" w:type="auto"/>
          </w:tcPr>
          <w:p w14:paraId="0C2A8886" w14:textId="77777777" w:rsidR="002C6C22" w:rsidRPr="00CC7C14" w:rsidRDefault="002C6C22" w:rsidP="002C6C22">
            <w:pPr>
              <w:pStyle w:val="Compact"/>
            </w:pPr>
            <w:r w:rsidRPr="00CC7C14">
              <w:t>2.1</w:t>
            </w:r>
          </w:p>
        </w:tc>
        <w:tc>
          <w:tcPr>
            <w:tcW w:w="0" w:type="auto"/>
          </w:tcPr>
          <w:p w14:paraId="56C431F4" w14:textId="47B65167" w:rsidR="002C6C22" w:rsidRPr="00CC7C14" w:rsidRDefault="002C6C22" w:rsidP="002C6C22">
            <w:pPr>
              <w:pStyle w:val="Compact"/>
            </w:pPr>
            <w:r w:rsidRPr="002A1F4C">
              <w:t>0.13</w:t>
            </w:r>
          </w:p>
        </w:tc>
        <w:tc>
          <w:tcPr>
            <w:tcW w:w="0" w:type="auto"/>
          </w:tcPr>
          <w:p w14:paraId="3FBD3D1A" w14:textId="7BC74EEF" w:rsidR="002C6C22" w:rsidRPr="00CC7C14" w:rsidRDefault="002C6C22" w:rsidP="002C6C22">
            <w:pPr>
              <w:pStyle w:val="Compact"/>
            </w:pPr>
            <w:r w:rsidRPr="002A1F4C">
              <w:t>0.1</w:t>
            </w:r>
          </w:p>
        </w:tc>
        <w:tc>
          <w:tcPr>
            <w:tcW w:w="0" w:type="auto"/>
          </w:tcPr>
          <w:p w14:paraId="59DDD1A8" w14:textId="3EE54041" w:rsidR="002C6C22" w:rsidRPr="00CC7C14" w:rsidRDefault="002C6C22" w:rsidP="002C6C22">
            <w:pPr>
              <w:pStyle w:val="Compact"/>
              <w:jc w:val="right"/>
            </w:pPr>
            <w:r w:rsidRPr="002A1F4C">
              <w:t>0.03</w:t>
            </w:r>
          </w:p>
        </w:tc>
        <w:tc>
          <w:tcPr>
            <w:tcW w:w="0" w:type="auto"/>
          </w:tcPr>
          <w:p w14:paraId="2DC0F140" w14:textId="1A566580" w:rsidR="002C6C22" w:rsidRPr="00CC7C14" w:rsidRDefault="002C6C22" w:rsidP="002C6C22">
            <w:pPr>
              <w:pStyle w:val="Compact"/>
              <w:jc w:val="right"/>
            </w:pPr>
            <w:r w:rsidRPr="002A1F4C">
              <w:t>-0.1</w:t>
            </w:r>
            <w:r>
              <w:t>0</w:t>
            </w:r>
          </w:p>
        </w:tc>
      </w:tr>
      <w:tr w:rsidR="002C6C22" w:rsidRPr="00CC7C14" w14:paraId="7AF4157B" w14:textId="77777777" w:rsidTr="002C6C22">
        <w:trPr>
          <w:jc w:val="center"/>
        </w:trPr>
        <w:tc>
          <w:tcPr>
            <w:tcW w:w="0" w:type="auto"/>
          </w:tcPr>
          <w:p w14:paraId="71202FCA" w14:textId="77777777" w:rsidR="002C6C22" w:rsidRPr="00CC7C14" w:rsidRDefault="002C6C22" w:rsidP="002C6C22">
            <w:pPr>
              <w:pStyle w:val="Compact"/>
            </w:pPr>
            <w:r w:rsidRPr="00CC7C14">
              <w:t>2.2</w:t>
            </w:r>
          </w:p>
        </w:tc>
        <w:tc>
          <w:tcPr>
            <w:tcW w:w="0" w:type="auto"/>
          </w:tcPr>
          <w:p w14:paraId="7AD63FDB" w14:textId="473786A7" w:rsidR="002C6C22" w:rsidRPr="00CC7C14" w:rsidRDefault="002C6C22" w:rsidP="002C6C22">
            <w:pPr>
              <w:pStyle w:val="Compact"/>
            </w:pPr>
            <w:r w:rsidRPr="002A1F4C">
              <w:t>0.43</w:t>
            </w:r>
          </w:p>
        </w:tc>
        <w:tc>
          <w:tcPr>
            <w:tcW w:w="0" w:type="auto"/>
          </w:tcPr>
          <w:p w14:paraId="085CAEEC" w14:textId="7BB9CB19" w:rsidR="002C6C22" w:rsidRPr="00CC7C14" w:rsidRDefault="002C6C22" w:rsidP="002C6C22">
            <w:pPr>
              <w:pStyle w:val="Compact"/>
            </w:pPr>
            <w:r w:rsidRPr="002A1F4C">
              <w:t>0.33</w:t>
            </w:r>
          </w:p>
        </w:tc>
        <w:tc>
          <w:tcPr>
            <w:tcW w:w="0" w:type="auto"/>
          </w:tcPr>
          <w:p w14:paraId="66AF38AC" w14:textId="328E3986" w:rsidR="002C6C22" w:rsidRPr="00CC7C14" w:rsidRDefault="002C6C22" w:rsidP="002C6C22">
            <w:pPr>
              <w:pStyle w:val="Compact"/>
              <w:jc w:val="right"/>
            </w:pPr>
            <w:r w:rsidRPr="002A1F4C">
              <w:t>0.1</w:t>
            </w:r>
          </w:p>
        </w:tc>
        <w:tc>
          <w:tcPr>
            <w:tcW w:w="0" w:type="auto"/>
          </w:tcPr>
          <w:p w14:paraId="6B1E0D60" w14:textId="11BADC09" w:rsidR="002C6C22" w:rsidRPr="00CC7C14" w:rsidRDefault="002C6C22" w:rsidP="002C6C22">
            <w:pPr>
              <w:pStyle w:val="Compact"/>
              <w:jc w:val="right"/>
            </w:pPr>
            <w:r w:rsidRPr="002A1F4C">
              <w:t>-0.2</w:t>
            </w:r>
          </w:p>
        </w:tc>
      </w:tr>
      <w:tr w:rsidR="002C6C22" w:rsidRPr="00CC7C14" w14:paraId="29FD0109" w14:textId="77777777" w:rsidTr="002C6C22">
        <w:trPr>
          <w:jc w:val="center"/>
        </w:trPr>
        <w:tc>
          <w:tcPr>
            <w:tcW w:w="0" w:type="auto"/>
          </w:tcPr>
          <w:p w14:paraId="00E90866" w14:textId="77777777" w:rsidR="002C6C22" w:rsidRPr="00CC7C14" w:rsidRDefault="002C6C22" w:rsidP="002C6C22">
            <w:pPr>
              <w:pStyle w:val="Compact"/>
            </w:pPr>
            <w:r w:rsidRPr="00CC7C14">
              <w:t>3.1</w:t>
            </w:r>
          </w:p>
        </w:tc>
        <w:tc>
          <w:tcPr>
            <w:tcW w:w="0" w:type="auto"/>
          </w:tcPr>
          <w:p w14:paraId="06F3D626" w14:textId="0A341D4B" w:rsidR="002C6C22" w:rsidRPr="00CC7C14" w:rsidRDefault="002C6C22" w:rsidP="002C6C22">
            <w:pPr>
              <w:pStyle w:val="Compact"/>
            </w:pPr>
            <w:r w:rsidRPr="002A1F4C">
              <w:t>1.03</w:t>
            </w:r>
          </w:p>
        </w:tc>
        <w:tc>
          <w:tcPr>
            <w:tcW w:w="0" w:type="auto"/>
          </w:tcPr>
          <w:p w14:paraId="536B1FE9" w14:textId="2107D1C9" w:rsidR="002C6C22" w:rsidRPr="00CC7C14" w:rsidRDefault="002C6C22" w:rsidP="002C6C22">
            <w:pPr>
              <w:pStyle w:val="Compact"/>
            </w:pPr>
            <w:r w:rsidRPr="002A1F4C">
              <w:t>1.27</w:t>
            </w:r>
          </w:p>
        </w:tc>
        <w:tc>
          <w:tcPr>
            <w:tcW w:w="0" w:type="auto"/>
          </w:tcPr>
          <w:p w14:paraId="4FB40426" w14:textId="79E54A50" w:rsidR="002C6C22" w:rsidRPr="00CC7C14" w:rsidRDefault="002C6C22" w:rsidP="002C6C22">
            <w:pPr>
              <w:pStyle w:val="Compact"/>
              <w:jc w:val="right"/>
            </w:pPr>
            <w:r w:rsidRPr="002A1F4C">
              <w:t>-0.23</w:t>
            </w:r>
          </w:p>
        </w:tc>
        <w:tc>
          <w:tcPr>
            <w:tcW w:w="0" w:type="auto"/>
          </w:tcPr>
          <w:p w14:paraId="48100783" w14:textId="593CFE13" w:rsidR="002C6C22" w:rsidRPr="00CC7C14" w:rsidRDefault="002C6C22" w:rsidP="002C6C22">
            <w:pPr>
              <w:pStyle w:val="Compact"/>
              <w:jc w:val="right"/>
            </w:pPr>
            <w:r w:rsidRPr="002A1F4C">
              <w:t>0.38</w:t>
            </w:r>
          </w:p>
        </w:tc>
      </w:tr>
      <w:tr w:rsidR="002C6C22" w:rsidRPr="00CC7C14" w14:paraId="3C11FDDE" w14:textId="77777777" w:rsidTr="002C6C22">
        <w:trPr>
          <w:jc w:val="center"/>
        </w:trPr>
        <w:tc>
          <w:tcPr>
            <w:tcW w:w="0" w:type="auto"/>
          </w:tcPr>
          <w:p w14:paraId="6A1D84F1" w14:textId="77777777" w:rsidR="002C6C22" w:rsidRPr="00CC7C14" w:rsidRDefault="002C6C22" w:rsidP="002C6C22">
            <w:pPr>
              <w:pStyle w:val="Compact"/>
            </w:pPr>
            <w:r w:rsidRPr="00CC7C14">
              <w:t>3.2</w:t>
            </w:r>
          </w:p>
        </w:tc>
        <w:tc>
          <w:tcPr>
            <w:tcW w:w="0" w:type="auto"/>
          </w:tcPr>
          <w:p w14:paraId="0982071E" w14:textId="619DC112" w:rsidR="002C6C22" w:rsidRPr="00CC7C14" w:rsidRDefault="002C6C22" w:rsidP="002C6C22">
            <w:pPr>
              <w:pStyle w:val="Compact"/>
            </w:pPr>
            <w:r w:rsidRPr="002A1F4C">
              <w:t>1.53</w:t>
            </w:r>
          </w:p>
        </w:tc>
        <w:tc>
          <w:tcPr>
            <w:tcW w:w="0" w:type="auto"/>
          </w:tcPr>
          <w:p w14:paraId="5C57BD26" w14:textId="5A38FC07" w:rsidR="002C6C22" w:rsidRPr="00CC7C14" w:rsidRDefault="002C6C22" w:rsidP="002C6C22">
            <w:pPr>
              <w:pStyle w:val="Compact"/>
            </w:pPr>
            <w:r w:rsidRPr="002A1F4C">
              <w:t>1.77</w:t>
            </w:r>
          </w:p>
        </w:tc>
        <w:tc>
          <w:tcPr>
            <w:tcW w:w="0" w:type="auto"/>
          </w:tcPr>
          <w:p w14:paraId="2D003DF0" w14:textId="707CB893" w:rsidR="002C6C22" w:rsidRPr="00CC7C14" w:rsidRDefault="002C6C22" w:rsidP="002C6C22">
            <w:pPr>
              <w:pStyle w:val="Compact"/>
              <w:jc w:val="right"/>
            </w:pPr>
            <w:r w:rsidRPr="002A1F4C">
              <w:t>-0.23</w:t>
            </w:r>
          </w:p>
        </w:tc>
        <w:tc>
          <w:tcPr>
            <w:tcW w:w="0" w:type="auto"/>
          </w:tcPr>
          <w:p w14:paraId="7D54DF93" w14:textId="56F9D713" w:rsidR="002C6C22" w:rsidRPr="00CC7C14" w:rsidRDefault="002C6C22" w:rsidP="002C6C22">
            <w:pPr>
              <w:pStyle w:val="Compact"/>
              <w:jc w:val="right"/>
            </w:pPr>
            <w:r w:rsidRPr="002A1F4C">
              <w:t>0.22</w:t>
            </w:r>
          </w:p>
        </w:tc>
      </w:tr>
      <w:tr w:rsidR="002C6C22" w:rsidRPr="00CC7C14" w14:paraId="4559AA08" w14:textId="77777777" w:rsidTr="002C6C22">
        <w:trPr>
          <w:jc w:val="center"/>
        </w:trPr>
        <w:tc>
          <w:tcPr>
            <w:tcW w:w="0" w:type="auto"/>
          </w:tcPr>
          <w:p w14:paraId="1945040B" w14:textId="77777777" w:rsidR="002C6C22" w:rsidRPr="00CC7C14" w:rsidRDefault="002C6C22" w:rsidP="002C6C22">
            <w:pPr>
              <w:pStyle w:val="Compact"/>
            </w:pPr>
            <w:r w:rsidRPr="00CC7C14">
              <w:t>3.3</w:t>
            </w:r>
          </w:p>
        </w:tc>
        <w:tc>
          <w:tcPr>
            <w:tcW w:w="0" w:type="auto"/>
          </w:tcPr>
          <w:p w14:paraId="07B8DE09" w14:textId="6A368ED1" w:rsidR="002C6C22" w:rsidRPr="00CC7C14" w:rsidRDefault="002C6C22" w:rsidP="002C6C22">
            <w:pPr>
              <w:pStyle w:val="Compact"/>
            </w:pPr>
            <w:r w:rsidRPr="002A1F4C">
              <w:t>1.07</w:t>
            </w:r>
          </w:p>
        </w:tc>
        <w:tc>
          <w:tcPr>
            <w:tcW w:w="0" w:type="auto"/>
          </w:tcPr>
          <w:p w14:paraId="5A2AB00C" w14:textId="2790BEE0" w:rsidR="002C6C22" w:rsidRPr="00CC7C14" w:rsidRDefault="002C6C22" w:rsidP="002C6C22">
            <w:pPr>
              <w:pStyle w:val="Compact"/>
            </w:pPr>
            <w:r w:rsidRPr="002A1F4C">
              <w:t>1.17</w:t>
            </w:r>
          </w:p>
        </w:tc>
        <w:tc>
          <w:tcPr>
            <w:tcW w:w="0" w:type="auto"/>
          </w:tcPr>
          <w:p w14:paraId="32B09FB7" w14:textId="0B077BF4" w:rsidR="002C6C22" w:rsidRPr="00CC7C14" w:rsidRDefault="002C6C22" w:rsidP="002C6C22">
            <w:pPr>
              <w:pStyle w:val="Compact"/>
              <w:jc w:val="right"/>
            </w:pPr>
            <w:r w:rsidRPr="002A1F4C">
              <w:t>-0.1</w:t>
            </w:r>
          </w:p>
        </w:tc>
        <w:tc>
          <w:tcPr>
            <w:tcW w:w="0" w:type="auto"/>
          </w:tcPr>
          <w:p w14:paraId="3CEC03C6" w14:textId="3FA6989B" w:rsidR="002C6C22" w:rsidRPr="00CC7C14" w:rsidRDefault="002C6C22" w:rsidP="002C6C22">
            <w:pPr>
              <w:pStyle w:val="Compact"/>
              <w:jc w:val="right"/>
            </w:pPr>
            <w:r w:rsidRPr="002A1F4C">
              <w:t>0.15</w:t>
            </w:r>
          </w:p>
        </w:tc>
      </w:tr>
      <w:tr w:rsidR="002C6C22" w:rsidRPr="00CC7C14" w14:paraId="4A5FEEE8" w14:textId="77777777" w:rsidTr="002C6C22">
        <w:trPr>
          <w:jc w:val="center"/>
        </w:trPr>
        <w:tc>
          <w:tcPr>
            <w:tcW w:w="0" w:type="auto"/>
          </w:tcPr>
          <w:p w14:paraId="1BDCCC5A" w14:textId="77777777" w:rsidR="002C6C22" w:rsidRPr="00CC7C14" w:rsidRDefault="002C6C22" w:rsidP="002C6C22">
            <w:pPr>
              <w:pStyle w:val="Compact"/>
            </w:pPr>
            <w:r w:rsidRPr="00CC7C14">
              <w:t>3.4</w:t>
            </w:r>
          </w:p>
        </w:tc>
        <w:tc>
          <w:tcPr>
            <w:tcW w:w="0" w:type="auto"/>
          </w:tcPr>
          <w:p w14:paraId="00984B34" w14:textId="314AE991" w:rsidR="002C6C22" w:rsidRPr="00CC7C14" w:rsidRDefault="002C6C22" w:rsidP="002C6C22">
            <w:pPr>
              <w:pStyle w:val="Compact"/>
            </w:pPr>
            <w:r w:rsidRPr="002A1F4C">
              <w:t>1.63</w:t>
            </w:r>
          </w:p>
        </w:tc>
        <w:tc>
          <w:tcPr>
            <w:tcW w:w="0" w:type="auto"/>
          </w:tcPr>
          <w:p w14:paraId="6D89A756" w14:textId="6DDAF886" w:rsidR="002C6C22" w:rsidRPr="00CC7C14" w:rsidRDefault="002C6C22" w:rsidP="002C6C22">
            <w:pPr>
              <w:pStyle w:val="Compact"/>
            </w:pPr>
            <w:r w:rsidRPr="002A1F4C">
              <w:t>1.4</w:t>
            </w:r>
          </w:p>
        </w:tc>
        <w:tc>
          <w:tcPr>
            <w:tcW w:w="0" w:type="auto"/>
          </w:tcPr>
          <w:p w14:paraId="54E576D8" w14:textId="4FFEF98E" w:rsidR="002C6C22" w:rsidRPr="00CC7C14" w:rsidRDefault="002C6C22" w:rsidP="002C6C22">
            <w:pPr>
              <w:pStyle w:val="Compact"/>
              <w:jc w:val="right"/>
            </w:pPr>
            <w:r w:rsidRPr="002A1F4C">
              <w:t>0.23</w:t>
            </w:r>
          </w:p>
        </w:tc>
        <w:tc>
          <w:tcPr>
            <w:tcW w:w="0" w:type="auto"/>
          </w:tcPr>
          <w:p w14:paraId="020D115E" w14:textId="5EA2E069" w:rsidR="002C6C22" w:rsidRPr="00CC7C14" w:rsidRDefault="002C6C22" w:rsidP="002C6C22">
            <w:pPr>
              <w:pStyle w:val="Compact"/>
              <w:jc w:val="right"/>
            </w:pPr>
            <w:r w:rsidRPr="002A1F4C">
              <w:t>-0.22</w:t>
            </w:r>
          </w:p>
        </w:tc>
      </w:tr>
      <w:tr w:rsidR="002C6C22" w:rsidRPr="00CC7C14" w14:paraId="763D143D" w14:textId="77777777" w:rsidTr="002C6C22">
        <w:trPr>
          <w:jc w:val="center"/>
        </w:trPr>
        <w:tc>
          <w:tcPr>
            <w:tcW w:w="0" w:type="auto"/>
          </w:tcPr>
          <w:p w14:paraId="5D5D171E" w14:textId="77777777" w:rsidR="002C6C22" w:rsidRPr="00CC7C14" w:rsidRDefault="002C6C22" w:rsidP="002C6C22">
            <w:pPr>
              <w:pStyle w:val="Compact"/>
            </w:pPr>
            <w:r w:rsidRPr="00CC7C14">
              <w:t>4.1</w:t>
            </w:r>
          </w:p>
        </w:tc>
        <w:tc>
          <w:tcPr>
            <w:tcW w:w="0" w:type="auto"/>
          </w:tcPr>
          <w:p w14:paraId="574CCCC3" w14:textId="62199D84" w:rsidR="002C6C22" w:rsidRPr="00CC7C14" w:rsidRDefault="002C6C22" w:rsidP="002C6C22">
            <w:pPr>
              <w:pStyle w:val="Compact"/>
            </w:pPr>
            <w:r w:rsidRPr="002A1F4C">
              <w:t>0.73</w:t>
            </w:r>
          </w:p>
        </w:tc>
        <w:tc>
          <w:tcPr>
            <w:tcW w:w="0" w:type="auto"/>
          </w:tcPr>
          <w:p w14:paraId="38584023" w14:textId="62A5C040" w:rsidR="002C6C22" w:rsidRPr="00CC7C14" w:rsidRDefault="002C6C22" w:rsidP="002C6C22">
            <w:pPr>
              <w:pStyle w:val="Compact"/>
            </w:pPr>
            <w:r w:rsidRPr="002A1F4C">
              <w:t>0.6</w:t>
            </w:r>
          </w:p>
        </w:tc>
        <w:tc>
          <w:tcPr>
            <w:tcW w:w="0" w:type="auto"/>
          </w:tcPr>
          <w:p w14:paraId="2CA15CC0" w14:textId="5A73AA6E" w:rsidR="002C6C22" w:rsidRPr="00CC7C14" w:rsidRDefault="002C6C22" w:rsidP="002C6C22">
            <w:pPr>
              <w:pStyle w:val="Compact"/>
              <w:jc w:val="right"/>
            </w:pPr>
            <w:r w:rsidRPr="002A1F4C">
              <w:t>0.13</w:t>
            </w:r>
          </w:p>
        </w:tc>
        <w:tc>
          <w:tcPr>
            <w:tcW w:w="0" w:type="auto"/>
          </w:tcPr>
          <w:p w14:paraId="45700A04" w14:textId="11B22365" w:rsidR="002C6C22" w:rsidRPr="00CC7C14" w:rsidRDefault="002C6C22" w:rsidP="002C6C22">
            <w:pPr>
              <w:pStyle w:val="Compact"/>
              <w:jc w:val="right"/>
            </w:pPr>
            <w:r w:rsidRPr="002A1F4C">
              <w:t>-0.22</w:t>
            </w:r>
          </w:p>
        </w:tc>
      </w:tr>
      <w:tr w:rsidR="002C6C22" w:rsidRPr="00CC7C14" w14:paraId="71EB8A68" w14:textId="77777777" w:rsidTr="002C6C22">
        <w:trPr>
          <w:jc w:val="center"/>
        </w:trPr>
        <w:tc>
          <w:tcPr>
            <w:tcW w:w="0" w:type="auto"/>
          </w:tcPr>
          <w:p w14:paraId="203E71BB" w14:textId="77777777" w:rsidR="002C6C22" w:rsidRPr="00CC7C14" w:rsidRDefault="002C6C22" w:rsidP="002C6C22">
            <w:pPr>
              <w:pStyle w:val="Compact"/>
            </w:pPr>
            <w:r w:rsidRPr="00CC7C14">
              <w:t>4.2</w:t>
            </w:r>
          </w:p>
        </w:tc>
        <w:tc>
          <w:tcPr>
            <w:tcW w:w="0" w:type="auto"/>
          </w:tcPr>
          <w:p w14:paraId="169DD94B" w14:textId="1B609F87" w:rsidR="002C6C22" w:rsidRPr="00CC7C14" w:rsidRDefault="002C6C22" w:rsidP="002C6C22">
            <w:pPr>
              <w:pStyle w:val="Compact"/>
            </w:pPr>
            <w:r w:rsidRPr="002A1F4C">
              <w:t>0.93</w:t>
            </w:r>
          </w:p>
        </w:tc>
        <w:tc>
          <w:tcPr>
            <w:tcW w:w="0" w:type="auto"/>
          </w:tcPr>
          <w:p w14:paraId="40A5DB3A" w14:textId="528DA03E" w:rsidR="002C6C22" w:rsidRPr="00CC7C14" w:rsidRDefault="002C6C22" w:rsidP="002C6C22">
            <w:pPr>
              <w:pStyle w:val="Compact"/>
            </w:pPr>
            <w:r w:rsidRPr="002A1F4C">
              <w:t>0.77</w:t>
            </w:r>
          </w:p>
        </w:tc>
        <w:tc>
          <w:tcPr>
            <w:tcW w:w="0" w:type="auto"/>
          </w:tcPr>
          <w:p w14:paraId="35D816C3" w14:textId="7AC8015A" w:rsidR="002C6C22" w:rsidRPr="00CC7C14" w:rsidRDefault="002C6C22" w:rsidP="002C6C22">
            <w:pPr>
              <w:pStyle w:val="Compact"/>
              <w:jc w:val="right"/>
            </w:pPr>
            <w:r w:rsidRPr="002A1F4C">
              <w:t>0.17</w:t>
            </w:r>
          </w:p>
        </w:tc>
        <w:tc>
          <w:tcPr>
            <w:tcW w:w="0" w:type="auto"/>
          </w:tcPr>
          <w:p w14:paraId="3DEE16C0" w14:textId="303E66D7" w:rsidR="002C6C22" w:rsidRPr="00CC7C14" w:rsidRDefault="002C6C22" w:rsidP="002C6C22">
            <w:pPr>
              <w:pStyle w:val="Compact"/>
              <w:jc w:val="right"/>
            </w:pPr>
            <w:r w:rsidRPr="002A1F4C">
              <w:t>-0.14</w:t>
            </w:r>
          </w:p>
        </w:tc>
      </w:tr>
      <w:tr w:rsidR="002C6C22" w:rsidRPr="00CC7C14" w14:paraId="59675D48" w14:textId="77777777" w:rsidTr="002C6C22">
        <w:trPr>
          <w:jc w:val="center"/>
        </w:trPr>
        <w:tc>
          <w:tcPr>
            <w:tcW w:w="0" w:type="auto"/>
          </w:tcPr>
          <w:p w14:paraId="74299CA2" w14:textId="77777777" w:rsidR="002C6C22" w:rsidRPr="00CC7C14" w:rsidRDefault="002C6C22" w:rsidP="002C6C22">
            <w:pPr>
              <w:pStyle w:val="Compact"/>
            </w:pPr>
            <w:r w:rsidRPr="00CC7C14">
              <w:t>4.3</w:t>
            </w:r>
          </w:p>
        </w:tc>
        <w:tc>
          <w:tcPr>
            <w:tcW w:w="0" w:type="auto"/>
          </w:tcPr>
          <w:p w14:paraId="7B6ADF92" w14:textId="3320E99A" w:rsidR="002C6C22" w:rsidRPr="00CC7C14" w:rsidRDefault="002C6C22" w:rsidP="002C6C22">
            <w:pPr>
              <w:pStyle w:val="Compact"/>
            </w:pPr>
            <w:r w:rsidRPr="002A1F4C">
              <w:t>1.5</w:t>
            </w:r>
          </w:p>
        </w:tc>
        <w:tc>
          <w:tcPr>
            <w:tcW w:w="0" w:type="auto"/>
          </w:tcPr>
          <w:p w14:paraId="4E0FD375" w14:textId="128A2E7B" w:rsidR="002C6C22" w:rsidRPr="00CC7C14" w:rsidRDefault="002C6C22" w:rsidP="002C6C22">
            <w:pPr>
              <w:pStyle w:val="Compact"/>
            </w:pPr>
            <w:r w:rsidRPr="002A1F4C">
              <w:t>1.8</w:t>
            </w:r>
          </w:p>
        </w:tc>
        <w:tc>
          <w:tcPr>
            <w:tcW w:w="0" w:type="auto"/>
          </w:tcPr>
          <w:p w14:paraId="50300D3D" w14:textId="7B523280" w:rsidR="002C6C22" w:rsidRPr="00CC7C14" w:rsidRDefault="002C6C22" w:rsidP="002C6C22">
            <w:pPr>
              <w:pStyle w:val="Compact"/>
              <w:jc w:val="right"/>
            </w:pPr>
            <w:r w:rsidRPr="002A1F4C">
              <w:t>-0.3</w:t>
            </w:r>
          </w:p>
        </w:tc>
        <w:tc>
          <w:tcPr>
            <w:tcW w:w="0" w:type="auto"/>
          </w:tcPr>
          <w:p w14:paraId="5E78BFEA" w14:textId="0B45788E" w:rsidR="002C6C22" w:rsidRPr="00CC7C14" w:rsidRDefault="002C6C22" w:rsidP="002C6C22">
            <w:pPr>
              <w:pStyle w:val="Compact"/>
              <w:jc w:val="right"/>
            </w:pPr>
            <w:r w:rsidRPr="002A1F4C">
              <w:t>0.43</w:t>
            </w:r>
          </w:p>
        </w:tc>
      </w:tr>
      <w:tr w:rsidR="002C6C22" w:rsidRPr="00CC7C14" w14:paraId="41E5E276" w14:textId="77777777" w:rsidTr="002C6C22">
        <w:trPr>
          <w:jc w:val="center"/>
        </w:trPr>
        <w:tc>
          <w:tcPr>
            <w:tcW w:w="0" w:type="auto"/>
          </w:tcPr>
          <w:p w14:paraId="6D7274DC" w14:textId="77777777" w:rsidR="002C6C22" w:rsidRPr="00CC7C14" w:rsidRDefault="002C6C22" w:rsidP="002C6C22">
            <w:pPr>
              <w:pStyle w:val="Compact"/>
            </w:pPr>
            <w:r w:rsidRPr="00CC7C14">
              <w:t>4.4</w:t>
            </w:r>
          </w:p>
        </w:tc>
        <w:tc>
          <w:tcPr>
            <w:tcW w:w="0" w:type="auto"/>
          </w:tcPr>
          <w:p w14:paraId="5AFA16BA" w14:textId="2D3CB971" w:rsidR="002C6C22" w:rsidRPr="00CC7C14" w:rsidRDefault="002C6C22" w:rsidP="002C6C22">
            <w:pPr>
              <w:pStyle w:val="Compact"/>
            </w:pPr>
            <w:r w:rsidRPr="002A1F4C">
              <w:t>1.37</w:t>
            </w:r>
          </w:p>
        </w:tc>
        <w:tc>
          <w:tcPr>
            <w:tcW w:w="0" w:type="auto"/>
          </w:tcPr>
          <w:p w14:paraId="4746D2AF" w14:textId="3FCAE9D3" w:rsidR="002C6C22" w:rsidRPr="00CC7C14" w:rsidRDefault="002C6C22" w:rsidP="002C6C22">
            <w:pPr>
              <w:pStyle w:val="Compact"/>
            </w:pPr>
            <w:r w:rsidRPr="002A1F4C">
              <w:t>0.8</w:t>
            </w:r>
          </w:p>
        </w:tc>
        <w:tc>
          <w:tcPr>
            <w:tcW w:w="0" w:type="auto"/>
          </w:tcPr>
          <w:p w14:paraId="030D59BF" w14:textId="4E5F089A" w:rsidR="002C6C22" w:rsidRPr="00CC7C14" w:rsidRDefault="002C6C22" w:rsidP="002C6C22">
            <w:pPr>
              <w:pStyle w:val="Compact"/>
              <w:jc w:val="right"/>
            </w:pPr>
            <w:r w:rsidRPr="002A1F4C">
              <w:t>0.57</w:t>
            </w:r>
          </w:p>
        </w:tc>
        <w:tc>
          <w:tcPr>
            <w:tcW w:w="0" w:type="auto"/>
          </w:tcPr>
          <w:p w14:paraId="3238A385" w14:textId="7669CBFF" w:rsidR="002C6C22" w:rsidRPr="00CC7C14" w:rsidRDefault="002C6C22" w:rsidP="002C6C22">
            <w:pPr>
              <w:pStyle w:val="Compact"/>
              <w:jc w:val="right"/>
            </w:pPr>
            <w:r w:rsidRPr="002A1F4C">
              <w:t>-0.75</w:t>
            </w:r>
          </w:p>
        </w:tc>
      </w:tr>
      <w:tr w:rsidR="002C6C22" w:rsidRPr="00CC7C14" w14:paraId="18F83446" w14:textId="77777777" w:rsidTr="002C6C22">
        <w:trPr>
          <w:jc w:val="center"/>
        </w:trPr>
        <w:tc>
          <w:tcPr>
            <w:tcW w:w="0" w:type="auto"/>
          </w:tcPr>
          <w:p w14:paraId="2B2D9BBD" w14:textId="77777777" w:rsidR="002C6C22" w:rsidRPr="00CC7C14" w:rsidRDefault="002C6C22" w:rsidP="002C6C22">
            <w:pPr>
              <w:pStyle w:val="Compact"/>
            </w:pPr>
            <w:r w:rsidRPr="00CC7C14">
              <w:t>4.5</w:t>
            </w:r>
          </w:p>
        </w:tc>
        <w:tc>
          <w:tcPr>
            <w:tcW w:w="0" w:type="auto"/>
          </w:tcPr>
          <w:p w14:paraId="0FBC7775" w14:textId="213C3986" w:rsidR="002C6C22" w:rsidRPr="00CC7C14" w:rsidRDefault="002C6C22" w:rsidP="002C6C22">
            <w:pPr>
              <w:pStyle w:val="Compact"/>
            </w:pPr>
            <w:r w:rsidRPr="002A1F4C">
              <w:t>1.47</w:t>
            </w:r>
          </w:p>
        </w:tc>
        <w:tc>
          <w:tcPr>
            <w:tcW w:w="0" w:type="auto"/>
          </w:tcPr>
          <w:p w14:paraId="4C3F7628" w14:textId="6D7E65DC" w:rsidR="002C6C22" w:rsidRPr="00CC7C14" w:rsidRDefault="002C6C22" w:rsidP="002C6C22">
            <w:pPr>
              <w:pStyle w:val="Compact"/>
            </w:pPr>
            <w:r w:rsidRPr="002A1F4C">
              <w:t>1.23</w:t>
            </w:r>
          </w:p>
        </w:tc>
        <w:tc>
          <w:tcPr>
            <w:tcW w:w="0" w:type="auto"/>
          </w:tcPr>
          <w:p w14:paraId="39A4AE47" w14:textId="6D9A4E07" w:rsidR="002C6C22" w:rsidRPr="00CC7C14" w:rsidRDefault="002C6C22" w:rsidP="002C6C22">
            <w:pPr>
              <w:pStyle w:val="Compact"/>
              <w:jc w:val="right"/>
            </w:pPr>
            <w:r w:rsidRPr="002A1F4C">
              <w:t>0.23</w:t>
            </w:r>
          </w:p>
        </w:tc>
        <w:tc>
          <w:tcPr>
            <w:tcW w:w="0" w:type="auto"/>
          </w:tcPr>
          <w:p w14:paraId="7DBEBA26" w14:textId="2E36C8D3" w:rsidR="002C6C22" w:rsidRPr="00CC7C14" w:rsidRDefault="002C6C22" w:rsidP="002C6C22">
            <w:pPr>
              <w:pStyle w:val="Compact"/>
              <w:jc w:val="right"/>
            </w:pPr>
            <w:r w:rsidRPr="002A1F4C">
              <w:t>-0.23</w:t>
            </w:r>
          </w:p>
        </w:tc>
      </w:tr>
      <w:tr w:rsidR="002C6C22" w:rsidRPr="00CC7C14" w14:paraId="11BDEEEA" w14:textId="77777777" w:rsidTr="002C6C22">
        <w:trPr>
          <w:jc w:val="center"/>
        </w:trPr>
        <w:tc>
          <w:tcPr>
            <w:tcW w:w="0" w:type="auto"/>
          </w:tcPr>
          <w:p w14:paraId="04FA2DA3" w14:textId="77777777" w:rsidR="002C6C22" w:rsidRPr="00CC7C14" w:rsidRDefault="002C6C22" w:rsidP="002C6C22">
            <w:pPr>
              <w:pStyle w:val="Compact"/>
            </w:pPr>
            <w:r w:rsidRPr="00CC7C14">
              <w:t>4.6</w:t>
            </w:r>
          </w:p>
        </w:tc>
        <w:tc>
          <w:tcPr>
            <w:tcW w:w="0" w:type="auto"/>
          </w:tcPr>
          <w:p w14:paraId="0CB56F47" w14:textId="067A76AF" w:rsidR="002C6C22" w:rsidRPr="00CC7C14" w:rsidRDefault="002C6C22" w:rsidP="002C6C22">
            <w:pPr>
              <w:pStyle w:val="Compact"/>
            </w:pPr>
            <w:r w:rsidRPr="002A1F4C">
              <w:t>0.13</w:t>
            </w:r>
          </w:p>
        </w:tc>
        <w:tc>
          <w:tcPr>
            <w:tcW w:w="0" w:type="auto"/>
          </w:tcPr>
          <w:p w14:paraId="277ABEF3" w14:textId="46C578FE" w:rsidR="002C6C22" w:rsidRPr="00CC7C14" w:rsidRDefault="002C6C22" w:rsidP="002C6C22">
            <w:pPr>
              <w:pStyle w:val="Compact"/>
            </w:pPr>
            <w:r w:rsidRPr="002A1F4C">
              <w:t>0.23</w:t>
            </w:r>
          </w:p>
        </w:tc>
        <w:tc>
          <w:tcPr>
            <w:tcW w:w="0" w:type="auto"/>
          </w:tcPr>
          <w:p w14:paraId="2AFC470C" w14:textId="6D8508FD" w:rsidR="002C6C22" w:rsidRPr="00CC7C14" w:rsidRDefault="002C6C22" w:rsidP="002C6C22">
            <w:pPr>
              <w:pStyle w:val="Compact"/>
              <w:jc w:val="right"/>
            </w:pPr>
            <w:r w:rsidRPr="002A1F4C">
              <w:t>-0.1</w:t>
            </w:r>
          </w:p>
        </w:tc>
        <w:tc>
          <w:tcPr>
            <w:tcW w:w="0" w:type="auto"/>
          </w:tcPr>
          <w:p w14:paraId="2B3E57E0" w14:textId="3770D6AA" w:rsidR="002C6C22" w:rsidRPr="00CC7C14" w:rsidRDefault="002C6C22" w:rsidP="002C6C22">
            <w:pPr>
              <w:pStyle w:val="Compact"/>
              <w:jc w:val="right"/>
            </w:pPr>
            <w:r w:rsidRPr="002A1F4C">
              <w:t>0.17</w:t>
            </w:r>
          </w:p>
        </w:tc>
      </w:tr>
      <w:tr w:rsidR="002C6C22" w:rsidRPr="00CC7C14" w14:paraId="54CBE394" w14:textId="77777777" w:rsidTr="002C6C22">
        <w:trPr>
          <w:jc w:val="center"/>
        </w:trPr>
        <w:tc>
          <w:tcPr>
            <w:tcW w:w="0" w:type="auto"/>
          </w:tcPr>
          <w:p w14:paraId="3E8345E0" w14:textId="77777777" w:rsidR="002C6C22" w:rsidRPr="00CC7C14" w:rsidRDefault="002C6C22" w:rsidP="002C6C22">
            <w:pPr>
              <w:pStyle w:val="Compact"/>
            </w:pPr>
            <w:r w:rsidRPr="00CC7C14">
              <w:t>4.7</w:t>
            </w:r>
          </w:p>
        </w:tc>
        <w:tc>
          <w:tcPr>
            <w:tcW w:w="0" w:type="auto"/>
          </w:tcPr>
          <w:p w14:paraId="4D1C6510" w14:textId="28230A51" w:rsidR="002C6C22" w:rsidRPr="00CC7C14" w:rsidRDefault="002C6C22" w:rsidP="002C6C22">
            <w:pPr>
              <w:pStyle w:val="Compact"/>
            </w:pPr>
            <w:r w:rsidRPr="002A1F4C">
              <w:t>2.33</w:t>
            </w:r>
          </w:p>
        </w:tc>
        <w:tc>
          <w:tcPr>
            <w:tcW w:w="0" w:type="auto"/>
          </w:tcPr>
          <w:p w14:paraId="555DE39D" w14:textId="7D0BAE7F" w:rsidR="002C6C22" w:rsidRPr="00CC7C14" w:rsidRDefault="002C6C22" w:rsidP="002C6C22">
            <w:pPr>
              <w:pStyle w:val="Compact"/>
            </w:pPr>
            <w:r w:rsidRPr="002A1F4C">
              <w:t>2.93</w:t>
            </w:r>
          </w:p>
        </w:tc>
        <w:tc>
          <w:tcPr>
            <w:tcW w:w="0" w:type="auto"/>
          </w:tcPr>
          <w:p w14:paraId="0DF1DED9" w14:textId="5768D786" w:rsidR="002C6C22" w:rsidRPr="00CC7C14" w:rsidRDefault="002C6C22" w:rsidP="002C6C22">
            <w:pPr>
              <w:pStyle w:val="Compact"/>
              <w:jc w:val="right"/>
            </w:pPr>
            <w:r w:rsidRPr="002A1F4C">
              <w:t>-0.6</w:t>
            </w:r>
          </w:p>
        </w:tc>
        <w:tc>
          <w:tcPr>
            <w:tcW w:w="0" w:type="auto"/>
          </w:tcPr>
          <w:p w14:paraId="12FED206" w14:textId="4A7FA49A" w:rsidR="002C6C22" w:rsidRPr="00CC7C14" w:rsidRDefault="002C6C22" w:rsidP="002C6C22">
            <w:pPr>
              <w:pStyle w:val="Compact"/>
              <w:jc w:val="right"/>
            </w:pPr>
            <w:r w:rsidRPr="002A1F4C">
              <w:t>0.63</w:t>
            </w:r>
          </w:p>
        </w:tc>
      </w:tr>
      <w:tr w:rsidR="002C6C22" w:rsidRPr="00CC7C14" w14:paraId="47E8037F" w14:textId="77777777" w:rsidTr="002C6C22">
        <w:trPr>
          <w:jc w:val="center"/>
        </w:trPr>
        <w:tc>
          <w:tcPr>
            <w:tcW w:w="0" w:type="auto"/>
          </w:tcPr>
          <w:p w14:paraId="2CE695D5" w14:textId="77777777" w:rsidR="002C6C22" w:rsidRPr="00CC7C14" w:rsidRDefault="002C6C22" w:rsidP="002C6C22">
            <w:pPr>
              <w:pStyle w:val="Compact"/>
            </w:pPr>
            <w:r w:rsidRPr="00CC7C14">
              <w:t>4.8</w:t>
            </w:r>
          </w:p>
        </w:tc>
        <w:tc>
          <w:tcPr>
            <w:tcW w:w="0" w:type="auto"/>
          </w:tcPr>
          <w:p w14:paraId="250EE9E4" w14:textId="60C923AD" w:rsidR="002C6C22" w:rsidRPr="00CC7C14" w:rsidRDefault="002C6C22" w:rsidP="002C6C22">
            <w:pPr>
              <w:pStyle w:val="Compact"/>
            </w:pPr>
            <w:r w:rsidRPr="002A1F4C">
              <w:t>0.37</w:t>
            </w:r>
          </w:p>
        </w:tc>
        <w:tc>
          <w:tcPr>
            <w:tcW w:w="0" w:type="auto"/>
          </w:tcPr>
          <w:p w14:paraId="482F9DAE" w14:textId="54D48A0E" w:rsidR="002C6C22" w:rsidRPr="00CC7C14" w:rsidRDefault="002C6C22" w:rsidP="002C6C22">
            <w:pPr>
              <w:pStyle w:val="Compact"/>
            </w:pPr>
            <w:r w:rsidRPr="002A1F4C">
              <w:t>0.07</w:t>
            </w:r>
          </w:p>
        </w:tc>
        <w:tc>
          <w:tcPr>
            <w:tcW w:w="0" w:type="auto"/>
          </w:tcPr>
          <w:p w14:paraId="65C0EB7C" w14:textId="23AB49FE" w:rsidR="002C6C22" w:rsidRPr="00CC7C14" w:rsidRDefault="002C6C22" w:rsidP="002C6C22">
            <w:pPr>
              <w:pStyle w:val="Compact"/>
              <w:jc w:val="right"/>
            </w:pPr>
            <w:r w:rsidRPr="002A1F4C">
              <w:t>0.3</w:t>
            </w:r>
          </w:p>
        </w:tc>
        <w:tc>
          <w:tcPr>
            <w:tcW w:w="0" w:type="auto"/>
          </w:tcPr>
          <w:p w14:paraId="3516D4A1" w14:textId="780104F7" w:rsidR="002C6C22" w:rsidRPr="00CC7C14" w:rsidRDefault="002C6C22" w:rsidP="002C6C22">
            <w:pPr>
              <w:pStyle w:val="Compact"/>
              <w:jc w:val="right"/>
            </w:pPr>
            <w:r w:rsidRPr="002A1F4C">
              <w:t>-0.52</w:t>
            </w:r>
          </w:p>
        </w:tc>
      </w:tr>
      <w:tr w:rsidR="002C6C22" w:rsidRPr="00CC7C14" w14:paraId="6E5AE91B" w14:textId="77777777" w:rsidTr="002C6C22">
        <w:trPr>
          <w:jc w:val="center"/>
        </w:trPr>
        <w:tc>
          <w:tcPr>
            <w:tcW w:w="0" w:type="auto"/>
          </w:tcPr>
          <w:p w14:paraId="2ADB0544" w14:textId="77777777" w:rsidR="002C6C22" w:rsidRPr="00CC7C14" w:rsidRDefault="002C6C22" w:rsidP="002C6C22">
            <w:pPr>
              <w:pStyle w:val="Compact"/>
            </w:pPr>
            <w:r w:rsidRPr="00CC7C14">
              <w:t>5.1</w:t>
            </w:r>
          </w:p>
        </w:tc>
        <w:tc>
          <w:tcPr>
            <w:tcW w:w="0" w:type="auto"/>
          </w:tcPr>
          <w:p w14:paraId="2F65CB49" w14:textId="5A5202D1" w:rsidR="002C6C22" w:rsidRPr="00CC7C14" w:rsidRDefault="002C6C22" w:rsidP="002C6C22">
            <w:pPr>
              <w:pStyle w:val="Compact"/>
            </w:pPr>
            <w:r w:rsidRPr="002A1F4C">
              <w:t>1.6</w:t>
            </w:r>
          </w:p>
        </w:tc>
        <w:tc>
          <w:tcPr>
            <w:tcW w:w="0" w:type="auto"/>
          </w:tcPr>
          <w:p w14:paraId="6F34713B" w14:textId="7D137AC2" w:rsidR="002C6C22" w:rsidRPr="00CC7C14" w:rsidRDefault="002C6C22" w:rsidP="002C6C22">
            <w:pPr>
              <w:pStyle w:val="Compact"/>
            </w:pPr>
            <w:r w:rsidRPr="002A1F4C">
              <w:t>2.4</w:t>
            </w:r>
          </w:p>
        </w:tc>
        <w:tc>
          <w:tcPr>
            <w:tcW w:w="0" w:type="auto"/>
          </w:tcPr>
          <w:p w14:paraId="49E8C9BD" w14:textId="53EE1394" w:rsidR="002C6C22" w:rsidRPr="00CC7C14" w:rsidRDefault="002C6C22" w:rsidP="002C6C22">
            <w:pPr>
              <w:pStyle w:val="Compact"/>
              <w:jc w:val="right"/>
            </w:pPr>
            <w:r w:rsidRPr="002A1F4C">
              <w:t>-0.8</w:t>
            </w:r>
          </w:p>
        </w:tc>
        <w:tc>
          <w:tcPr>
            <w:tcW w:w="0" w:type="auto"/>
          </w:tcPr>
          <w:p w14:paraId="02902152" w14:textId="0439DB30" w:rsidR="002C6C22" w:rsidRPr="00CC7C14" w:rsidRDefault="002C6C22" w:rsidP="002C6C22">
            <w:pPr>
              <w:pStyle w:val="Compact"/>
              <w:jc w:val="right"/>
            </w:pPr>
            <w:r w:rsidRPr="002A1F4C">
              <w:t>0.59</w:t>
            </w:r>
          </w:p>
        </w:tc>
      </w:tr>
      <w:tr w:rsidR="002C6C22" w:rsidRPr="00CC7C14" w14:paraId="6CB31BCB" w14:textId="77777777" w:rsidTr="002C6C22">
        <w:trPr>
          <w:jc w:val="center"/>
        </w:trPr>
        <w:tc>
          <w:tcPr>
            <w:tcW w:w="0" w:type="auto"/>
          </w:tcPr>
          <w:p w14:paraId="30AD91FF" w14:textId="77777777" w:rsidR="002C6C22" w:rsidRPr="00CC7C14" w:rsidRDefault="002C6C22" w:rsidP="002C6C22">
            <w:pPr>
              <w:pStyle w:val="Compact"/>
            </w:pPr>
            <w:r w:rsidRPr="00CC7C14">
              <w:t>6.1</w:t>
            </w:r>
          </w:p>
        </w:tc>
        <w:tc>
          <w:tcPr>
            <w:tcW w:w="0" w:type="auto"/>
          </w:tcPr>
          <w:p w14:paraId="0DC69E4F" w14:textId="5104B933" w:rsidR="002C6C22" w:rsidRPr="00CC7C14" w:rsidRDefault="002C6C22" w:rsidP="002C6C22">
            <w:pPr>
              <w:pStyle w:val="Compact"/>
            </w:pPr>
            <w:r w:rsidRPr="002A1F4C">
              <w:t>0.6</w:t>
            </w:r>
          </w:p>
        </w:tc>
        <w:tc>
          <w:tcPr>
            <w:tcW w:w="0" w:type="auto"/>
          </w:tcPr>
          <w:p w14:paraId="17B3F8CB" w14:textId="1BD8B6D7" w:rsidR="002C6C22" w:rsidRPr="00CC7C14" w:rsidRDefault="002C6C22" w:rsidP="002C6C22">
            <w:pPr>
              <w:pStyle w:val="Compact"/>
            </w:pPr>
            <w:r w:rsidRPr="002A1F4C">
              <w:t>0.13</w:t>
            </w:r>
          </w:p>
        </w:tc>
        <w:tc>
          <w:tcPr>
            <w:tcW w:w="0" w:type="auto"/>
          </w:tcPr>
          <w:p w14:paraId="6E5C5125" w14:textId="4E95BFDD" w:rsidR="002C6C22" w:rsidRPr="00CC7C14" w:rsidRDefault="002C6C22" w:rsidP="002C6C22">
            <w:pPr>
              <w:pStyle w:val="Compact"/>
              <w:jc w:val="right"/>
            </w:pPr>
            <w:r w:rsidRPr="002A1F4C">
              <w:t>0.47</w:t>
            </w:r>
          </w:p>
        </w:tc>
        <w:tc>
          <w:tcPr>
            <w:tcW w:w="0" w:type="auto"/>
          </w:tcPr>
          <w:p w14:paraId="66A1EAA1" w14:textId="1207D6D5" w:rsidR="002C6C22" w:rsidRPr="00CC7C14" w:rsidRDefault="002C6C22" w:rsidP="002C6C22">
            <w:pPr>
              <w:pStyle w:val="Compact"/>
              <w:jc w:val="right"/>
            </w:pPr>
            <w:r w:rsidRPr="002A1F4C">
              <w:t>-0.48</w:t>
            </w:r>
          </w:p>
        </w:tc>
      </w:tr>
      <w:tr w:rsidR="002C6C22" w:rsidRPr="00CC7C14" w14:paraId="3942DC0F" w14:textId="77777777" w:rsidTr="002C6C22">
        <w:trPr>
          <w:jc w:val="center"/>
        </w:trPr>
        <w:tc>
          <w:tcPr>
            <w:tcW w:w="0" w:type="auto"/>
          </w:tcPr>
          <w:p w14:paraId="2E3E3DDF" w14:textId="77777777" w:rsidR="002C6C22" w:rsidRPr="00CC7C14" w:rsidRDefault="002C6C22" w:rsidP="002C6C22">
            <w:pPr>
              <w:pStyle w:val="Compact"/>
            </w:pPr>
            <w:r w:rsidRPr="00CC7C14">
              <w:t>6.2</w:t>
            </w:r>
          </w:p>
        </w:tc>
        <w:tc>
          <w:tcPr>
            <w:tcW w:w="0" w:type="auto"/>
          </w:tcPr>
          <w:p w14:paraId="24D8690F" w14:textId="35E204E3" w:rsidR="002C6C22" w:rsidRPr="00CC7C14" w:rsidRDefault="002C6C22" w:rsidP="002C6C22">
            <w:pPr>
              <w:pStyle w:val="Compact"/>
            </w:pPr>
            <w:r w:rsidRPr="002A1F4C">
              <w:t>1.3</w:t>
            </w:r>
          </w:p>
        </w:tc>
        <w:tc>
          <w:tcPr>
            <w:tcW w:w="0" w:type="auto"/>
          </w:tcPr>
          <w:p w14:paraId="1D431E25" w14:textId="1401341A" w:rsidR="002C6C22" w:rsidRPr="00CC7C14" w:rsidRDefault="002C6C22" w:rsidP="002C6C22">
            <w:pPr>
              <w:pStyle w:val="Compact"/>
            </w:pPr>
            <w:r w:rsidRPr="002A1F4C">
              <w:t>0.5</w:t>
            </w:r>
          </w:p>
        </w:tc>
        <w:tc>
          <w:tcPr>
            <w:tcW w:w="0" w:type="auto"/>
          </w:tcPr>
          <w:p w14:paraId="32E84609" w14:textId="4CC6A844" w:rsidR="002C6C22" w:rsidRPr="00CC7C14" w:rsidRDefault="002C6C22" w:rsidP="002C6C22">
            <w:pPr>
              <w:pStyle w:val="Compact"/>
              <w:jc w:val="right"/>
            </w:pPr>
            <w:r w:rsidRPr="002A1F4C">
              <w:t>0.8</w:t>
            </w:r>
          </w:p>
        </w:tc>
        <w:tc>
          <w:tcPr>
            <w:tcW w:w="0" w:type="auto"/>
          </w:tcPr>
          <w:p w14:paraId="13D3A3E2" w14:textId="28826A38" w:rsidR="002C6C22" w:rsidRPr="00CC7C14" w:rsidRDefault="002C6C22" w:rsidP="002C6C22">
            <w:pPr>
              <w:pStyle w:val="Compact"/>
              <w:jc w:val="right"/>
            </w:pPr>
            <w:r w:rsidRPr="002A1F4C">
              <w:t>-0.53</w:t>
            </w:r>
          </w:p>
        </w:tc>
      </w:tr>
      <w:tr w:rsidR="002C6C22" w:rsidRPr="00CC7C14" w14:paraId="2C4806DC" w14:textId="77777777" w:rsidTr="002C6C22">
        <w:trPr>
          <w:jc w:val="center"/>
        </w:trPr>
        <w:tc>
          <w:tcPr>
            <w:tcW w:w="0" w:type="auto"/>
          </w:tcPr>
          <w:p w14:paraId="550105D0" w14:textId="77777777" w:rsidR="002C6C22" w:rsidRPr="00CC7C14" w:rsidRDefault="002C6C22" w:rsidP="002C6C22">
            <w:pPr>
              <w:pStyle w:val="Compact"/>
            </w:pPr>
            <w:r w:rsidRPr="00CC7C14">
              <w:t>7.1</w:t>
            </w:r>
          </w:p>
        </w:tc>
        <w:tc>
          <w:tcPr>
            <w:tcW w:w="0" w:type="auto"/>
          </w:tcPr>
          <w:p w14:paraId="2348D8A7" w14:textId="45EB99A4" w:rsidR="002C6C22" w:rsidRPr="00CC7C14" w:rsidRDefault="002C6C22" w:rsidP="002C6C22">
            <w:pPr>
              <w:pStyle w:val="Compact"/>
            </w:pPr>
            <w:r w:rsidRPr="002A1F4C">
              <w:t>0</w:t>
            </w:r>
          </w:p>
        </w:tc>
        <w:tc>
          <w:tcPr>
            <w:tcW w:w="0" w:type="auto"/>
          </w:tcPr>
          <w:p w14:paraId="3CAC3B36" w14:textId="052F3963" w:rsidR="002C6C22" w:rsidRPr="00CC7C14" w:rsidRDefault="002C6C22" w:rsidP="002C6C22">
            <w:pPr>
              <w:pStyle w:val="Compact"/>
            </w:pPr>
            <w:r w:rsidRPr="002A1F4C">
              <w:t>0.2</w:t>
            </w:r>
          </w:p>
        </w:tc>
        <w:tc>
          <w:tcPr>
            <w:tcW w:w="0" w:type="auto"/>
          </w:tcPr>
          <w:p w14:paraId="36685777" w14:textId="0315AA46" w:rsidR="002C6C22" w:rsidRPr="00CC7C14" w:rsidRDefault="002C6C22" w:rsidP="002C6C22">
            <w:pPr>
              <w:pStyle w:val="Compact"/>
              <w:jc w:val="right"/>
            </w:pPr>
            <w:r w:rsidRPr="002A1F4C">
              <w:t>-0.2</w:t>
            </w:r>
          </w:p>
        </w:tc>
        <w:tc>
          <w:tcPr>
            <w:tcW w:w="0" w:type="auto"/>
          </w:tcPr>
          <w:p w14:paraId="5BF049B2" w14:textId="26516829" w:rsidR="002C6C22" w:rsidRPr="00CC7C14" w:rsidRDefault="002C6C22" w:rsidP="002C6C22">
            <w:pPr>
              <w:pStyle w:val="Compact"/>
              <w:jc w:val="right"/>
            </w:pPr>
            <w:r w:rsidRPr="002A1F4C">
              <w:t>0.77</w:t>
            </w:r>
          </w:p>
        </w:tc>
      </w:tr>
      <w:tr w:rsidR="002C6C22" w:rsidRPr="00CC7C14" w14:paraId="7F336E43" w14:textId="77777777" w:rsidTr="002C6C22">
        <w:trPr>
          <w:jc w:val="center"/>
        </w:trPr>
        <w:tc>
          <w:tcPr>
            <w:tcW w:w="0" w:type="auto"/>
          </w:tcPr>
          <w:p w14:paraId="623BED8D" w14:textId="77777777" w:rsidR="002C6C22" w:rsidRPr="00CC7C14" w:rsidRDefault="002C6C22" w:rsidP="002C6C22">
            <w:pPr>
              <w:pStyle w:val="Compact"/>
            </w:pPr>
            <w:r w:rsidRPr="00CC7C14">
              <w:t>7.2</w:t>
            </w:r>
          </w:p>
        </w:tc>
        <w:tc>
          <w:tcPr>
            <w:tcW w:w="0" w:type="auto"/>
          </w:tcPr>
          <w:p w14:paraId="30152CF0" w14:textId="0973379D" w:rsidR="002C6C22" w:rsidRPr="00CC7C14" w:rsidRDefault="002C6C22" w:rsidP="002C6C22">
            <w:pPr>
              <w:pStyle w:val="Compact"/>
            </w:pPr>
            <w:r w:rsidRPr="002A1F4C">
              <w:t>0.67</w:t>
            </w:r>
          </w:p>
        </w:tc>
        <w:tc>
          <w:tcPr>
            <w:tcW w:w="0" w:type="auto"/>
          </w:tcPr>
          <w:p w14:paraId="3769D08D" w14:textId="59FCCB06" w:rsidR="002C6C22" w:rsidRPr="00CC7C14" w:rsidRDefault="002C6C22" w:rsidP="002C6C22">
            <w:pPr>
              <w:pStyle w:val="Compact"/>
            </w:pPr>
            <w:r w:rsidRPr="002A1F4C">
              <w:t>1.57</w:t>
            </w:r>
          </w:p>
        </w:tc>
        <w:tc>
          <w:tcPr>
            <w:tcW w:w="0" w:type="auto"/>
          </w:tcPr>
          <w:p w14:paraId="71727122" w14:textId="374B7B79" w:rsidR="002C6C22" w:rsidRPr="00CC7C14" w:rsidRDefault="002C6C22" w:rsidP="002C6C22">
            <w:pPr>
              <w:pStyle w:val="Compact"/>
              <w:jc w:val="right"/>
            </w:pPr>
            <w:r w:rsidRPr="002A1F4C">
              <w:t>-0.9</w:t>
            </w:r>
          </w:p>
        </w:tc>
        <w:tc>
          <w:tcPr>
            <w:tcW w:w="0" w:type="auto"/>
          </w:tcPr>
          <w:p w14:paraId="4E6B233B" w14:textId="768AB3BF" w:rsidR="002C6C22" w:rsidRPr="00CC7C14" w:rsidRDefault="002C6C22" w:rsidP="002C6C22">
            <w:pPr>
              <w:pStyle w:val="Compact"/>
              <w:jc w:val="right"/>
            </w:pPr>
            <w:r w:rsidRPr="002A1F4C">
              <w:t>0.93</w:t>
            </w:r>
          </w:p>
        </w:tc>
      </w:tr>
      <w:tr w:rsidR="002C6C22" w:rsidRPr="00CC7C14" w14:paraId="57F92261" w14:textId="77777777" w:rsidTr="002C6C22">
        <w:trPr>
          <w:jc w:val="center"/>
        </w:trPr>
        <w:tc>
          <w:tcPr>
            <w:tcW w:w="0" w:type="auto"/>
          </w:tcPr>
          <w:p w14:paraId="731A0CC1" w14:textId="77777777" w:rsidR="002C6C22" w:rsidRPr="00CC7C14" w:rsidRDefault="002C6C22" w:rsidP="002C6C22">
            <w:pPr>
              <w:pStyle w:val="Compact"/>
            </w:pPr>
            <w:r w:rsidRPr="00CC7C14">
              <w:t>8.1</w:t>
            </w:r>
          </w:p>
        </w:tc>
        <w:tc>
          <w:tcPr>
            <w:tcW w:w="0" w:type="auto"/>
          </w:tcPr>
          <w:p w14:paraId="4968313D" w14:textId="2A8E1BC3" w:rsidR="002C6C22" w:rsidRPr="00CC7C14" w:rsidRDefault="002C6C22" w:rsidP="002C6C22">
            <w:pPr>
              <w:pStyle w:val="Compact"/>
            </w:pPr>
            <w:r w:rsidRPr="002A1F4C">
              <w:t>0.73</w:t>
            </w:r>
          </w:p>
        </w:tc>
        <w:tc>
          <w:tcPr>
            <w:tcW w:w="0" w:type="auto"/>
          </w:tcPr>
          <w:p w14:paraId="3D35C501" w14:textId="2F0E13DC" w:rsidR="002C6C22" w:rsidRPr="00CC7C14" w:rsidRDefault="002C6C22" w:rsidP="002C6C22">
            <w:pPr>
              <w:pStyle w:val="Compact"/>
            </w:pPr>
            <w:r w:rsidRPr="002A1F4C">
              <w:t>0.03</w:t>
            </w:r>
          </w:p>
        </w:tc>
        <w:tc>
          <w:tcPr>
            <w:tcW w:w="0" w:type="auto"/>
          </w:tcPr>
          <w:p w14:paraId="52D39B04" w14:textId="4A7307D0" w:rsidR="002C6C22" w:rsidRPr="00CC7C14" w:rsidRDefault="002C6C22" w:rsidP="002C6C22">
            <w:pPr>
              <w:pStyle w:val="Compact"/>
              <w:jc w:val="right"/>
            </w:pPr>
            <w:r w:rsidRPr="002A1F4C">
              <w:t>0.7</w:t>
            </w:r>
          </w:p>
        </w:tc>
        <w:tc>
          <w:tcPr>
            <w:tcW w:w="0" w:type="auto"/>
          </w:tcPr>
          <w:p w14:paraId="1AEED8A0" w14:textId="1E955719" w:rsidR="002C6C22" w:rsidRPr="00CC7C14" w:rsidRDefault="002C6C22" w:rsidP="002C6C22">
            <w:pPr>
              <w:pStyle w:val="Compact"/>
              <w:jc w:val="right"/>
            </w:pPr>
            <w:r w:rsidRPr="002A1F4C">
              <w:t>-0.89</w:t>
            </w:r>
          </w:p>
        </w:tc>
      </w:tr>
    </w:tbl>
    <w:p w14:paraId="2D53772B" w14:textId="77777777" w:rsidR="002C6C22" w:rsidRDefault="002C6C22">
      <w:pPr>
        <w:spacing w:after="160" w:line="259" w:lineRule="auto"/>
        <w:jc w:val="left"/>
      </w:pPr>
    </w:p>
    <w:p w14:paraId="4D1EE91B" w14:textId="77777777" w:rsidR="002C6C22" w:rsidRDefault="002C6C22">
      <w:pPr>
        <w:spacing w:after="160" w:line="259" w:lineRule="auto"/>
        <w:jc w:val="left"/>
      </w:pPr>
    </w:p>
    <w:p w14:paraId="7847F66E" w14:textId="576B963E" w:rsidR="00F516DD" w:rsidRDefault="00F516DD" w:rsidP="00D61E5E">
      <w:pPr>
        <w:pStyle w:val="Caption"/>
        <w:keepNext/>
      </w:pPr>
      <w:r>
        <w:t xml:space="preserve">Table </w:t>
      </w:r>
      <w:r w:rsidR="000E4344">
        <w:rPr>
          <w:noProof/>
        </w:rPr>
        <w:fldChar w:fldCharType="begin"/>
      </w:r>
      <w:r w:rsidR="000E4344">
        <w:rPr>
          <w:noProof/>
        </w:rPr>
        <w:instrText xml:space="preserve"> SEQ Table \* ARABIC </w:instrText>
      </w:r>
      <w:r w:rsidR="000E4344">
        <w:rPr>
          <w:noProof/>
        </w:rPr>
        <w:fldChar w:fldCharType="separate"/>
      </w:r>
      <w:r>
        <w:rPr>
          <w:noProof/>
        </w:rPr>
        <w:t>20</w:t>
      </w:r>
      <w:r w:rsidR="000E4344">
        <w:rPr>
          <w:noProof/>
        </w:rPr>
        <w:fldChar w:fldCharType="end"/>
      </w:r>
      <w:r>
        <w:t xml:space="preserve">: </w:t>
      </w:r>
      <w:r w:rsidRPr="00CB51C7">
        <w:t xml:space="preserve">Detailed MICA </w:t>
      </w:r>
      <w:r>
        <w:t>GESI</w:t>
      </w:r>
      <w:r w:rsidRPr="00CB51C7">
        <w:t xml:space="preserve"> Items Balance Statistics, </w:t>
      </w:r>
      <w:r>
        <w:t>full</w:t>
      </w:r>
      <w:r w:rsidRPr="00CB51C7">
        <w:t xml:space="preserve"> configuration</w:t>
      </w:r>
    </w:p>
    <w:tbl>
      <w:tblPr>
        <w:tblW w:w="0" w:type="auto"/>
        <w:jc w:val="center"/>
        <w:tblLook w:val="07E0" w:firstRow="1" w:lastRow="1" w:firstColumn="1" w:lastColumn="1" w:noHBand="1" w:noVBand="1"/>
      </w:tblPr>
      <w:tblGrid>
        <w:gridCol w:w="975"/>
        <w:gridCol w:w="1709"/>
        <w:gridCol w:w="1861"/>
        <w:gridCol w:w="1149"/>
        <w:gridCol w:w="2893"/>
      </w:tblGrid>
      <w:tr w:rsidR="002C6C22" w:rsidRPr="00CC7C14" w14:paraId="4546FDDB" w14:textId="77777777" w:rsidTr="002C6C22">
        <w:trPr>
          <w:tblHeader/>
          <w:jc w:val="center"/>
        </w:trPr>
        <w:tc>
          <w:tcPr>
            <w:tcW w:w="0" w:type="auto"/>
            <w:tcBorders>
              <w:bottom w:val="single" w:sz="0" w:space="0" w:color="auto"/>
            </w:tcBorders>
            <w:vAlign w:val="bottom"/>
          </w:tcPr>
          <w:p w14:paraId="35E19CEE" w14:textId="77777777" w:rsidR="002C6C22" w:rsidRPr="00CC7C14" w:rsidRDefault="002C6C22" w:rsidP="002C6C22">
            <w:pPr>
              <w:pStyle w:val="Compact"/>
            </w:pPr>
            <w:r w:rsidRPr="00CC7C14">
              <w:t>Measure</w:t>
            </w:r>
          </w:p>
        </w:tc>
        <w:tc>
          <w:tcPr>
            <w:tcW w:w="0" w:type="auto"/>
            <w:tcBorders>
              <w:bottom w:val="single" w:sz="0" w:space="0" w:color="auto"/>
            </w:tcBorders>
            <w:vAlign w:val="bottom"/>
          </w:tcPr>
          <w:p w14:paraId="2B4E346C" w14:textId="77777777" w:rsidR="002C6C22" w:rsidRPr="00CC7C14" w:rsidRDefault="002C6C22" w:rsidP="002C6C22">
            <w:pPr>
              <w:pStyle w:val="Compact"/>
            </w:pPr>
            <w:r w:rsidRPr="00CC7C14">
              <w:t>Treatment Mean</w:t>
            </w:r>
          </w:p>
        </w:tc>
        <w:tc>
          <w:tcPr>
            <w:tcW w:w="0" w:type="auto"/>
            <w:tcBorders>
              <w:bottom w:val="single" w:sz="0" w:space="0" w:color="auto"/>
            </w:tcBorders>
            <w:vAlign w:val="bottom"/>
          </w:tcPr>
          <w:p w14:paraId="723DE487" w14:textId="77777777" w:rsidR="002C6C22" w:rsidRPr="00CC7C14" w:rsidRDefault="002C6C22" w:rsidP="002C6C22">
            <w:pPr>
              <w:pStyle w:val="Compact"/>
            </w:pPr>
            <w:r w:rsidRPr="00CC7C14">
              <w:t>Comparison Mean</w:t>
            </w:r>
          </w:p>
        </w:tc>
        <w:tc>
          <w:tcPr>
            <w:tcW w:w="0" w:type="auto"/>
            <w:tcBorders>
              <w:bottom w:val="single" w:sz="0" w:space="0" w:color="auto"/>
            </w:tcBorders>
            <w:vAlign w:val="bottom"/>
          </w:tcPr>
          <w:p w14:paraId="4B751251" w14:textId="77777777" w:rsidR="002C6C22" w:rsidRPr="00CC7C14" w:rsidRDefault="002C6C22" w:rsidP="002C6C22">
            <w:pPr>
              <w:pStyle w:val="Compact"/>
              <w:jc w:val="right"/>
            </w:pPr>
            <w:r>
              <w:t>Difference</w:t>
            </w:r>
          </w:p>
        </w:tc>
        <w:tc>
          <w:tcPr>
            <w:tcW w:w="0" w:type="auto"/>
            <w:tcBorders>
              <w:bottom w:val="single" w:sz="0" w:space="0" w:color="auto"/>
            </w:tcBorders>
            <w:vAlign w:val="bottom"/>
          </w:tcPr>
          <w:p w14:paraId="654C9041" w14:textId="77777777" w:rsidR="002C6C22" w:rsidRPr="00CC7C14" w:rsidRDefault="002C6C22" w:rsidP="002C6C22">
            <w:pPr>
              <w:pStyle w:val="Compact"/>
              <w:jc w:val="right"/>
            </w:pPr>
            <w:r>
              <w:t>Standardized Mean Difference</w:t>
            </w:r>
          </w:p>
        </w:tc>
      </w:tr>
      <w:tr w:rsidR="00F516DD" w:rsidRPr="00CC7C14" w14:paraId="7C4E50D4" w14:textId="77777777" w:rsidTr="002C6C22">
        <w:trPr>
          <w:jc w:val="center"/>
        </w:trPr>
        <w:tc>
          <w:tcPr>
            <w:tcW w:w="0" w:type="auto"/>
          </w:tcPr>
          <w:p w14:paraId="4F859825" w14:textId="77777777" w:rsidR="00F516DD" w:rsidRPr="00CC7C14" w:rsidRDefault="00F516DD" w:rsidP="00F516DD">
            <w:pPr>
              <w:pStyle w:val="Compact"/>
            </w:pPr>
            <w:r w:rsidRPr="00CC7C14">
              <w:t>1.1</w:t>
            </w:r>
          </w:p>
        </w:tc>
        <w:tc>
          <w:tcPr>
            <w:tcW w:w="0" w:type="auto"/>
          </w:tcPr>
          <w:p w14:paraId="532A9842" w14:textId="1788E2D4" w:rsidR="00F516DD" w:rsidRPr="00CC7C14" w:rsidRDefault="00F516DD" w:rsidP="00F516DD">
            <w:pPr>
              <w:pStyle w:val="Compact"/>
            </w:pPr>
            <w:r w:rsidRPr="00A37A0E">
              <w:t>0.18</w:t>
            </w:r>
          </w:p>
        </w:tc>
        <w:tc>
          <w:tcPr>
            <w:tcW w:w="0" w:type="auto"/>
          </w:tcPr>
          <w:p w14:paraId="24200D7F" w14:textId="3B4B1EDE" w:rsidR="00F516DD" w:rsidRPr="00CC7C14" w:rsidRDefault="00F516DD" w:rsidP="00F516DD">
            <w:pPr>
              <w:pStyle w:val="Compact"/>
            </w:pPr>
            <w:r w:rsidRPr="00A37A0E">
              <w:t>0.00</w:t>
            </w:r>
          </w:p>
        </w:tc>
        <w:tc>
          <w:tcPr>
            <w:tcW w:w="0" w:type="auto"/>
          </w:tcPr>
          <w:p w14:paraId="7CB27BBA" w14:textId="3971F5B4" w:rsidR="00F516DD" w:rsidRPr="00CC7C14" w:rsidRDefault="00F516DD" w:rsidP="00F516DD">
            <w:pPr>
              <w:pStyle w:val="Compact"/>
              <w:jc w:val="right"/>
            </w:pPr>
            <w:r w:rsidRPr="00A37A0E">
              <w:t>0.18</w:t>
            </w:r>
          </w:p>
        </w:tc>
        <w:tc>
          <w:tcPr>
            <w:tcW w:w="0" w:type="auto"/>
          </w:tcPr>
          <w:p w14:paraId="6641906B" w14:textId="668D8BE2" w:rsidR="00F516DD" w:rsidRPr="00CC7C14" w:rsidRDefault="00F516DD" w:rsidP="00F516DD">
            <w:pPr>
              <w:pStyle w:val="Compact"/>
              <w:jc w:val="right"/>
            </w:pPr>
            <w:r w:rsidRPr="00A37A0E">
              <w:t>1.72</w:t>
            </w:r>
          </w:p>
        </w:tc>
      </w:tr>
      <w:tr w:rsidR="00F516DD" w:rsidRPr="00CC7C14" w14:paraId="7FCD9A1B" w14:textId="77777777" w:rsidTr="002C6C22">
        <w:trPr>
          <w:jc w:val="center"/>
        </w:trPr>
        <w:tc>
          <w:tcPr>
            <w:tcW w:w="0" w:type="auto"/>
          </w:tcPr>
          <w:p w14:paraId="637FCDCC" w14:textId="77777777" w:rsidR="00F516DD" w:rsidRPr="00CC7C14" w:rsidRDefault="00F516DD" w:rsidP="00F516DD">
            <w:pPr>
              <w:pStyle w:val="Compact"/>
            </w:pPr>
            <w:r w:rsidRPr="00CC7C14">
              <w:t>1.2</w:t>
            </w:r>
          </w:p>
        </w:tc>
        <w:tc>
          <w:tcPr>
            <w:tcW w:w="0" w:type="auto"/>
          </w:tcPr>
          <w:p w14:paraId="390703D2" w14:textId="2744E87F" w:rsidR="00F516DD" w:rsidRPr="00CC7C14" w:rsidRDefault="00F516DD" w:rsidP="00F516DD">
            <w:pPr>
              <w:pStyle w:val="Compact"/>
            </w:pPr>
            <w:r w:rsidRPr="00A37A0E">
              <w:t>0.18</w:t>
            </w:r>
          </w:p>
        </w:tc>
        <w:tc>
          <w:tcPr>
            <w:tcW w:w="0" w:type="auto"/>
          </w:tcPr>
          <w:p w14:paraId="5D2A5AAA" w14:textId="7A928FE4" w:rsidR="00F516DD" w:rsidRPr="00CC7C14" w:rsidRDefault="00F516DD" w:rsidP="00F516DD">
            <w:pPr>
              <w:pStyle w:val="Compact"/>
            </w:pPr>
            <w:r w:rsidRPr="00A37A0E">
              <w:t>0.20</w:t>
            </w:r>
          </w:p>
        </w:tc>
        <w:tc>
          <w:tcPr>
            <w:tcW w:w="0" w:type="auto"/>
          </w:tcPr>
          <w:p w14:paraId="3CE5219F" w14:textId="1AB407A0" w:rsidR="00F516DD" w:rsidRPr="00CC7C14" w:rsidRDefault="00F516DD" w:rsidP="00F516DD">
            <w:pPr>
              <w:pStyle w:val="Compact"/>
              <w:jc w:val="right"/>
            </w:pPr>
            <w:r w:rsidRPr="00A37A0E">
              <w:t>-0.02</w:t>
            </w:r>
          </w:p>
        </w:tc>
        <w:tc>
          <w:tcPr>
            <w:tcW w:w="0" w:type="auto"/>
          </w:tcPr>
          <w:p w14:paraId="3D479FE3" w14:textId="03FF4E3B" w:rsidR="00F516DD" w:rsidRPr="00CC7C14" w:rsidRDefault="00F516DD" w:rsidP="00F516DD">
            <w:pPr>
              <w:pStyle w:val="Compact"/>
              <w:jc w:val="right"/>
            </w:pPr>
            <w:r w:rsidRPr="00A37A0E">
              <w:t>0.11</w:t>
            </w:r>
          </w:p>
        </w:tc>
      </w:tr>
      <w:tr w:rsidR="00F516DD" w:rsidRPr="00CC7C14" w14:paraId="18694113" w14:textId="77777777" w:rsidTr="002C6C22">
        <w:trPr>
          <w:jc w:val="center"/>
        </w:trPr>
        <w:tc>
          <w:tcPr>
            <w:tcW w:w="0" w:type="auto"/>
          </w:tcPr>
          <w:p w14:paraId="0D9E0B6D" w14:textId="77777777" w:rsidR="00F516DD" w:rsidRPr="00CC7C14" w:rsidRDefault="00F516DD" w:rsidP="00F516DD">
            <w:pPr>
              <w:pStyle w:val="Compact"/>
            </w:pPr>
            <w:r w:rsidRPr="00CC7C14">
              <w:t>1.3</w:t>
            </w:r>
          </w:p>
        </w:tc>
        <w:tc>
          <w:tcPr>
            <w:tcW w:w="0" w:type="auto"/>
          </w:tcPr>
          <w:p w14:paraId="032913C4" w14:textId="77B6EEBC" w:rsidR="00F516DD" w:rsidRPr="00CC7C14" w:rsidRDefault="00F516DD" w:rsidP="00F516DD">
            <w:pPr>
              <w:pStyle w:val="Compact"/>
            </w:pPr>
            <w:r w:rsidRPr="00A37A0E">
              <w:t>0.06</w:t>
            </w:r>
          </w:p>
        </w:tc>
        <w:tc>
          <w:tcPr>
            <w:tcW w:w="0" w:type="auto"/>
          </w:tcPr>
          <w:p w14:paraId="59E7FE66" w14:textId="324A6D63" w:rsidR="00F516DD" w:rsidRPr="00CC7C14" w:rsidRDefault="00F516DD" w:rsidP="00F516DD">
            <w:pPr>
              <w:pStyle w:val="Compact"/>
            </w:pPr>
            <w:r w:rsidRPr="00A37A0E">
              <w:t>0.00</w:t>
            </w:r>
          </w:p>
        </w:tc>
        <w:tc>
          <w:tcPr>
            <w:tcW w:w="0" w:type="auto"/>
          </w:tcPr>
          <w:p w14:paraId="341771BD" w14:textId="528173FB" w:rsidR="00F516DD" w:rsidRPr="00CC7C14" w:rsidRDefault="00F516DD" w:rsidP="00F516DD">
            <w:pPr>
              <w:pStyle w:val="Compact"/>
              <w:jc w:val="right"/>
            </w:pPr>
            <w:r w:rsidRPr="00A37A0E">
              <w:t>0.06</w:t>
            </w:r>
          </w:p>
        </w:tc>
        <w:tc>
          <w:tcPr>
            <w:tcW w:w="0" w:type="auto"/>
          </w:tcPr>
          <w:p w14:paraId="0273329C" w14:textId="21EA6E98" w:rsidR="00F516DD" w:rsidRPr="00CC7C14" w:rsidRDefault="00F516DD" w:rsidP="00F516DD">
            <w:pPr>
              <w:pStyle w:val="Compact"/>
              <w:jc w:val="right"/>
            </w:pPr>
            <w:r w:rsidRPr="00A37A0E">
              <w:t>1.50</w:t>
            </w:r>
          </w:p>
        </w:tc>
      </w:tr>
      <w:tr w:rsidR="00F516DD" w:rsidRPr="00CC7C14" w14:paraId="55628643" w14:textId="77777777" w:rsidTr="002C6C22">
        <w:trPr>
          <w:jc w:val="center"/>
        </w:trPr>
        <w:tc>
          <w:tcPr>
            <w:tcW w:w="0" w:type="auto"/>
          </w:tcPr>
          <w:p w14:paraId="18F22470" w14:textId="77777777" w:rsidR="00F516DD" w:rsidRPr="00CC7C14" w:rsidRDefault="00F516DD" w:rsidP="00F516DD">
            <w:pPr>
              <w:pStyle w:val="Compact"/>
            </w:pPr>
            <w:r w:rsidRPr="00CC7C14">
              <w:t>2.1</w:t>
            </w:r>
          </w:p>
        </w:tc>
        <w:tc>
          <w:tcPr>
            <w:tcW w:w="0" w:type="auto"/>
          </w:tcPr>
          <w:p w14:paraId="1C6C9F73" w14:textId="033919A6" w:rsidR="00F516DD" w:rsidRPr="00CC7C14" w:rsidRDefault="00F516DD" w:rsidP="00F516DD">
            <w:pPr>
              <w:pStyle w:val="Compact"/>
            </w:pPr>
            <w:r w:rsidRPr="00A37A0E">
              <w:t>0.09</w:t>
            </w:r>
          </w:p>
        </w:tc>
        <w:tc>
          <w:tcPr>
            <w:tcW w:w="0" w:type="auto"/>
          </w:tcPr>
          <w:p w14:paraId="0E2DD28D" w14:textId="60C79F85" w:rsidR="00F516DD" w:rsidRPr="00CC7C14" w:rsidRDefault="00F516DD" w:rsidP="00F516DD">
            <w:pPr>
              <w:pStyle w:val="Compact"/>
            </w:pPr>
            <w:r w:rsidRPr="00A37A0E">
              <w:t>0.00</w:t>
            </w:r>
          </w:p>
        </w:tc>
        <w:tc>
          <w:tcPr>
            <w:tcW w:w="0" w:type="auto"/>
          </w:tcPr>
          <w:p w14:paraId="0EF3218D" w14:textId="54EC4B1F" w:rsidR="00F516DD" w:rsidRPr="00CC7C14" w:rsidRDefault="00F516DD" w:rsidP="00F516DD">
            <w:pPr>
              <w:pStyle w:val="Compact"/>
              <w:jc w:val="right"/>
            </w:pPr>
            <w:r w:rsidRPr="00A37A0E">
              <w:t>0.09</w:t>
            </w:r>
          </w:p>
        </w:tc>
        <w:tc>
          <w:tcPr>
            <w:tcW w:w="0" w:type="auto"/>
          </w:tcPr>
          <w:p w14:paraId="205AC5C9" w14:textId="4C7CBA4E" w:rsidR="00F516DD" w:rsidRPr="00CC7C14" w:rsidRDefault="00F516DD" w:rsidP="00F516DD">
            <w:pPr>
              <w:pStyle w:val="Compact"/>
              <w:jc w:val="right"/>
            </w:pPr>
            <w:r w:rsidRPr="00A37A0E">
              <w:t>1.55</w:t>
            </w:r>
          </w:p>
        </w:tc>
      </w:tr>
      <w:tr w:rsidR="00F516DD" w:rsidRPr="00CC7C14" w14:paraId="6DDD3750" w14:textId="77777777" w:rsidTr="002C6C22">
        <w:trPr>
          <w:jc w:val="center"/>
        </w:trPr>
        <w:tc>
          <w:tcPr>
            <w:tcW w:w="0" w:type="auto"/>
          </w:tcPr>
          <w:p w14:paraId="3FC594CD" w14:textId="77777777" w:rsidR="00F516DD" w:rsidRPr="00CC7C14" w:rsidRDefault="00F516DD" w:rsidP="00F516DD">
            <w:pPr>
              <w:pStyle w:val="Compact"/>
            </w:pPr>
            <w:r w:rsidRPr="00CC7C14">
              <w:t>2.2</w:t>
            </w:r>
          </w:p>
        </w:tc>
        <w:tc>
          <w:tcPr>
            <w:tcW w:w="0" w:type="auto"/>
          </w:tcPr>
          <w:p w14:paraId="19EA5BDC" w14:textId="7F7D8A3E" w:rsidR="00F516DD" w:rsidRPr="00CC7C14" w:rsidRDefault="00F516DD" w:rsidP="00F516DD">
            <w:pPr>
              <w:pStyle w:val="Compact"/>
            </w:pPr>
            <w:r w:rsidRPr="00A37A0E">
              <w:t>0.03</w:t>
            </w:r>
          </w:p>
        </w:tc>
        <w:tc>
          <w:tcPr>
            <w:tcW w:w="0" w:type="auto"/>
          </w:tcPr>
          <w:p w14:paraId="4ED2C32A" w14:textId="7E917A3F" w:rsidR="00F516DD" w:rsidRPr="00CC7C14" w:rsidRDefault="00F516DD" w:rsidP="00F516DD">
            <w:pPr>
              <w:pStyle w:val="Compact"/>
            </w:pPr>
            <w:r w:rsidRPr="00A37A0E">
              <w:t>0.00</w:t>
            </w:r>
          </w:p>
        </w:tc>
        <w:tc>
          <w:tcPr>
            <w:tcW w:w="0" w:type="auto"/>
          </w:tcPr>
          <w:p w14:paraId="0695FD99" w14:textId="13C6C100" w:rsidR="00F516DD" w:rsidRPr="00CC7C14" w:rsidRDefault="00F516DD" w:rsidP="00F516DD">
            <w:pPr>
              <w:pStyle w:val="Compact"/>
              <w:jc w:val="right"/>
            </w:pPr>
            <w:r w:rsidRPr="00A37A0E">
              <w:t>0.03</w:t>
            </w:r>
          </w:p>
        </w:tc>
        <w:tc>
          <w:tcPr>
            <w:tcW w:w="0" w:type="auto"/>
          </w:tcPr>
          <w:p w14:paraId="432E9A2B" w14:textId="661F9A46" w:rsidR="00F516DD" w:rsidRPr="00CC7C14" w:rsidRDefault="00F516DD" w:rsidP="00F516DD">
            <w:pPr>
              <w:pStyle w:val="Compact"/>
              <w:jc w:val="right"/>
            </w:pPr>
            <w:r w:rsidRPr="00A37A0E">
              <w:t>1.45</w:t>
            </w:r>
          </w:p>
        </w:tc>
      </w:tr>
      <w:tr w:rsidR="00F516DD" w:rsidRPr="00CC7C14" w14:paraId="32093BFA" w14:textId="77777777" w:rsidTr="002C6C22">
        <w:trPr>
          <w:jc w:val="center"/>
        </w:trPr>
        <w:tc>
          <w:tcPr>
            <w:tcW w:w="0" w:type="auto"/>
          </w:tcPr>
          <w:p w14:paraId="5A9FF424" w14:textId="77777777" w:rsidR="00F516DD" w:rsidRPr="00CC7C14" w:rsidRDefault="00F516DD" w:rsidP="00F516DD">
            <w:pPr>
              <w:pStyle w:val="Compact"/>
            </w:pPr>
            <w:r w:rsidRPr="00CC7C14">
              <w:t>3.1</w:t>
            </w:r>
          </w:p>
        </w:tc>
        <w:tc>
          <w:tcPr>
            <w:tcW w:w="0" w:type="auto"/>
          </w:tcPr>
          <w:p w14:paraId="4566017D" w14:textId="5695845A" w:rsidR="00F516DD" w:rsidRPr="00CC7C14" w:rsidRDefault="00F516DD" w:rsidP="00F516DD">
            <w:pPr>
              <w:pStyle w:val="Compact"/>
            </w:pPr>
            <w:r w:rsidRPr="00A37A0E">
              <w:t>0.33</w:t>
            </w:r>
          </w:p>
        </w:tc>
        <w:tc>
          <w:tcPr>
            <w:tcW w:w="0" w:type="auto"/>
          </w:tcPr>
          <w:p w14:paraId="7553EE46" w14:textId="39D5D2D5" w:rsidR="00F516DD" w:rsidRPr="00CC7C14" w:rsidRDefault="00F516DD" w:rsidP="00F516DD">
            <w:pPr>
              <w:pStyle w:val="Compact"/>
            </w:pPr>
            <w:r w:rsidRPr="00A37A0E">
              <w:t>0.13</w:t>
            </w:r>
          </w:p>
        </w:tc>
        <w:tc>
          <w:tcPr>
            <w:tcW w:w="0" w:type="auto"/>
          </w:tcPr>
          <w:p w14:paraId="2FE8F9C7" w14:textId="13FE17F3" w:rsidR="00F516DD" w:rsidRPr="00CC7C14" w:rsidRDefault="00F516DD" w:rsidP="00F516DD">
            <w:pPr>
              <w:pStyle w:val="Compact"/>
              <w:jc w:val="right"/>
            </w:pPr>
            <w:r w:rsidRPr="00A37A0E">
              <w:t>0.20</w:t>
            </w:r>
          </w:p>
        </w:tc>
        <w:tc>
          <w:tcPr>
            <w:tcW w:w="0" w:type="auto"/>
          </w:tcPr>
          <w:p w14:paraId="17C314FF" w14:textId="37B0A276" w:rsidR="00F516DD" w:rsidRPr="00CC7C14" w:rsidRDefault="00F516DD" w:rsidP="00F516DD">
            <w:pPr>
              <w:pStyle w:val="Compact"/>
              <w:jc w:val="right"/>
            </w:pPr>
            <w:r w:rsidRPr="00A37A0E">
              <w:t>1.02</w:t>
            </w:r>
          </w:p>
        </w:tc>
      </w:tr>
      <w:tr w:rsidR="00F516DD" w:rsidRPr="00CC7C14" w14:paraId="073FF5BB" w14:textId="77777777" w:rsidTr="002C6C22">
        <w:trPr>
          <w:jc w:val="center"/>
        </w:trPr>
        <w:tc>
          <w:tcPr>
            <w:tcW w:w="0" w:type="auto"/>
          </w:tcPr>
          <w:p w14:paraId="274EA849" w14:textId="77777777" w:rsidR="00F516DD" w:rsidRPr="00CC7C14" w:rsidRDefault="00F516DD" w:rsidP="00F516DD">
            <w:pPr>
              <w:pStyle w:val="Compact"/>
            </w:pPr>
            <w:r w:rsidRPr="00CC7C14">
              <w:t>3.2</w:t>
            </w:r>
          </w:p>
        </w:tc>
        <w:tc>
          <w:tcPr>
            <w:tcW w:w="0" w:type="auto"/>
          </w:tcPr>
          <w:p w14:paraId="0F9AB06B" w14:textId="79EFAB7F" w:rsidR="00F516DD" w:rsidRPr="00CC7C14" w:rsidRDefault="00F516DD" w:rsidP="00F516DD">
            <w:pPr>
              <w:pStyle w:val="Compact"/>
            </w:pPr>
            <w:r w:rsidRPr="00A37A0E">
              <w:t>0.36</w:t>
            </w:r>
          </w:p>
        </w:tc>
        <w:tc>
          <w:tcPr>
            <w:tcW w:w="0" w:type="auto"/>
          </w:tcPr>
          <w:p w14:paraId="3C6EBFAE" w14:textId="7836DEEC" w:rsidR="00F516DD" w:rsidRPr="00CC7C14" w:rsidRDefault="00F516DD" w:rsidP="00F516DD">
            <w:pPr>
              <w:pStyle w:val="Compact"/>
            </w:pPr>
            <w:r w:rsidRPr="00A37A0E">
              <w:t>0.20</w:t>
            </w:r>
          </w:p>
        </w:tc>
        <w:tc>
          <w:tcPr>
            <w:tcW w:w="0" w:type="auto"/>
          </w:tcPr>
          <w:p w14:paraId="7FBC42A2" w14:textId="2E23BB9D" w:rsidR="00F516DD" w:rsidRPr="00CC7C14" w:rsidRDefault="00F516DD" w:rsidP="00F516DD">
            <w:pPr>
              <w:pStyle w:val="Compact"/>
              <w:jc w:val="right"/>
            </w:pPr>
            <w:r w:rsidRPr="00A37A0E">
              <w:t>0.16</w:t>
            </w:r>
          </w:p>
        </w:tc>
        <w:tc>
          <w:tcPr>
            <w:tcW w:w="0" w:type="auto"/>
          </w:tcPr>
          <w:p w14:paraId="74554B8A" w14:textId="78EE0DA7" w:rsidR="00F516DD" w:rsidRPr="00CC7C14" w:rsidRDefault="00F516DD" w:rsidP="00F516DD">
            <w:pPr>
              <w:pStyle w:val="Compact"/>
              <w:jc w:val="right"/>
            </w:pPr>
            <w:r w:rsidRPr="00A37A0E">
              <w:t>0.75</w:t>
            </w:r>
          </w:p>
        </w:tc>
      </w:tr>
      <w:tr w:rsidR="00F516DD" w:rsidRPr="00CC7C14" w14:paraId="490F69D9" w14:textId="77777777" w:rsidTr="002C6C22">
        <w:trPr>
          <w:jc w:val="center"/>
        </w:trPr>
        <w:tc>
          <w:tcPr>
            <w:tcW w:w="0" w:type="auto"/>
          </w:tcPr>
          <w:p w14:paraId="3BC2BF81" w14:textId="77777777" w:rsidR="00F516DD" w:rsidRPr="00CC7C14" w:rsidRDefault="00F516DD" w:rsidP="00F516DD">
            <w:pPr>
              <w:pStyle w:val="Compact"/>
            </w:pPr>
            <w:r w:rsidRPr="00CC7C14">
              <w:t>3.3</w:t>
            </w:r>
          </w:p>
        </w:tc>
        <w:tc>
          <w:tcPr>
            <w:tcW w:w="0" w:type="auto"/>
          </w:tcPr>
          <w:p w14:paraId="39399706" w14:textId="036C13DD" w:rsidR="00F516DD" w:rsidRPr="00CC7C14" w:rsidRDefault="00F516DD" w:rsidP="00F516DD">
            <w:pPr>
              <w:pStyle w:val="Compact"/>
            </w:pPr>
            <w:r w:rsidRPr="00A37A0E">
              <w:t>0.06</w:t>
            </w:r>
          </w:p>
        </w:tc>
        <w:tc>
          <w:tcPr>
            <w:tcW w:w="0" w:type="auto"/>
          </w:tcPr>
          <w:p w14:paraId="71638EE1" w14:textId="705D6F80" w:rsidR="00F516DD" w:rsidRPr="00CC7C14" w:rsidRDefault="00F516DD" w:rsidP="00F516DD">
            <w:pPr>
              <w:pStyle w:val="Compact"/>
            </w:pPr>
            <w:r w:rsidRPr="00A37A0E">
              <w:t>0.00</w:t>
            </w:r>
          </w:p>
        </w:tc>
        <w:tc>
          <w:tcPr>
            <w:tcW w:w="0" w:type="auto"/>
          </w:tcPr>
          <w:p w14:paraId="136D3571" w14:textId="3D5E3D37" w:rsidR="00F516DD" w:rsidRPr="00CC7C14" w:rsidRDefault="00F516DD" w:rsidP="00F516DD">
            <w:pPr>
              <w:pStyle w:val="Compact"/>
              <w:jc w:val="right"/>
            </w:pPr>
            <w:r w:rsidRPr="00A37A0E">
              <w:t>0.06</w:t>
            </w:r>
          </w:p>
        </w:tc>
        <w:tc>
          <w:tcPr>
            <w:tcW w:w="0" w:type="auto"/>
          </w:tcPr>
          <w:p w14:paraId="5FA7F283" w14:textId="5912A0C7" w:rsidR="00F516DD" w:rsidRPr="00CC7C14" w:rsidRDefault="00F516DD" w:rsidP="00F516DD">
            <w:pPr>
              <w:pStyle w:val="Compact"/>
              <w:jc w:val="right"/>
            </w:pPr>
            <w:r w:rsidRPr="00A37A0E">
              <w:t>1.50</w:t>
            </w:r>
          </w:p>
        </w:tc>
      </w:tr>
      <w:tr w:rsidR="00F516DD" w:rsidRPr="00CC7C14" w14:paraId="08AB991B" w14:textId="77777777" w:rsidTr="002C6C22">
        <w:trPr>
          <w:jc w:val="center"/>
        </w:trPr>
        <w:tc>
          <w:tcPr>
            <w:tcW w:w="0" w:type="auto"/>
          </w:tcPr>
          <w:p w14:paraId="6F5C9700" w14:textId="77777777" w:rsidR="00F516DD" w:rsidRPr="00CC7C14" w:rsidRDefault="00F516DD" w:rsidP="00F516DD">
            <w:pPr>
              <w:pStyle w:val="Compact"/>
            </w:pPr>
            <w:r w:rsidRPr="00CC7C14">
              <w:t>3.4</w:t>
            </w:r>
          </w:p>
        </w:tc>
        <w:tc>
          <w:tcPr>
            <w:tcW w:w="0" w:type="auto"/>
          </w:tcPr>
          <w:p w14:paraId="4E19CDCA" w14:textId="60EDCE19" w:rsidR="00F516DD" w:rsidRPr="00CC7C14" w:rsidRDefault="00F516DD" w:rsidP="00F516DD">
            <w:pPr>
              <w:pStyle w:val="Compact"/>
            </w:pPr>
            <w:r w:rsidRPr="00A37A0E">
              <w:t>0.12</w:t>
            </w:r>
          </w:p>
        </w:tc>
        <w:tc>
          <w:tcPr>
            <w:tcW w:w="0" w:type="auto"/>
          </w:tcPr>
          <w:p w14:paraId="4EF8A2B6" w14:textId="453DBDC7" w:rsidR="00F516DD" w:rsidRPr="00CC7C14" w:rsidRDefault="00F516DD" w:rsidP="00F516DD">
            <w:pPr>
              <w:pStyle w:val="Compact"/>
            </w:pPr>
            <w:r w:rsidRPr="00A37A0E">
              <w:t>0.00</w:t>
            </w:r>
          </w:p>
        </w:tc>
        <w:tc>
          <w:tcPr>
            <w:tcW w:w="0" w:type="auto"/>
          </w:tcPr>
          <w:p w14:paraId="33870246" w14:textId="421A422C" w:rsidR="00F516DD" w:rsidRPr="00CC7C14" w:rsidRDefault="00F516DD" w:rsidP="00F516DD">
            <w:pPr>
              <w:pStyle w:val="Compact"/>
              <w:jc w:val="right"/>
            </w:pPr>
            <w:r w:rsidRPr="00A37A0E">
              <w:t>0.12</w:t>
            </w:r>
          </w:p>
        </w:tc>
        <w:tc>
          <w:tcPr>
            <w:tcW w:w="0" w:type="auto"/>
          </w:tcPr>
          <w:p w14:paraId="5D6F0F52" w14:textId="5C9C40D7" w:rsidR="00F516DD" w:rsidRPr="00CC7C14" w:rsidRDefault="00F516DD" w:rsidP="00F516DD">
            <w:pPr>
              <w:pStyle w:val="Compact"/>
              <w:jc w:val="right"/>
            </w:pPr>
            <w:r w:rsidRPr="00A37A0E">
              <w:t>1.61</w:t>
            </w:r>
          </w:p>
        </w:tc>
      </w:tr>
      <w:tr w:rsidR="00F516DD" w:rsidRPr="00CC7C14" w14:paraId="5A495310" w14:textId="77777777" w:rsidTr="002C6C22">
        <w:trPr>
          <w:jc w:val="center"/>
        </w:trPr>
        <w:tc>
          <w:tcPr>
            <w:tcW w:w="0" w:type="auto"/>
          </w:tcPr>
          <w:p w14:paraId="3A1D4BE5" w14:textId="77777777" w:rsidR="00F516DD" w:rsidRPr="00CC7C14" w:rsidRDefault="00F516DD" w:rsidP="00F516DD">
            <w:pPr>
              <w:pStyle w:val="Compact"/>
            </w:pPr>
            <w:r w:rsidRPr="00CC7C14">
              <w:t>4.1</w:t>
            </w:r>
          </w:p>
        </w:tc>
        <w:tc>
          <w:tcPr>
            <w:tcW w:w="0" w:type="auto"/>
          </w:tcPr>
          <w:p w14:paraId="10F554AE" w14:textId="7CC5456D" w:rsidR="00F516DD" w:rsidRPr="00CC7C14" w:rsidRDefault="00F516DD" w:rsidP="00F516DD">
            <w:pPr>
              <w:pStyle w:val="Compact"/>
            </w:pPr>
            <w:r w:rsidRPr="00A37A0E">
              <w:t>0.00</w:t>
            </w:r>
          </w:p>
        </w:tc>
        <w:tc>
          <w:tcPr>
            <w:tcW w:w="0" w:type="auto"/>
          </w:tcPr>
          <w:p w14:paraId="2EBE4B70" w14:textId="674B00F0" w:rsidR="00F516DD" w:rsidRPr="00CC7C14" w:rsidRDefault="00F516DD" w:rsidP="00F516DD">
            <w:pPr>
              <w:pStyle w:val="Compact"/>
            </w:pPr>
            <w:r w:rsidRPr="00A37A0E">
              <w:t>0.00</w:t>
            </w:r>
          </w:p>
        </w:tc>
        <w:tc>
          <w:tcPr>
            <w:tcW w:w="0" w:type="auto"/>
          </w:tcPr>
          <w:p w14:paraId="5560D251" w14:textId="387E33FE" w:rsidR="00F516DD" w:rsidRPr="00CC7C14" w:rsidRDefault="00F516DD" w:rsidP="00F516DD">
            <w:pPr>
              <w:pStyle w:val="Compact"/>
              <w:jc w:val="right"/>
            </w:pPr>
            <w:r w:rsidRPr="00A37A0E">
              <w:t>0.00</w:t>
            </w:r>
          </w:p>
        </w:tc>
        <w:tc>
          <w:tcPr>
            <w:tcW w:w="0" w:type="auto"/>
          </w:tcPr>
          <w:p w14:paraId="7E7143F7" w14:textId="1FB88F52" w:rsidR="00F516DD" w:rsidRPr="00CC7C14" w:rsidRDefault="00F516DD" w:rsidP="00F516DD">
            <w:pPr>
              <w:pStyle w:val="Compact"/>
              <w:jc w:val="right"/>
            </w:pPr>
            <w:r w:rsidRPr="00A37A0E">
              <w:t>0.00</w:t>
            </w:r>
          </w:p>
        </w:tc>
      </w:tr>
      <w:tr w:rsidR="00F516DD" w:rsidRPr="00CC7C14" w14:paraId="5E53CF2E" w14:textId="77777777" w:rsidTr="002C6C22">
        <w:trPr>
          <w:jc w:val="center"/>
        </w:trPr>
        <w:tc>
          <w:tcPr>
            <w:tcW w:w="0" w:type="auto"/>
          </w:tcPr>
          <w:p w14:paraId="4A04823A" w14:textId="77777777" w:rsidR="00F516DD" w:rsidRPr="00CC7C14" w:rsidRDefault="00F516DD" w:rsidP="00F516DD">
            <w:pPr>
              <w:pStyle w:val="Compact"/>
            </w:pPr>
            <w:r w:rsidRPr="00CC7C14">
              <w:t>4.2</w:t>
            </w:r>
          </w:p>
        </w:tc>
        <w:tc>
          <w:tcPr>
            <w:tcW w:w="0" w:type="auto"/>
          </w:tcPr>
          <w:p w14:paraId="2A04B6C0" w14:textId="05B5358A" w:rsidR="00F516DD" w:rsidRPr="00CC7C14" w:rsidRDefault="00F516DD" w:rsidP="00F516DD">
            <w:pPr>
              <w:pStyle w:val="Compact"/>
            </w:pPr>
            <w:r w:rsidRPr="00A37A0E">
              <w:t>0.00</w:t>
            </w:r>
          </w:p>
        </w:tc>
        <w:tc>
          <w:tcPr>
            <w:tcW w:w="0" w:type="auto"/>
          </w:tcPr>
          <w:p w14:paraId="11E3A8C3" w14:textId="3942EA25" w:rsidR="00F516DD" w:rsidRPr="00CC7C14" w:rsidRDefault="00F516DD" w:rsidP="00F516DD">
            <w:pPr>
              <w:pStyle w:val="Compact"/>
            </w:pPr>
            <w:r w:rsidRPr="00A37A0E">
              <w:t>0.00</w:t>
            </w:r>
          </w:p>
        </w:tc>
        <w:tc>
          <w:tcPr>
            <w:tcW w:w="0" w:type="auto"/>
          </w:tcPr>
          <w:p w14:paraId="65CDFF7A" w14:textId="1EFE9C19" w:rsidR="00F516DD" w:rsidRPr="00CC7C14" w:rsidRDefault="00F516DD" w:rsidP="00F516DD">
            <w:pPr>
              <w:pStyle w:val="Compact"/>
              <w:jc w:val="right"/>
            </w:pPr>
            <w:r w:rsidRPr="00A37A0E">
              <w:t>0.00</w:t>
            </w:r>
          </w:p>
        </w:tc>
        <w:tc>
          <w:tcPr>
            <w:tcW w:w="0" w:type="auto"/>
          </w:tcPr>
          <w:p w14:paraId="2ACEE5D4" w14:textId="148680D7" w:rsidR="00F516DD" w:rsidRPr="00CC7C14" w:rsidRDefault="00F516DD" w:rsidP="00F516DD">
            <w:pPr>
              <w:pStyle w:val="Compact"/>
              <w:jc w:val="right"/>
            </w:pPr>
            <w:r w:rsidRPr="00A37A0E">
              <w:t>0.00</w:t>
            </w:r>
          </w:p>
        </w:tc>
      </w:tr>
      <w:tr w:rsidR="00F516DD" w:rsidRPr="00CC7C14" w14:paraId="27F0833E" w14:textId="77777777" w:rsidTr="002C6C22">
        <w:trPr>
          <w:jc w:val="center"/>
        </w:trPr>
        <w:tc>
          <w:tcPr>
            <w:tcW w:w="0" w:type="auto"/>
          </w:tcPr>
          <w:p w14:paraId="503FF765" w14:textId="77777777" w:rsidR="00F516DD" w:rsidRPr="00CC7C14" w:rsidRDefault="00F516DD" w:rsidP="00F516DD">
            <w:pPr>
              <w:pStyle w:val="Compact"/>
            </w:pPr>
            <w:r w:rsidRPr="00CC7C14">
              <w:t>4.3</w:t>
            </w:r>
          </w:p>
        </w:tc>
        <w:tc>
          <w:tcPr>
            <w:tcW w:w="0" w:type="auto"/>
          </w:tcPr>
          <w:p w14:paraId="4102B5CF" w14:textId="0F8523E6" w:rsidR="00F516DD" w:rsidRPr="00CC7C14" w:rsidRDefault="00F516DD" w:rsidP="00F516DD">
            <w:pPr>
              <w:pStyle w:val="Compact"/>
            </w:pPr>
            <w:r w:rsidRPr="00A37A0E">
              <w:t>0.21</w:t>
            </w:r>
          </w:p>
        </w:tc>
        <w:tc>
          <w:tcPr>
            <w:tcW w:w="0" w:type="auto"/>
          </w:tcPr>
          <w:p w14:paraId="2005910E" w14:textId="144DEEEF" w:rsidR="00F516DD" w:rsidRPr="00CC7C14" w:rsidRDefault="00F516DD" w:rsidP="00F516DD">
            <w:pPr>
              <w:pStyle w:val="Compact"/>
            </w:pPr>
            <w:r w:rsidRPr="00A37A0E">
              <w:t>0.00</w:t>
            </w:r>
          </w:p>
        </w:tc>
        <w:tc>
          <w:tcPr>
            <w:tcW w:w="0" w:type="auto"/>
          </w:tcPr>
          <w:p w14:paraId="109A8B2C" w14:textId="3B27E54B" w:rsidR="00F516DD" w:rsidRPr="00CC7C14" w:rsidRDefault="00F516DD" w:rsidP="00F516DD">
            <w:pPr>
              <w:pStyle w:val="Compact"/>
              <w:jc w:val="right"/>
            </w:pPr>
            <w:r w:rsidRPr="00A37A0E">
              <w:t>0.21</w:t>
            </w:r>
          </w:p>
        </w:tc>
        <w:tc>
          <w:tcPr>
            <w:tcW w:w="0" w:type="auto"/>
          </w:tcPr>
          <w:p w14:paraId="13D9DC99" w14:textId="4947B286" w:rsidR="00F516DD" w:rsidRPr="00CC7C14" w:rsidRDefault="00F516DD" w:rsidP="00F516DD">
            <w:pPr>
              <w:pStyle w:val="Compact"/>
              <w:jc w:val="right"/>
            </w:pPr>
            <w:r w:rsidRPr="00A37A0E">
              <w:t>1.79</w:t>
            </w:r>
          </w:p>
        </w:tc>
      </w:tr>
      <w:tr w:rsidR="00F516DD" w:rsidRPr="00CC7C14" w14:paraId="4619AA7A" w14:textId="77777777" w:rsidTr="002C6C22">
        <w:trPr>
          <w:jc w:val="center"/>
        </w:trPr>
        <w:tc>
          <w:tcPr>
            <w:tcW w:w="0" w:type="auto"/>
          </w:tcPr>
          <w:p w14:paraId="50E7BB10" w14:textId="77777777" w:rsidR="00F516DD" w:rsidRPr="00CC7C14" w:rsidRDefault="00F516DD" w:rsidP="00F516DD">
            <w:pPr>
              <w:pStyle w:val="Compact"/>
            </w:pPr>
            <w:r w:rsidRPr="00CC7C14">
              <w:t>4.4</w:t>
            </w:r>
          </w:p>
        </w:tc>
        <w:tc>
          <w:tcPr>
            <w:tcW w:w="0" w:type="auto"/>
          </w:tcPr>
          <w:p w14:paraId="650030F9" w14:textId="1FA4320B" w:rsidR="00F516DD" w:rsidRPr="00CC7C14" w:rsidRDefault="00F516DD" w:rsidP="00F516DD">
            <w:pPr>
              <w:pStyle w:val="Compact"/>
            </w:pPr>
            <w:r w:rsidRPr="00A37A0E">
              <w:t>0.00</w:t>
            </w:r>
          </w:p>
        </w:tc>
        <w:tc>
          <w:tcPr>
            <w:tcW w:w="0" w:type="auto"/>
          </w:tcPr>
          <w:p w14:paraId="5363AA54" w14:textId="6FA58786" w:rsidR="00F516DD" w:rsidRPr="00CC7C14" w:rsidRDefault="00F516DD" w:rsidP="00F516DD">
            <w:pPr>
              <w:pStyle w:val="Compact"/>
            </w:pPr>
            <w:r w:rsidRPr="00A37A0E">
              <w:t>0.20</w:t>
            </w:r>
          </w:p>
        </w:tc>
        <w:tc>
          <w:tcPr>
            <w:tcW w:w="0" w:type="auto"/>
          </w:tcPr>
          <w:p w14:paraId="318A4B9B" w14:textId="726E99A5" w:rsidR="00F516DD" w:rsidRPr="00CC7C14" w:rsidRDefault="00F516DD" w:rsidP="00F516DD">
            <w:pPr>
              <w:pStyle w:val="Compact"/>
              <w:jc w:val="right"/>
            </w:pPr>
            <w:r w:rsidRPr="00A37A0E">
              <w:t>-0.20</w:t>
            </w:r>
          </w:p>
        </w:tc>
        <w:tc>
          <w:tcPr>
            <w:tcW w:w="0" w:type="auto"/>
          </w:tcPr>
          <w:p w14:paraId="21835326" w14:textId="34B5D83A" w:rsidR="00F516DD" w:rsidRPr="00CC7C14" w:rsidRDefault="00F516DD" w:rsidP="00F516DD">
            <w:pPr>
              <w:pStyle w:val="Compact"/>
              <w:jc w:val="right"/>
            </w:pPr>
            <w:r w:rsidRPr="00A37A0E">
              <w:t>1.07</w:t>
            </w:r>
          </w:p>
        </w:tc>
      </w:tr>
      <w:tr w:rsidR="00F516DD" w:rsidRPr="00CC7C14" w14:paraId="495EB999" w14:textId="77777777" w:rsidTr="002C6C22">
        <w:trPr>
          <w:jc w:val="center"/>
        </w:trPr>
        <w:tc>
          <w:tcPr>
            <w:tcW w:w="0" w:type="auto"/>
          </w:tcPr>
          <w:p w14:paraId="61ADE3B5" w14:textId="77777777" w:rsidR="00F516DD" w:rsidRPr="00CC7C14" w:rsidRDefault="00F516DD" w:rsidP="00F516DD">
            <w:pPr>
              <w:pStyle w:val="Compact"/>
            </w:pPr>
            <w:r w:rsidRPr="00CC7C14">
              <w:t>4.5</w:t>
            </w:r>
          </w:p>
        </w:tc>
        <w:tc>
          <w:tcPr>
            <w:tcW w:w="0" w:type="auto"/>
          </w:tcPr>
          <w:p w14:paraId="67058B57" w14:textId="6D1FB472" w:rsidR="00F516DD" w:rsidRPr="00CC7C14" w:rsidRDefault="00F516DD" w:rsidP="00F516DD">
            <w:pPr>
              <w:pStyle w:val="Compact"/>
            </w:pPr>
            <w:r w:rsidRPr="00A37A0E">
              <w:t>0.12</w:t>
            </w:r>
          </w:p>
        </w:tc>
        <w:tc>
          <w:tcPr>
            <w:tcW w:w="0" w:type="auto"/>
          </w:tcPr>
          <w:p w14:paraId="5ABF7AB8" w14:textId="4E1252E8" w:rsidR="00F516DD" w:rsidRPr="00CC7C14" w:rsidRDefault="00F516DD" w:rsidP="00F516DD">
            <w:pPr>
              <w:pStyle w:val="Compact"/>
            </w:pPr>
            <w:r w:rsidRPr="00A37A0E">
              <w:t>0.00</w:t>
            </w:r>
          </w:p>
        </w:tc>
        <w:tc>
          <w:tcPr>
            <w:tcW w:w="0" w:type="auto"/>
          </w:tcPr>
          <w:p w14:paraId="7ED3D72E" w14:textId="0DE0BD63" w:rsidR="00F516DD" w:rsidRPr="00CC7C14" w:rsidRDefault="00F516DD" w:rsidP="00F516DD">
            <w:pPr>
              <w:pStyle w:val="Compact"/>
              <w:jc w:val="right"/>
            </w:pPr>
            <w:r w:rsidRPr="00A37A0E">
              <w:t>0.12</w:t>
            </w:r>
          </w:p>
        </w:tc>
        <w:tc>
          <w:tcPr>
            <w:tcW w:w="0" w:type="auto"/>
          </w:tcPr>
          <w:p w14:paraId="1FF306F5" w14:textId="5CB73EA3" w:rsidR="00F516DD" w:rsidRPr="00CC7C14" w:rsidRDefault="00F516DD" w:rsidP="00F516DD">
            <w:pPr>
              <w:pStyle w:val="Compact"/>
              <w:jc w:val="right"/>
            </w:pPr>
            <w:r w:rsidRPr="00A37A0E">
              <w:t>1.61</w:t>
            </w:r>
          </w:p>
        </w:tc>
      </w:tr>
      <w:tr w:rsidR="00F516DD" w:rsidRPr="00CC7C14" w14:paraId="6FAEA086" w14:textId="77777777" w:rsidTr="002C6C22">
        <w:trPr>
          <w:jc w:val="center"/>
        </w:trPr>
        <w:tc>
          <w:tcPr>
            <w:tcW w:w="0" w:type="auto"/>
          </w:tcPr>
          <w:p w14:paraId="5202FF31" w14:textId="77777777" w:rsidR="00F516DD" w:rsidRPr="00CC7C14" w:rsidRDefault="00F516DD" w:rsidP="00F516DD">
            <w:pPr>
              <w:pStyle w:val="Compact"/>
            </w:pPr>
            <w:r w:rsidRPr="00CC7C14">
              <w:t>4.6</w:t>
            </w:r>
          </w:p>
        </w:tc>
        <w:tc>
          <w:tcPr>
            <w:tcW w:w="0" w:type="auto"/>
          </w:tcPr>
          <w:p w14:paraId="5804E81F" w14:textId="59D75795" w:rsidR="00F516DD" w:rsidRPr="00CC7C14" w:rsidRDefault="00F516DD" w:rsidP="00F516DD">
            <w:pPr>
              <w:pStyle w:val="Compact"/>
            </w:pPr>
            <w:r w:rsidRPr="00A37A0E">
              <w:t>0.00</w:t>
            </w:r>
          </w:p>
        </w:tc>
        <w:tc>
          <w:tcPr>
            <w:tcW w:w="0" w:type="auto"/>
          </w:tcPr>
          <w:p w14:paraId="4F49C7A0" w14:textId="21094055" w:rsidR="00F516DD" w:rsidRPr="00CC7C14" w:rsidRDefault="00F516DD" w:rsidP="00F516DD">
            <w:pPr>
              <w:pStyle w:val="Compact"/>
            </w:pPr>
            <w:r w:rsidRPr="00A37A0E">
              <w:t>0.00</w:t>
            </w:r>
          </w:p>
        </w:tc>
        <w:tc>
          <w:tcPr>
            <w:tcW w:w="0" w:type="auto"/>
          </w:tcPr>
          <w:p w14:paraId="5C7C2136" w14:textId="41ABC001" w:rsidR="00F516DD" w:rsidRPr="00CC7C14" w:rsidRDefault="00F516DD" w:rsidP="00F516DD">
            <w:pPr>
              <w:pStyle w:val="Compact"/>
              <w:jc w:val="right"/>
            </w:pPr>
            <w:r w:rsidRPr="00A37A0E">
              <w:t>0.00</w:t>
            </w:r>
          </w:p>
        </w:tc>
        <w:tc>
          <w:tcPr>
            <w:tcW w:w="0" w:type="auto"/>
          </w:tcPr>
          <w:p w14:paraId="2112F786" w14:textId="76707EB4" w:rsidR="00F516DD" w:rsidRPr="00CC7C14" w:rsidRDefault="00F516DD" w:rsidP="00F516DD">
            <w:pPr>
              <w:pStyle w:val="Compact"/>
              <w:jc w:val="right"/>
            </w:pPr>
            <w:r w:rsidRPr="00A37A0E">
              <w:t>0.00</w:t>
            </w:r>
          </w:p>
        </w:tc>
      </w:tr>
      <w:tr w:rsidR="00F516DD" w:rsidRPr="00CC7C14" w14:paraId="673E426F" w14:textId="77777777" w:rsidTr="002C6C22">
        <w:trPr>
          <w:jc w:val="center"/>
        </w:trPr>
        <w:tc>
          <w:tcPr>
            <w:tcW w:w="0" w:type="auto"/>
          </w:tcPr>
          <w:p w14:paraId="19513483" w14:textId="77777777" w:rsidR="00F516DD" w:rsidRPr="00CC7C14" w:rsidRDefault="00F516DD" w:rsidP="00F516DD">
            <w:pPr>
              <w:pStyle w:val="Compact"/>
            </w:pPr>
            <w:r w:rsidRPr="00CC7C14">
              <w:t>4.7</w:t>
            </w:r>
          </w:p>
        </w:tc>
        <w:tc>
          <w:tcPr>
            <w:tcW w:w="0" w:type="auto"/>
          </w:tcPr>
          <w:p w14:paraId="5B583492" w14:textId="713DA6E6" w:rsidR="00F516DD" w:rsidRPr="00CC7C14" w:rsidRDefault="00F516DD" w:rsidP="00F516DD">
            <w:pPr>
              <w:pStyle w:val="Compact"/>
            </w:pPr>
            <w:r w:rsidRPr="00A37A0E">
              <w:t>0.00</w:t>
            </w:r>
          </w:p>
        </w:tc>
        <w:tc>
          <w:tcPr>
            <w:tcW w:w="0" w:type="auto"/>
          </w:tcPr>
          <w:p w14:paraId="61E59A9B" w14:textId="4D13204A" w:rsidR="00F516DD" w:rsidRPr="00CC7C14" w:rsidRDefault="00F516DD" w:rsidP="00F516DD">
            <w:pPr>
              <w:pStyle w:val="Compact"/>
            </w:pPr>
            <w:r w:rsidRPr="00A37A0E">
              <w:t>0.00</w:t>
            </w:r>
          </w:p>
        </w:tc>
        <w:tc>
          <w:tcPr>
            <w:tcW w:w="0" w:type="auto"/>
          </w:tcPr>
          <w:p w14:paraId="406916C8" w14:textId="05E4DAF0" w:rsidR="00F516DD" w:rsidRPr="00CC7C14" w:rsidRDefault="00F516DD" w:rsidP="00F516DD">
            <w:pPr>
              <w:pStyle w:val="Compact"/>
              <w:jc w:val="right"/>
            </w:pPr>
            <w:r w:rsidRPr="00A37A0E">
              <w:t>0.00</w:t>
            </w:r>
          </w:p>
        </w:tc>
        <w:tc>
          <w:tcPr>
            <w:tcW w:w="0" w:type="auto"/>
          </w:tcPr>
          <w:p w14:paraId="1A9BD4C5" w14:textId="7351D92A" w:rsidR="00F516DD" w:rsidRPr="00CC7C14" w:rsidRDefault="00F516DD" w:rsidP="00F516DD">
            <w:pPr>
              <w:pStyle w:val="Compact"/>
              <w:jc w:val="right"/>
            </w:pPr>
            <w:r w:rsidRPr="00A37A0E">
              <w:t>0.00</w:t>
            </w:r>
          </w:p>
        </w:tc>
      </w:tr>
      <w:tr w:rsidR="00F516DD" w:rsidRPr="00CC7C14" w14:paraId="6B0CF971" w14:textId="77777777" w:rsidTr="002C6C22">
        <w:trPr>
          <w:jc w:val="center"/>
        </w:trPr>
        <w:tc>
          <w:tcPr>
            <w:tcW w:w="0" w:type="auto"/>
          </w:tcPr>
          <w:p w14:paraId="5A87975B" w14:textId="77777777" w:rsidR="00F516DD" w:rsidRPr="00CC7C14" w:rsidRDefault="00F516DD" w:rsidP="00F516DD">
            <w:pPr>
              <w:pStyle w:val="Compact"/>
            </w:pPr>
            <w:r w:rsidRPr="00CC7C14">
              <w:t>4.8</w:t>
            </w:r>
          </w:p>
        </w:tc>
        <w:tc>
          <w:tcPr>
            <w:tcW w:w="0" w:type="auto"/>
          </w:tcPr>
          <w:p w14:paraId="1EC661A4" w14:textId="2CE0AA72" w:rsidR="00F516DD" w:rsidRPr="00CC7C14" w:rsidRDefault="00F516DD" w:rsidP="00F516DD">
            <w:pPr>
              <w:pStyle w:val="Compact"/>
            </w:pPr>
            <w:r w:rsidRPr="00A37A0E">
              <w:t>0.03</w:t>
            </w:r>
          </w:p>
        </w:tc>
        <w:tc>
          <w:tcPr>
            <w:tcW w:w="0" w:type="auto"/>
          </w:tcPr>
          <w:p w14:paraId="3B9C936A" w14:textId="5283A862" w:rsidR="00F516DD" w:rsidRPr="00CC7C14" w:rsidRDefault="00F516DD" w:rsidP="00F516DD">
            <w:pPr>
              <w:pStyle w:val="Compact"/>
            </w:pPr>
            <w:r w:rsidRPr="00A37A0E">
              <w:t>0.00</w:t>
            </w:r>
          </w:p>
        </w:tc>
        <w:tc>
          <w:tcPr>
            <w:tcW w:w="0" w:type="auto"/>
          </w:tcPr>
          <w:p w14:paraId="00D02440" w14:textId="626AA4B9" w:rsidR="00F516DD" w:rsidRPr="00CC7C14" w:rsidRDefault="00F516DD" w:rsidP="00F516DD">
            <w:pPr>
              <w:pStyle w:val="Compact"/>
              <w:jc w:val="right"/>
            </w:pPr>
            <w:r w:rsidRPr="00A37A0E">
              <w:t>0.03</w:t>
            </w:r>
          </w:p>
        </w:tc>
        <w:tc>
          <w:tcPr>
            <w:tcW w:w="0" w:type="auto"/>
          </w:tcPr>
          <w:p w14:paraId="4C0B5D74" w14:textId="60CDAB15" w:rsidR="00F516DD" w:rsidRPr="00CC7C14" w:rsidRDefault="00F516DD" w:rsidP="00F516DD">
            <w:pPr>
              <w:pStyle w:val="Compact"/>
              <w:jc w:val="right"/>
            </w:pPr>
            <w:r w:rsidRPr="00A37A0E">
              <w:t>1.45</w:t>
            </w:r>
          </w:p>
        </w:tc>
      </w:tr>
      <w:tr w:rsidR="00F516DD" w:rsidRPr="00CC7C14" w14:paraId="131B013B" w14:textId="77777777" w:rsidTr="002C6C22">
        <w:trPr>
          <w:jc w:val="center"/>
        </w:trPr>
        <w:tc>
          <w:tcPr>
            <w:tcW w:w="0" w:type="auto"/>
          </w:tcPr>
          <w:p w14:paraId="6BCA423C" w14:textId="77777777" w:rsidR="00F516DD" w:rsidRPr="00CC7C14" w:rsidRDefault="00F516DD" w:rsidP="00F516DD">
            <w:pPr>
              <w:pStyle w:val="Compact"/>
            </w:pPr>
            <w:r w:rsidRPr="00CC7C14">
              <w:t>5.1</w:t>
            </w:r>
          </w:p>
        </w:tc>
        <w:tc>
          <w:tcPr>
            <w:tcW w:w="0" w:type="auto"/>
          </w:tcPr>
          <w:p w14:paraId="495BDE13" w14:textId="40936FF6" w:rsidR="00F516DD" w:rsidRPr="00CC7C14" w:rsidRDefault="00F516DD" w:rsidP="00F516DD">
            <w:pPr>
              <w:pStyle w:val="Compact"/>
            </w:pPr>
            <w:r w:rsidRPr="00A37A0E">
              <w:t>0.18</w:t>
            </w:r>
          </w:p>
        </w:tc>
        <w:tc>
          <w:tcPr>
            <w:tcW w:w="0" w:type="auto"/>
          </w:tcPr>
          <w:p w14:paraId="6463567E" w14:textId="39121B4D" w:rsidR="00F516DD" w:rsidRPr="00CC7C14" w:rsidRDefault="00F516DD" w:rsidP="00F516DD">
            <w:pPr>
              <w:pStyle w:val="Compact"/>
            </w:pPr>
            <w:r w:rsidRPr="00A37A0E">
              <w:t>0.00</w:t>
            </w:r>
          </w:p>
        </w:tc>
        <w:tc>
          <w:tcPr>
            <w:tcW w:w="0" w:type="auto"/>
          </w:tcPr>
          <w:p w14:paraId="51FA0693" w14:textId="616D836D" w:rsidR="00F516DD" w:rsidRPr="00CC7C14" w:rsidRDefault="00F516DD" w:rsidP="00F516DD">
            <w:pPr>
              <w:pStyle w:val="Compact"/>
              <w:jc w:val="right"/>
            </w:pPr>
            <w:r w:rsidRPr="00A37A0E">
              <w:t>0.18</w:t>
            </w:r>
          </w:p>
        </w:tc>
        <w:tc>
          <w:tcPr>
            <w:tcW w:w="0" w:type="auto"/>
          </w:tcPr>
          <w:p w14:paraId="7FDB1754" w14:textId="61BA6D75" w:rsidR="00F516DD" w:rsidRPr="00CC7C14" w:rsidRDefault="00F516DD" w:rsidP="00F516DD">
            <w:pPr>
              <w:pStyle w:val="Compact"/>
              <w:jc w:val="right"/>
            </w:pPr>
            <w:r w:rsidRPr="00A37A0E">
              <w:t>1.72</w:t>
            </w:r>
          </w:p>
        </w:tc>
      </w:tr>
      <w:tr w:rsidR="00F516DD" w:rsidRPr="00CC7C14" w14:paraId="39060900" w14:textId="77777777" w:rsidTr="002C6C22">
        <w:trPr>
          <w:jc w:val="center"/>
        </w:trPr>
        <w:tc>
          <w:tcPr>
            <w:tcW w:w="0" w:type="auto"/>
          </w:tcPr>
          <w:p w14:paraId="0E0AF6E6" w14:textId="77777777" w:rsidR="00F516DD" w:rsidRPr="00CC7C14" w:rsidRDefault="00F516DD" w:rsidP="00F516DD">
            <w:pPr>
              <w:pStyle w:val="Compact"/>
            </w:pPr>
            <w:r w:rsidRPr="00CC7C14">
              <w:t>6.1</w:t>
            </w:r>
          </w:p>
        </w:tc>
        <w:tc>
          <w:tcPr>
            <w:tcW w:w="0" w:type="auto"/>
          </w:tcPr>
          <w:p w14:paraId="55AE8D73" w14:textId="2C3CC5F7" w:rsidR="00F516DD" w:rsidRPr="00CC7C14" w:rsidRDefault="00F516DD" w:rsidP="00F516DD">
            <w:pPr>
              <w:pStyle w:val="Compact"/>
            </w:pPr>
            <w:r w:rsidRPr="00A37A0E">
              <w:t>0.18</w:t>
            </w:r>
          </w:p>
        </w:tc>
        <w:tc>
          <w:tcPr>
            <w:tcW w:w="0" w:type="auto"/>
          </w:tcPr>
          <w:p w14:paraId="247561F3" w14:textId="748F473B" w:rsidR="00F516DD" w:rsidRPr="00CC7C14" w:rsidRDefault="00F516DD" w:rsidP="00F516DD">
            <w:pPr>
              <w:pStyle w:val="Compact"/>
            </w:pPr>
            <w:r w:rsidRPr="00A37A0E">
              <w:t>0.20</w:t>
            </w:r>
          </w:p>
        </w:tc>
        <w:tc>
          <w:tcPr>
            <w:tcW w:w="0" w:type="auto"/>
          </w:tcPr>
          <w:p w14:paraId="463B73B4" w14:textId="711C84AC" w:rsidR="00F516DD" w:rsidRPr="00CC7C14" w:rsidRDefault="00F516DD" w:rsidP="00F516DD">
            <w:pPr>
              <w:pStyle w:val="Compact"/>
              <w:jc w:val="right"/>
            </w:pPr>
            <w:r w:rsidRPr="00A37A0E">
              <w:t>-0.02</w:t>
            </w:r>
          </w:p>
        </w:tc>
        <w:tc>
          <w:tcPr>
            <w:tcW w:w="0" w:type="auto"/>
          </w:tcPr>
          <w:p w14:paraId="71D2A4B8" w14:textId="0F794625" w:rsidR="00F516DD" w:rsidRPr="00CC7C14" w:rsidRDefault="00F516DD" w:rsidP="00F516DD">
            <w:pPr>
              <w:pStyle w:val="Compact"/>
              <w:jc w:val="right"/>
            </w:pPr>
            <w:r w:rsidRPr="00A37A0E">
              <w:t>0.11</w:t>
            </w:r>
          </w:p>
        </w:tc>
      </w:tr>
      <w:tr w:rsidR="00F516DD" w:rsidRPr="00CC7C14" w14:paraId="5BAE204B" w14:textId="77777777" w:rsidTr="002C6C22">
        <w:trPr>
          <w:jc w:val="center"/>
        </w:trPr>
        <w:tc>
          <w:tcPr>
            <w:tcW w:w="0" w:type="auto"/>
          </w:tcPr>
          <w:p w14:paraId="37941D0B" w14:textId="77777777" w:rsidR="00F516DD" w:rsidRPr="00CC7C14" w:rsidRDefault="00F516DD" w:rsidP="00F516DD">
            <w:pPr>
              <w:pStyle w:val="Compact"/>
            </w:pPr>
            <w:r w:rsidRPr="00CC7C14">
              <w:t>6.2</w:t>
            </w:r>
          </w:p>
        </w:tc>
        <w:tc>
          <w:tcPr>
            <w:tcW w:w="0" w:type="auto"/>
          </w:tcPr>
          <w:p w14:paraId="482AF2E2" w14:textId="0D079AC6" w:rsidR="00F516DD" w:rsidRPr="00CC7C14" w:rsidRDefault="00F516DD" w:rsidP="00F516DD">
            <w:pPr>
              <w:pStyle w:val="Compact"/>
            </w:pPr>
            <w:r w:rsidRPr="00A37A0E">
              <w:t>0.06</w:t>
            </w:r>
          </w:p>
        </w:tc>
        <w:tc>
          <w:tcPr>
            <w:tcW w:w="0" w:type="auto"/>
          </w:tcPr>
          <w:p w14:paraId="32B4914F" w14:textId="01789221" w:rsidR="00F516DD" w:rsidRPr="00CC7C14" w:rsidRDefault="00F516DD" w:rsidP="00F516DD">
            <w:pPr>
              <w:pStyle w:val="Compact"/>
            </w:pPr>
            <w:r w:rsidRPr="00A37A0E">
              <w:t>0.00</w:t>
            </w:r>
          </w:p>
        </w:tc>
        <w:tc>
          <w:tcPr>
            <w:tcW w:w="0" w:type="auto"/>
          </w:tcPr>
          <w:p w14:paraId="543748EF" w14:textId="28CAB649" w:rsidR="00F516DD" w:rsidRPr="00CC7C14" w:rsidRDefault="00F516DD" w:rsidP="00F516DD">
            <w:pPr>
              <w:pStyle w:val="Compact"/>
              <w:jc w:val="right"/>
            </w:pPr>
            <w:r w:rsidRPr="00A37A0E">
              <w:t>0.06</w:t>
            </w:r>
          </w:p>
        </w:tc>
        <w:tc>
          <w:tcPr>
            <w:tcW w:w="0" w:type="auto"/>
          </w:tcPr>
          <w:p w14:paraId="67F5CC5E" w14:textId="701EA2BF" w:rsidR="00F516DD" w:rsidRPr="00CC7C14" w:rsidRDefault="00F516DD" w:rsidP="00F516DD">
            <w:pPr>
              <w:pStyle w:val="Compact"/>
              <w:jc w:val="right"/>
            </w:pPr>
            <w:r w:rsidRPr="00A37A0E">
              <w:t>1.50</w:t>
            </w:r>
          </w:p>
        </w:tc>
      </w:tr>
      <w:tr w:rsidR="00F516DD" w:rsidRPr="00CC7C14" w14:paraId="193E97B4" w14:textId="77777777" w:rsidTr="002C6C22">
        <w:trPr>
          <w:jc w:val="center"/>
        </w:trPr>
        <w:tc>
          <w:tcPr>
            <w:tcW w:w="0" w:type="auto"/>
          </w:tcPr>
          <w:p w14:paraId="4219B789" w14:textId="77777777" w:rsidR="00F516DD" w:rsidRPr="00CC7C14" w:rsidRDefault="00F516DD" w:rsidP="00F516DD">
            <w:pPr>
              <w:pStyle w:val="Compact"/>
            </w:pPr>
            <w:r w:rsidRPr="00CC7C14">
              <w:t>7.1</w:t>
            </w:r>
          </w:p>
        </w:tc>
        <w:tc>
          <w:tcPr>
            <w:tcW w:w="0" w:type="auto"/>
          </w:tcPr>
          <w:p w14:paraId="6FA2D7E3" w14:textId="2AEF32CB" w:rsidR="00F516DD" w:rsidRPr="00CC7C14" w:rsidRDefault="00F516DD" w:rsidP="00F516DD">
            <w:pPr>
              <w:pStyle w:val="Compact"/>
            </w:pPr>
            <w:r w:rsidRPr="00A37A0E">
              <w:t>0.09</w:t>
            </w:r>
          </w:p>
        </w:tc>
        <w:tc>
          <w:tcPr>
            <w:tcW w:w="0" w:type="auto"/>
          </w:tcPr>
          <w:p w14:paraId="5541067E" w14:textId="7D67F1FC" w:rsidR="00F516DD" w:rsidRPr="00CC7C14" w:rsidRDefault="00F516DD" w:rsidP="00F516DD">
            <w:pPr>
              <w:pStyle w:val="Compact"/>
            </w:pPr>
            <w:r w:rsidRPr="00A37A0E">
              <w:t>0.00</w:t>
            </w:r>
          </w:p>
        </w:tc>
        <w:tc>
          <w:tcPr>
            <w:tcW w:w="0" w:type="auto"/>
          </w:tcPr>
          <w:p w14:paraId="3AA2E052" w14:textId="094379D9" w:rsidR="00F516DD" w:rsidRPr="00CC7C14" w:rsidRDefault="00F516DD" w:rsidP="00F516DD">
            <w:pPr>
              <w:pStyle w:val="Compact"/>
              <w:jc w:val="right"/>
            </w:pPr>
            <w:r w:rsidRPr="00A37A0E">
              <w:t>0.09</w:t>
            </w:r>
          </w:p>
        </w:tc>
        <w:tc>
          <w:tcPr>
            <w:tcW w:w="0" w:type="auto"/>
          </w:tcPr>
          <w:p w14:paraId="15848DBF" w14:textId="0C78B4A5" w:rsidR="00F516DD" w:rsidRPr="00CC7C14" w:rsidRDefault="00F516DD" w:rsidP="00F516DD">
            <w:pPr>
              <w:pStyle w:val="Compact"/>
              <w:jc w:val="right"/>
            </w:pPr>
            <w:r w:rsidRPr="00A37A0E">
              <w:t>1.55</w:t>
            </w:r>
          </w:p>
        </w:tc>
      </w:tr>
      <w:tr w:rsidR="00F516DD" w:rsidRPr="00CC7C14" w14:paraId="3131D93C" w14:textId="77777777" w:rsidTr="002C6C22">
        <w:trPr>
          <w:jc w:val="center"/>
        </w:trPr>
        <w:tc>
          <w:tcPr>
            <w:tcW w:w="0" w:type="auto"/>
          </w:tcPr>
          <w:p w14:paraId="114E9A87" w14:textId="77777777" w:rsidR="00F516DD" w:rsidRPr="00CC7C14" w:rsidRDefault="00F516DD" w:rsidP="00F516DD">
            <w:pPr>
              <w:pStyle w:val="Compact"/>
            </w:pPr>
            <w:r w:rsidRPr="00CC7C14">
              <w:t>7.2</w:t>
            </w:r>
          </w:p>
        </w:tc>
        <w:tc>
          <w:tcPr>
            <w:tcW w:w="0" w:type="auto"/>
          </w:tcPr>
          <w:p w14:paraId="0F8AE11F" w14:textId="398707CD" w:rsidR="00F516DD" w:rsidRPr="00CC7C14" w:rsidRDefault="00F516DD" w:rsidP="00F516DD">
            <w:pPr>
              <w:pStyle w:val="Compact"/>
            </w:pPr>
            <w:r w:rsidRPr="00A37A0E">
              <w:t>0.03</w:t>
            </w:r>
          </w:p>
        </w:tc>
        <w:tc>
          <w:tcPr>
            <w:tcW w:w="0" w:type="auto"/>
          </w:tcPr>
          <w:p w14:paraId="5DEB1EF4" w14:textId="06F34A4A" w:rsidR="00F516DD" w:rsidRPr="00CC7C14" w:rsidRDefault="00F516DD" w:rsidP="00F516DD">
            <w:pPr>
              <w:pStyle w:val="Compact"/>
            </w:pPr>
            <w:r w:rsidRPr="00A37A0E">
              <w:t>0.00</w:t>
            </w:r>
          </w:p>
        </w:tc>
        <w:tc>
          <w:tcPr>
            <w:tcW w:w="0" w:type="auto"/>
          </w:tcPr>
          <w:p w14:paraId="200F556D" w14:textId="4253E340" w:rsidR="00F516DD" w:rsidRPr="00CC7C14" w:rsidRDefault="00F516DD" w:rsidP="00F516DD">
            <w:pPr>
              <w:pStyle w:val="Compact"/>
              <w:jc w:val="right"/>
            </w:pPr>
            <w:r w:rsidRPr="00A37A0E">
              <w:t>0.03</w:t>
            </w:r>
          </w:p>
        </w:tc>
        <w:tc>
          <w:tcPr>
            <w:tcW w:w="0" w:type="auto"/>
          </w:tcPr>
          <w:p w14:paraId="074D07D3" w14:textId="26F00657" w:rsidR="00F516DD" w:rsidRPr="00CC7C14" w:rsidRDefault="00F516DD" w:rsidP="00F516DD">
            <w:pPr>
              <w:pStyle w:val="Compact"/>
              <w:jc w:val="right"/>
            </w:pPr>
            <w:r w:rsidRPr="00A37A0E">
              <w:t>1.45</w:t>
            </w:r>
          </w:p>
        </w:tc>
      </w:tr>
      <w:tr w:rsidR="00F516DD" w:rsidRPr="00CC7C14" w14:paraId="2D0234A7" w14:textId="77777777" w:rsidTr="002C6C22">
        <w:trPr>
          <w:jc w:val="center"/>
        </w:trPr>
        <w:tc>
          <w:tcPr>
            <w:tcW w:w="0" w:type="auto"/>
          </w:tcPr>
          <w:p w14:paraId="60679362" w14:textId="77777777" w:rsidR="00F516DD" w:rsidRPr="00CC7C14" w:rsidRDefault="00F516DD" w:rsidP="00F516DD">
            <w:pPr>
              <w:pStyle w:val="Compact"/>
            </w:pPr>
            <w:r w:rsidRPr="00CC7C14">
              <w:t>8.1</w:t>
            </w:r>
          </w:p>
        </w:tc>
        <w:tc>
          <w:tcPr>
            <w:tcW w:w="0" w:type="auto"/>
          </w:tcPr>
          <w:p w14:paraId="008E0679" w14:textId="07DB84FA" w:rsidR="00F516DD" w:rsidRPr="00CC7C14" w:rsidRDefault="00F516DD" w:rsidP="00F516DD">
            <w:pPr>
              <w:pStyle w:val="Compact"/>
            </w:pPr>
            <w:r w:rsidRPr="00A37A0E">
              <w:t>0.33</w:t>
            </w:r>
          </w:p>
        </w:tc>
        <w:tc>
          <w:tcPr>
            <w:tcW w:w="0" w:type="auto"/>
          </w:tcPr>
          <w:p w14:paraId="639B0AB3" w14:textId="2406362F" w:rsidR="00F516DD" w:rsidRPr="00CC7C14" w:rsidRDefault="00F516DD" w:rsidP="00F516DD">
            <w:pPr>
              <w:pStyle w:val="Compact"/>
            </w:pPr>
            <w:r w:rsidRPr="00A37A0E">
              <w:t>0.13</w:t>
            </w:r>
          </w:p>
        </w:tc>
        <w:tc>
          <w:tcPr>
            <w:tcW w:w="0" w:type="auto"/>
          </w:tcPr>
          <w:p w14:paraId="4DF65E74" w14:textId="0A2908EA" w:rsidR="00F516DD" w:rsidRPr="00CC7C14" w:rsidRDefault="00F516DD" w:rsidP="00F516DD">
            <w:pPr>
              <w:pStyle w:val="Compact"/>
              <w:jc w:val="right"/>
            </w:pPr>
            <w:r w:rsidRPr="00A37A0E">
              <w:t>0.20</w:t>
            </w:r>
          </w:p>
        </w:tc>
        <w:tc>
          <w:tcPr>
            <w:tcW w:w="0" w:type="auto"/>
          </w:tcPr>
          <w:p w14:paraId="7F925CE2" w14:textId="4E1E74D3" w:rsidR="00F516DD" w:rsidRPr="00CC7C14" w:rsidRDefault="00F516DD" w:rsidP="00F516DD">
            <w:pPr>
              <w:pStyle w:val="Compact"/>
              <w:jc w:val="right"/>
            </w:pPr>
            <w:r w:rsidRPr="00A37A0E">
              <w:t>1.02</w:t>
            </w:r>
          </w:p>
        </w:tc>
      </w:tr>
    </w:tbl>
    <w:p w14:paraId="456EB835" w14:textId="77777777" w:rsidR="00A93871" w:rsidRDefault="00A93871">
      <w:pPr>
        <w:spacing w:after="160" w:line="259" w:lineRule="auto"/>
        <w:jc w:val="left"/>
      </w:pPr>
    </w:p>
    <w:p w14:paraId="5C5242E1" w14:textId="45D20621" w:rsidR="00A93871" w:rsidRDefault="00A93871" w:rsidP="00D61E5E">
      <w:pPr>
        <w:pStyle w:val="Caption"/>
        <w:keepNext/>
      </w:pPr>
      <w:r>
        <w:t xml:space="preserve">Table </w:t>
      </w:r>
      <w:r w:rsidR="000E4344">
        <w:rPr>
          <w:noProof/>
        </w:rPr>
        <w:fldChar w:fldCharType="begin"/>
      </w:r>
      <w:r w:rsidR="000E4344">
        <w:rPr>
          <w:noProof/>
        </w:rPr>
        <w:instrText xml:space="preserve"> SEQ Table \* ARABIC </w:instrText>
      </w:r>
      <w:r w:rsidR="000E4344">
        <w:rPr>
          <w:noProof/>
        </w:rPr>
        <w:fldChar w:fldCharType="separate"/>
      </w:r>
      <w:r>
        <w:rPr>
          <w:noProof/>
        </w:rPr>
        <w:t>21</w:t>
      </w:r>
      <w:r w:rsidR="000E4344">
        <w:rPr>
          <w:noProof/>
        </w:rPr>
        <w:fldChar w:fldCharType="end"/>
      </w:r>
      <w:r>
        <w:t xml:space="preserve">: </w:t>
      </w:r>
      <w:r w:rsidRPr="007853BB">
        <w:t xml:space="preserve">Detailed MICA GESI Items Balance Statistics, </w:t>
      </w:r>
      <w:r>
        <w:t>partial</w:t>
      </w:r>
      <w:r w:rsidRPr="007853BB">
        <w:t xml:space="preserve"> configuration</w:t>
      </w:r>
    </w:p>
    <w:tbl>
      <w:tblPr>
        <w:tblW w:w="0" w:type="auto"/>
        <w:jc w:val="center"/>
        <w:tblLook w:val="07E0" w:firstRow="1" w:lastRow="1" w:firstColumn="1" w:lastColumn="1" w:noHBand="1" w:noVBand="1"/>
      </w:tblPr>
      <w:tblGrid>
        <w:gridCol w:w="975"/>
        <w:gridCol w:w="1709"/>
        <w:gridCol w:w="1861"/>
        <w:gridCol w:w="1149"/>
        <w:gridCol w:w="2893"/>
      </w:tblGrid>
      <w:tr w:rsidR="00A93871" w:rsidRPr="00CC7C14" w14:paraId="037C1793" w14:textId="77777777" w:rsidTr="00DD47B4">
        <w:trPr>
          <w:tblHeader/>
          <w:jc w:val="center"/>
        </w:trPr>
        <w:tc>
          <w:tcPr>
            <w:tcW w:w="0" w:type="auto"/>
            <w:tcBorders>
              <w:bottom w:val="single" w:sz="0" w:space="0" w:color="auto"/>
            </w:tcBorders>
            <w:vAlign w:val="bottom"/>
          </w:tcPr>
          <w:p w14:paraId="439DB06E" w14:textId="77777777" w:rsidR="00A93871" w:rsidRPr="00CC7C14" w:rsidRDefault="00A93871" w:rsidP="00DD47B4">
            <w:pPr>
              <w:pStyle w:val="Compact"/>
            </w:pPr>
            <w:r w:rsidRPr="00CC7C14">
              <w:t>Measure</w:t>
            </w:r>
          </w:p>
        </w:tc>
        <w:tc>
          <w:tcPr>
            <w:tcW w:w="0" w:type="auto"/>
            <w:tcBorders>
              <w:bottom w:val="single" w:sz="0" w:space="0" w:color="auto"/>
            </w:tcBorders>
            <w:vAlign w:val="bottom"/>
          </w:tcPr>
          <w:p w14:paraId="13864A60" w14:textId="77777777" w:rsidR="00A93871" w:rsidRPr="00CC7C14" w:rsidRDefault="00A93871" w:rsidP="00DD47B4">
            <w:pPr>
              <w:pStyle w:val="Compact"/>
            </w:pPr>
            <w:r w:rsidRPr="00CC7C14">
              <w:t>Treatment Mean</w:t>
            </w:r>
          </w:p>
        </w:tc>
        <w:tc>
          <w:tcPr>
            <w:tcW w:w="0" w:type="auto"/>
            <w:tcBorders>
              <w:bottom w:val="single" w:sz="0" w:space="0" w:color="auto"/>
            </w:tcBorders>
            <w:vAlign w:val="bottom"/>
          </w:tcPr>
          <w:p w14:paraId="21DFF342" w14:textId="77777777" w:rsidR="00A93871" w:rsidRPr="00CC7C14" w:rsidRDefault="00A93871" w:rsidP="00DD47B4">
            <w:pPr>
              <w:pStyle w:val="Compact"/>
            </w:pPr>
            <w:r w:rsidRPr="00CC7C14">
              <w:t>Comparison Mean</w:t>
            </w:r>
          </w:p>
        </w:tc>
        <w:tc>
          <w:tcPr>
            <w:tcW w:w="0" w:type="auto"/>
            <w:tcBorders>
              <w:bottom w:val="single" w:sz="0" w:space="0" w:color="auto"/>
            </w:tcBorders>
            <w:vAlign w:val="bottom"/>
          </w:tcPr>
          <w:p w14:paraId="2783EF2A" w14:textId="77777777" w:rsidR="00A93871" w:rsidRPr="00CC7C14" w:rsidRDefault="00A93871" w:rsidP="00DD47B4">
            <w:pPr>
              <w:pStyle w:val="Compact"/>
              <w:jc w:val="right"/>
            </w:pPr>
            <w:r>
              <w:t>Difference</w:t>
            </w:r>
          </w:p>
        </w:tc>
        <w:tc>
          <w:tcPr>
            <w:tcW w:w="0" w:type="auto"/>
            <w:tcBorders>
              <w:bottom w:val="single" w:sz="0" w:space="0" w:color="auto"/>
            </w:tcBorders>
            <w:vAlign w:val="bottom"/>
          </w:tcPr>
          <w:p w14:paraId="0B7ADCFA" w14:textId="77777777" w:rsidR="00A93871" w:rsidRPr="00CC7C14" w:rsidRDefault="00A93871" w:rsidP="00DD47B4">
            <w:pPr>
              <w:pStyle w:val="Compact"/>
              <w:jc w:val="right"/>
            </w:pPr>
            <w:r>
              <w:t>Standardized Mean Difference</w:t>
            </w:r>
          </w:p>
        </w:tc>
      </w:tr>
      <w:tr w:rsidR="00A93871" w:rsidRPr="00CC7C14" w14:paraId="26EBCF4C" w14:textId="77777777" w:rsidTr="00DD47B4">
        <w:trPr>
          <w:jc w:val="center"/>
        </w:trPr>
        <w:tc>
          <w:tcPr>
            <w:tcW w:w="0" w:type="auto"/>
          </w:tcPr>
          <w:p w14:paraId="4AA11115" w14:textId="77777777" w:rsidR="00A93871" w:rsidRPr="00CC7C14" w:rsidRDefault="00A93871" w:rsidP="00A93871">
            <w:pPr>
              <w:pStyle w:val="Compact"/>
            </w:pPr>
            <w:r w:rsidRPr="00CC7C14">
              <w:t>1.1</w:t>
            </w:r>
          </w:p>
        </w:tc>
        <w:tc>
          <w:tcPr>
            <w:tcW w:w="0" w:type="auto"/>
          </w:tcPr>
          <w:p w14:paraId="201932B0" w14:textId="697137E9" w:rsidR="00A93871" w:rsidRPr="00CC7C14" w:rsidRDefault="00A93871" w:rsidP="00A93871">
            <w:pPr>
              <w:pStyle w:val="Compact"/>
            </w:pPr>
            <w:r w:rsidRPr="00D67175">
              <w:t>0.09</w:t>
            </w:r>
          </w:p>
        </w:tc>
        <w:tc>
          <w:tcPr>
            <w:tcW w:w="0" w:type="auto"/>
          </w:tcPr>
          <w:p w14:paraId="01BA5E89" w14:textId="7CABD739" w:rsidR="00A93871" w:rsidRPr="00CC7C14" w:rsidRDefault="00A93871" w:rsidP="00A93871">
            <w:pPr>
              <w:pStyle w:val="Compact"/>
            </w:pPr>
            <w:r w:rsidRPr="00D67175">
              <w:t>0.00</w:t>
            </w:r>
          </w:p>
        </w:tc>
        <w:tc>
          <w:tcPr>
            <w:tcW w:w="0" w:type="auto"/>
          </w:tcPr>
          <w:p w14:paraId="65C96404" w14:textId="4C00A604" w:rsidR="00A93871" w:rsidRPr="00CC7C14" w:rsidRDefault="00A93871" w:rsidP="00A93871">
            <w:pPr>
              <w:pStyle w:val="Compact"/>
              <w:jc w:val="right"/>
            </w:pPr>
            <w:r w:rsidRPr="00D67175">
              <w:t>0.09</w:t>
            </w:r>
          </w:p>
        </w:tc>
        <w:tc>
          <w:tcPr>
            <w:tcW w:w="0" w:type="auto"/>
          </w:tcPr>
          <w:p w14:paraId="7A0EDAC6" w14:textId="7205AA6B" w:rsidR="00A93871" w:rsidRPr="00CC7C14" w:rsidRDefault="00A93871" w:rsidP="00A93871">
            <w:pPr>
              <w:pStyle w:val="Compact"/>
              <w:jc w:val="right"/>
            </w:pPr>
            <w:r w:rsidRPr="00D67175">
              <w:t>1.73</w:t>
            </w:r>
          </w:p>
        </w:tc>
      </w:tr>
      <w:tr w:rsidR="00A93871" w:rsidRPr="00CC7C14" w14:paraId="3360BDA2" w14:textId="77777777" w:rsidTr="00DD47B4">
        <w:trPr>
          <w:jc w:val="center"/>
        </w:trPr>
        <w:tc>
          <w:tcPr>
            <w:tcW w:w="0" w:type="auto"/>
          </w:tcPr>
          <w:p w14:paraId="3F7C69B5" w14:textId="77777777" w:rsidR="00A93871" w:rsidRPr="00CC7C14" w:rsidRDefault="00A93871" w:rsidP="00A93871">
            <w:pPr>
              <w:pStyle w:val="Compact"/>
            </w:pPr>
            <w:r w:rsidRPr="00CC7C14">
              <w:t>1.2</w:t>
            </w:r>
          </w:p>
        </w:tc>
        <w:tc>
          <w:tcPr>
            <w:tcW w:w="0" w:type="auto"/>
          </w:tcPr>
          <w:p w14:paraId="22F00917" w14:textId="4FDABE95" w:rsidR="00A93871" w:rsidRPr="00CC7C14" w:rsidRDefault="00A93871" w:rsidP="00A93871">
            <w:pPr>
              <w:pStyle w:val="Compact"/>
            </w:pPr>
            <w:r w:rsidRPr="00D67175">
              <w:t>0.13</w:t>
            </w:r>
          </w:p>
        </w:tc>
        <w:tc>
          <w:tcPr>
            <w:tcW w:w="0" w:type="auto"/>
          </w:tcPr>
          <w:p w14:paraId="6D998401" w14:textId="21DAAC35" w:rsidR="00A93871" w:rsidRPr="00CC7C14" w:rsidRDefault="00A93871" w:rsidP="00A93871">
            <w:pPr>
              <w:pStyle w:val="Compact"/>
            </w:pPr>
            <w:r w:rsidRPr="00D67175">
              <w:t>0.20</w:t>
            </w:r>
          </w:p>
        </w:tc>
        <w:tc>
          <w:tcPr>
            <w:tcW w:w="0" w:type="auto"/>
          </w:tcPr>
          <w:p w14:paraId="356A1399" w14:textId="607320A4" w:rsidR="00A93871" w:rsidRPr="00CC7C14" w:rsidRDefault="00A93871" w:rsidP="00A93871">
            <w:pPr>
              <w:pStyle w:val="Compact"/>
              <w:jc w:val="right"/>
            </w:pPr>
            <w:r w:rsidRPr="00D67175">
              <w:t>-0.07</w:t>
            </w:r>
          </w:p>
        </w:tc>
        <w:tc>
          <w:tcPr>
            <w:tcW w:w="0" w:type="auto"/>
          </w:tcPr>
          <w:p w14:paraId="417EAA86" w14:textId="20D31D6E" w:rsidR="00A93871" w:rsidRPr="00CC7C14" w:rsidRDefault="00A93871" w:rsidP="00A93871">
            <w:pPr>
              <w:pStyle w:val="Compact"/>
              <w:jc w:val="right"/>
            </w:pPr>
            <w:r w:rsidRPr="00D67175">
              <w:t>0.50</w:t>
            </w:r>
          </w:p>
        </w:tc>
      </w:tr>
      <w:tr w:rsidR="00A93871" w:rsidRPr="00CC7C14" w14:paraId="13F8B044" w14:textId="77777777" w:rsidTr="00DD47B4">
        <w:trPr>
          <w:jc w:val="center"/>
        </w:trPr>
        <w:tc>
          <w:tcPr>
            <w:tcW w:w="0" w:type="auto"/>
          </w:tcPr>
          <w:p w14:paraId="2157B95C" w14:textId="77777777" w:rsidR="00A93871" w:rsidRPr="00CC7C14" w:rsidRDefault="00A93871" w:rsidP="00A93871">
            <w:pPr>
              <w:pStyle w:val="Compact"/>
            </w:pPr>
            <w:r w:rsidRPr="00CC7C14">
              <w:t>1.3</w:t>
            </w:r>
          </w:p>
        </w:tc>
        <w:tc>
          <w:tcPr>
            <w:tcW w:w="0" w:type="auto"/>
          </w:tcPr>
          <w:p w14:paraId="3D6EB92B" w14:textId="126BA95E" w:rsidR="00A93871" w:rsidRPr="00CC7C14" w:rsidRDefault="00A93871" w:rsidP="00A93871">
            <w:pPr>
              <w:pStyle w:val="Compact"/>
            </w:pPr>
            <w:r w:rsidRPr="00D67175">
              <w:t>0.04</w:t>
            </w:r>
          </w:p>
        </w:tc>
        <w:tc>
          <w:tcPr>
            <w:tcW w:w="0" w:type="auto"/>
          </w:tcPr>
          <w:p w14:paraId="5BC269AE" w14:textId="76A3A610" w:rsidR="00A93871" w:rsidRPr="00CC7C14" w:rsidRDefault="00A93871" w:rsidP="00A93871">
            <w:pPr>
              <w:pStyle w:val="Compact"/>
            </w:pPr>
            <w:r w:rsidRPr="00D67175">
              <w:t>0.00</w:t>
            </w:r>
          </w:p>
        </w:tc>
        <w:tc>
          <w:tcPr>
            <w:tcW w:w="0" w:type="auto"/>
          </w:tcPr>
          <w:p w14:paraId="4C5D27DB" w14:textId="0825CE0A" w:rsidR="00A93871" w:rsidRPr="00CC7C14" w:rsidRDefault="00A93871" w:rsidP="00A93871">
            <w:pPr>
              <w:pStyle w:val="Compact"/>
              <w:jc w:val="right"/>
            </w:pPr>
            <w:r w:rsidRPr="00D67175">
              <w:t>0.04</w:t>
            </w:r>
          </w:p>
        </w:tc>
        <w:tc>
          <w:tcPr>
            <w:tcW w:w="0" w:type="auto"/>
          </w:tcPr>
          <w:p w14:paraId="2CCEC8C3" w14:textId="09A1DF17" w:rsidR="00A93871" w:rsidRPr="00CC7C14" w:rsidRDefault="00A93871" w:rsidP="00A93871">
            <w:pPr>
              <w:pStyle w:val="Compact"/>
              <w:jc w:val="right"/>
            </w:pPr>
            <w:r w:rsidRPr="00D67175">
              <w:t>1.65</w:t>
            </w:r>
          </w:p>
        </w:tc>
      </w:tr>
      <w:tr w:rsidR="00A93871" w:rsidRPr="00CC7C14" w14:paraId="7532B7A8" w14:textId="77777777" w:rsidTr="00DD47B4">
        <w:trPr>
          <w:jc w:val="center"/>
        </w:trPr>
        <w:tc>
          <w:tcPr>
            <w:tcW w:w="0" w:type="auto"/>
          </w:tcPr>
          <w:p w14:paraId="468EE8DC" w14:textId="77777777" w:rsidR="00A93871" w:rsidRPr="00CC7C14" w:rsidRDefault="00A93871" w:rsidP="00A93871">
            <w:pPr>
              <w:pStyle w:val="Compact"/>
            </w:pPr>
            <w:r w:rsidRPr="00CC7C14">
              <w:t>2.1</w:t>
            </w:r>
          </w:p>
        </w:tc>
        <w:tc>
          <w:tcPr>
            <w:tcW w:w="0" w:type="auto"/>
          </w:tcPr>
          <w:p w14:paraId="738816B0" w14:textId="4AEF6645" w:rsidR="00A93871" w:rsidRPr="00CC7C14" w:rsidRDefault="00A93871" w:rsidP="00A93871">
            <w:pPr>
              <w:pStyle w:val="Compact"/>
            </w:pPr>
            <w:r w:rsidRPr="00D67175">
              <w:t>0.09</w:t>
            </w:r>
          </w:p>
        </w:tc>
        <w:tc>
          <w:tcPr>
            <w:tcW w:w="0" w:type="auto"/>
          </w:tcPr>
          <w:p w14:paraId="46DB44D0" w14:textId="146E0006" w:rsidR="00A93871" w:rsidRPr="00CC7C14" w:rsidRDefault="00A93871" w:rsidP="00A93871">
            <w:pPr>
              <w:pStyle w:val="Compact"/>
            </w:pPr>
            <w:r w:rsidRPr="00D67175">
              <w:t>0.00</w:t>
            </w:r>
          </w:p>
        </w:tc>
        <w:tc>
          <w:tcPr>
            <w:tcW w:w="0" w:type="auto"/>
          </w:tcPr>
          <w:p w14:paraId="64EBC889" w14:textId="32EE61EE" w:rsidR="00A93871" w:rsidRPr="00CC7C14" w:rsidRDefault="00A93871" w:rsidP="00A93871">
            <w:pPr>
              <w:pStyle w:val="Compact"/>
              <w:jc w:val="right"/>
            </w:pPr>
            <w:r w:rsidRPr="00D67175">
              <w:t>0.09</w:t>
            </w:r>
          </w:p>
        </w:tc>
        <w:tc>
          <w:tcPr>
            <w:tcW w:w="0" w:type="auto"/>
          </w:tcPr>
          <w:p w14:paraId="44791BF7" w14:textId="07F80595" w:rsidR="00A93871" w:rsidRPr="00CC7C14" w:rsidRDefault="00A93871" w:rsidP="00A93871">
            <w:pPr>
              <w:pStyle w:val="Compact"/>
              <w:jc w:val="right"/>
            </w:pPr>
            <w:r w:rsidRPr="00D67175">
              <w:t>1.73</w:t>
            </w:r>
          </w:p>
        </w:tc>
      </w:tr>
      <w:tr w:rsidR="00A93871" w:rsidRPr="00CC7C14" w14:paraId="7F174819" w14:textId="77777777" w:rsidTr="00DD47B4">
        <w:trPr>
          <w:jc w:val="center"/>
        </w:trPr>
        <w:tc>
          <w:tcPr>
            <w:tcW w:w="0" w:type="auto"/>
          </w:tcPr>
          <w:p w14:paraId="35BC9B92" w14:textId="77777777" w:rsidR="00A93871" w:rsidRPr="00CC7C14" w:rsidRDefault="00A93871" w:rsidP="00A93871">
            <w:pPr>
              <w:pStyle w:val="Compact"/>
            </w:pPr>
            <w:r w:rsidRPr="00CC7C14">
              <w:t>2.2</w:t>
            </w:r>
          </w:p>
        </w:tc>
        <w:tc>
          <w:tcPr>
            <w:tcW w:w="0" w:type="auto"/>
          </w:tcPr>
          <w:p w14:paraId="1FA90D7A" w14:textId="40CD9592" w:rsidR="00A93871" w:rsidRPr="00CC7C14" w:rsidRDefault="00A93871" w:rsidP="00A93871">
            <w:pPr>
              <w:pStyle w:val="Compact"/>
            </w:pPr>
            <w:r w:rsidRPr="00D67175">
              <w:t>0.00</w:t>
            </w:r>
          </w:p>
        </w:tc>
        <w:tc>
          <w:tcPr>
            <w:tcW w:w="0" w:type="auto"/>
          </w:tcPr>
          <w:p w14:paraId="3376C834" w14:textId="6F82F30C" w:rsidR="00A93871" w:rsidRPr="00CC7C14" w:rsidRDefault="00A93871" w:rsidP="00A93871">
            <w:pPr>
              <w:pStyle w:val="Compact"/>
            </w:pPr>
            <w:r w:rsidRPr="00D67175">
              <w:t>0.00</w:t>
            </w:r>
          </w:p>
        </w:tc>
        <w:tc>
          <w:tcPr>
            <w:tcW w:w="0" w:type="auto"/>
          </w:tcPr>
          <w:p w14:paraId="6EEB4649" w14:textId="2AAEC54D" w:rsidR="00A93871" w:rsidRPr="00CC7C14" w:rsidRDefault="00A93871" w:rsidP="00A93871">
            <w:pPr>
              <w:pStyle w:val="Compact"/>
              <w:jc w:val="right"/>
            </w:pPr>
            <w:r w:rsidRPr="00D67175">
              <w:t>0.00</w:t>
            </w:r>
          </w:p>
        </w:tc>
        <w:tc>
          <w:tcPr>
            <w:tcW w:w="0" w:type="auto"/>
          </w:tcPr>
          <w:p w14:paraId="52F43EBA" w14:textId="15CE5379" w:rsidR="00A93871" w:rsidRPr="00CC7C14" w:rsidRDefault="00A93871" w:rsidP="00A93871">
            <w:pPr>
              <w:pStyle w:val="Compact"/>
              <w:jc w:val="right"/>
            </w:pPr>
            <w:r w:rsidRPr="00D67175">
              <w:t>0.00</w:t>
            </w:r>
          </w:p>
        </w:tc>
      </w:tr>
      <w:tr w:rsidR="00A93871" w:rsidRPr="00CC7C14" w14:paraId="68D34A27" w14:textId="77777777" w:rsidTr="00DD47B4">
        <w:trPr>
          <w:jc w:val="center"/>
        </w:trPr>
        <w:tc>
          <w:tcPr>
            <w:tcW w:w="0" w:type="auto"/>
          </w:tcPr>
          <w:p w14:paraId="3B35E1D1" w14:textId="77777777" w:rsidR="00A93871" w:rsidRPr="00CC7C14" w:rsidRDefault="00A93871" w:rsidP="00A93871">
            <w:pPr>
              <w:pStyle w:val="Compact"/>
            </w:pPr>
            <w:r w:rsidRPr="00CC7C14">
              <w:t>3.1</w:t>
            </w:r>
          </w:p>
        </w:tc>
        <w:tc>
          <w:tcPr>
            <w:tcW w:w="0" w:type="auto"/>
          </w:tcPr>
          <w:p w14:paraId="1D24D6C9" w14:textId="68FB5712" w:rsidR="00A93871" w:rsidRPr="00CC7C14" w:rsidRDefault="00A93871" w:rsidP="00A93871">
            <w:pPr>
              <w:pStyle w:val="Compact"/>
            </w:pPr>
            <w:r w:rsidRPr="00D67175">
              <w:t>0.35</w:t>
            </w:r>
          </w:p>
        </w:tc>
        <w:tc>
          <w:tcPr>
            <w:tcW w:w="0" w:type="auto"/>
          </w:tcPr>
          <w:p w14:paraId="295097EA" w14:textId="276B7FC3" w:rsidR="00A93871" w:rsidRPr="00CC7C14" w:rsidRDefault="00A93871" w:rsidP="00A93871">
            <w:pPr>
              <w:pStyle w:val="Compact"/>
            </w:pPr>
            <w:r w:rsidRPr="00D67175">
              <w:t>0.13</w:t>
            </w:r>
          </w:p>
        </w:tc>
        <w:tc>
          <w:tcPr>
            <w:tcW w:w="0" w:type="auto"/>
          </w:tcPr>
          <w:p w14:paraId="13E0BD02" w14:textId="453D3450" w:rsidR="00A93871" w:rsidRPr="00CC7C14" w:rsidRDefault="00A93871" w:rsidP="00A93871">
            <w:pPr>
              <w:pStyle w:val="Compact"/>
              <w:jc w:val="right"/>
            </w:pPr>
            <w:r w:rsidRPr="00D67175">
              <w:t>0.21</w:t>
            </w:r>
          </w:p>
        </w:tc>
        <w:tc>
          <w:tcPr>
            <w:tcW w:w="0" w:type="auto"/>
          </w:tcPr>
          <w:p w14:paraId="2FBFB6C4" w14:textId="78D8BF34" w:rsidR="00A93871" w:rsidRPr="00CC7C14" w:rsidRDefault="00A93871" w:rsidP="00A93871">
            <w:pPr>
              <w:pStyle w:val="Compact"/>
              <w:jc w:val="right"/>
            </w:pPr>
            <w:r w:rsidRPr="00D67175">
              <w:t>1.11</w:t>
            </w:r>
          </w:p>
        </w:tc>
      </w:tr>
      <w:tr w:rsidR="00A93871" w:rsidRPr="00CC7C14" w14:paraId="69F55DC0" w14:textId="77777777" w:rsidTr="00DD47B4">
        <w:trPr>
          <w:jc w:val="center"/>
        </w:trPr>
        <w:tc>
          <w:tcPr>
            <w:tcW w:w="0" w:type="auto"/>
          </w:tcPr>
          <w:p w14:paraId="0CD0A8EA" w14:textId="77777777" w:rsidR="00A93871" w:rsidRPr="00CC7C14" w:rsidRDefault="00A93871" w:rsidP="00A93871">
            <w:pPr>
              <w:pStyle w:val="Compact"/>
            </w:pPr>
            <w:r w:rsidRPr="00CC7C14">
              <w:t>3.2</w:t>
            </w:r>
          </w:p>
        </w:tc>
        <w:tc>
          <w:tcPr>
            <w:tcW w:w="0" w:type="auto"/>
          </w:tcPr>
          <w:p w14:paraId="3BECDE51" w14:textId="6D929BAD" w:rsidR="00A93871" w:rsidRPr="00CC7C14" w:rsidRDefault="00A93871" w:rsidP="00A93871">
            <w:pPr>
              <w:pStyle w:val="Compact"/>
            </w:pPr>
            <w:r w:rsidRPr="00D67175">
              <w:t>0.30</w:t>
            </w:r>
          </w:p>
        </w:tc>
        <w:tc>
          <w:tcPr>
            <w:tcW w:w="0" w:type="auto"/>
          </w:tcPr>
          <w:p w14:paraId="0919A3F1" w14:textId="26EEC770" w:rsidR="00A93871" w:rsidRPr="00CC7C14" w:rsidRDefault="00A93871" w:rsidP="00A93871">
            <w:pPr>
              <w:pStyle w:val="Compact"/>
            </w:pPr>
            <w:r w:rsidRPr="00D67175">
              <w:t>0.20</w:t>
            </w:r>
          </w:p>
        </w:tc>
        <w:tc>
          <w:tcPr>
            <w:tcW w:w="0" w:type="auto"/>
          </w:tcPr>
          <w:p w14:paraId="37B31836" w14:textId="2AAFEFBF" w:rsidR="00A93871" w:rsidRPr="00CC7C14" w:rsidRDefault="00A93871" w:rsidP="00A93871">
            <w:pPr>
              <w:pStyle w:val="Compact"/>
              <w:jc w:val="right"/>
            </w:pPr>
            <w:r w:rsidRPr="00D67175">
              <w:t>0.10</w:t>
            </w:r>
          </w:p>
        </w:tc>
        <w:tc>
          <w:tcPr>
            <w:tcW w:w="0" w:type="auto"/>
          </w:tcPr>
          <w:p w14:paraId="6CB4AA47" w14:textId="591F8556" w:rsidR="00A93871" w:rsidRPr="00CC7C14" w:rsidRDefault="00A93871" w:rsidP="00A93871">
            <w:pPr>
              <w:pStyle w:val="Compact"/>
              <w:jc w:val="right"/>
            </w:pPr>
            <w:r w:rsidRPr="00D67175">
              <w:t>0.52</w:t>
            </w:r>
          </w:p>
        </w:tc>
      </w:tr>
      <w:tr w:rsidR="00A93871" w:rsidRPr="00CC7C14" w14:paraId="7E9FE010" w14:textId="77777777" w:rsidTr="00DD47B4">
        <w:trPr>
          <w:jc w:val="center"/>
        </w:trPr>
        <w:tc>
          <w:tcPr>
            <w:tcW w:w="0" w:type="auto"/>
          </w:tcPr>
          <w:p w14:paraId="051A879D" w14:textId="77777777" w:rsidR="00A93871" w:rsidRPr="00CC7C14" w:rsidRDefault="00A93871" w:rsidP="00A93871">
            <w:pPr>
              <w:pStyle w:val="Compact"/>
            </w:pPr>
            <w:r w:rsidRPr="00CC7C14">
              <w:t>3.3</w:t>
            </w:r>
          </w:p>
        </w:tc>
        <w:tc>
          <w:tcPr>
            <w:tcW w:w="0" w:type="auto"/>
          </w:tcPr>
          <w:p w14:paraId="65D144FC" w14:textId="42170E64" w:rsidR="00A93871" w:rsidRPr="00CC7C14" w:rsidRDefault="00A93871" w:rsidP="00A93871">
            <w:pPr>
              <w:pStyle w:val="Compact"/>
            </w:pPr>
            <w:r w:rsidRPr="00D67175">
              <w:t>0.00</w:t>
            </w:r>
          </w:p>
        </w:tc>
        <w:tc>
          <w:tcPr>
            <w:tcW w:w="0" w:type="auto"/>
          </w:tcPr>
          <w:p w14:paraId="2850652B" w14:textId="7332CA78" w:rsidR="00A93871" w:rsidRPr="00CC7C14" w:rsidRDefault="00A93871" w:rsidP="00A93871">
            <w:pPr>
              <w:pStyle w:val="Compact"/>
            </w:pPr>
            <w:r w:rsidRPr="00D67175">
              <w:t>0.00</w:t>
            </w:r>
          </w:p>
        </w:tc>
        <w:tc>
          <w:tcPr>
            <w:tcW w:w="0" w:type="auto"/>
          </w:tcPr>
          <w:p w14:paraId="2F45F27F" w14:textId="34EDE13C" w:rsidR="00A93871" w:rsidRPr="00CC7C14" w:rsidRDefault="00A93871" w:rsidP="00A93871">
            <w:pPr>
              <w:pStyle w:val="Compact"/>
              <w:jc w:val="right"/>
            </w:pPr>
            <w:r w:rsidRPr="00D67175">
              <w:t>0.00</w:t>
            </w:r>
          </w:p>
        </w:tc>
        <w:tc>
          <w:tcPr>
            <w:tcW w:w="0" w:type="auto"/>
          </w:tcPr>
          <w:p w14:paraId="2974BDBE" w14:textId="3E22F467" w:rsidR="00A93871" w:rsidRPr="00CC7C14" w:rsidRDefault="00A93871" w:rsidP="00A93871">
            <w:pPr>
              <w:pStyle w:val="Compact"/>
              <w:jc w:val="right"/>
            </w:pPr>
            <w:r w:rsidRPr="00D67175">
              <w:t>0.00</w:t>
            </w:r>
          </w:p>
        </w:tc>
      </w:tr>
      <w:tr w:rsidR="00A93871" w:rsidRPr="00CC7C14" w14:paraId="23786EC4" w14:textId="77777777" w:rsidTr="00DD47B4">
        <w:trPr>
          <w:jc w:val="center"/>
        </w:trPr>
        <w:tc>
          <w:tcPr>
            <w:tcW w:w="0" w:type="auto"/>
          </w:tcPr>
          <w:p w14:paraId="5663AEF0" w14:textId="77777777" w:rsidR="00A93871" w:rsidRPr="00CC7C14" w:rsidRDefault="00A93871" w:rsidP="00A93871">
            <w:pPr>
              <w:pStyle w:val="Compact"/>
            </w:pPr>
            <w:r w:rsidRPr="00CC7C14">
              <w:t>3.4</w:t>
            </w:r>
          </w:p>
        </w:tc>
        <w:tc>
          <w:tcPr>
            <w:tcW w:w="0" w:type="auto"/>
          </w:tcPr>
          <w:p w14:paraId="493B0108" w14:textId="4A89917E" w:rsidR="00A93871" w:rsidRPr="00CC7C14" w:rsidRDefault="00A93871" w:rsidP="00A93871">
            <w:pPr>
              <w:pStyle w:val="Compact"/>
            </w:pPr>
            <w:r w:rsidRPr="00D67175">
              <w:t>0.17</w:t>
            </w:r>
          </w:p>
        </w:tc>
        <w:tc>
          <w:tcPr>
            <w:tcW w:w="0" w:type="auto"/>
          </w:tcPr>
          <w:p w14:paraId="77A3738F" w14:textId="7282896D" w:rsidR="00A93871" w:rsidRPr="00CC7C14" w:rsidRDefault="00A93871" w:rsidP="00A93871">
            <w:pPr>
              <w:pStyle w:val="Compact"/>
            </w:pPr>
            <w:r w:rsidRPr="00D67175">
              <w:t>0.00</w:t>
            </w:r>
          </w:p>
        </w:tc>
        <w:tc>
          <w:tcPr>
            <w:tcW w:w="0" w:type="auto"/>
          </w:tcPr>
          <w:p w14:paraId="5495251E" w14:textId="4C14533D" w:rsidR="00A93871" w:rsidRPr="00CC7C14" w:rsidRDefault="00A93871" w:rsidP="00A93871">
            <w:pPr>
              <w:pStyle w:val="Compact"/>
              <w:jc w:val="right"/>
            </w:pPr>
            <w:r w:rsidRPr="00D67175">
              <w:t>0.17</w:t>
            </w:r>
          </w:p>
        </w:tc>
        <w:tc>
          <w:tcPr>
            <w:tcW w:w="0" w:type="auto"/>
          </w:tcPr>
          <w:p w14:paraId="78BDC696" w14:textId="61A68F67" w:rsidR="00A93871" w:rsidRPr="00CC7C14" w:rsidRDefault="00A93871" w:rsidP="00A93871">
            <w:pPr>
              <w:pStyle w:val="Compact"/>
              <w:jc w:val="right"/>
            </w:pPr>
            <w:r w:rsidRPr="00D67175">
              <w:t>1.91</w:t>
            </w:r>
          </w:p>
        </w:tc>
      </w:tr>
      <w:tr w:rsidR="00A93871" w:rsidRPr="00CC7C14" w14:paraId="25B0AE24" w14:textId="77777777" w:rsidTr="00DD47B4">
        <w:trPr>
          <w:jc w:val="center"/>
        </w:trPr>
        <w:tc>
          <w:tcPr>
            <w:tcW w:w="0" w:type="auto"/>
          </w:tcPr>
          <w:p w14:paraId="5E3E1BDC" w14:textId="77777777" w:rsidR="00A93871" w:rsidRPr="00CC7C14" w:rsidRDefault="00A93871" w:rsidP="00A93871">
            <w:pPr>
              <w:pStyle w:val="Compact"/>
            </w:pPr>
            <w:r w:rsidRPr="00CC7C14">
              <w:t>4.1</w:t>
            </w:r>
          </w:p>
        </w:tc>
        <w:tc>
          <w:tcPr>
            <w:tcW w:w="0" w:type="auto"/>
          </w:tcPr>
          <w:p w14:paraId="0FBFABC7" w14:textId="7B72A2CF" w:rsidR="00A93871" w:rsidRPr="00CC7C14" w:rsidRDefault="00A93871" w:rsidP="00A93871">
            <w:pPr>
              <w:pStyle w:val="Compact"/>
            </w:pPr>
            <w:r w:rsidRPr="00D67175">
              <w:t>0.00</w:t>
            </w:r>
          </w:p>
        </w:tc>
        <w:tc>
          <w:tcPr>
            <w:tcW w:w="0" w:type="auto"/>
          </w:tcPr>
          <w:p w14:paraId="472DB780" w14:textId="6F312710" w:rsidR="00A93871" w:rsidRPr="00CC7C14" w:rsidRDefault="00A93871" w:rsidP="00A93871">
            <w:pPr>
              <w:pStyle w:val="Compact"/>
            </w:pPr>
            <w:r w:rsidRPr="00D67175">
              <w:t>0.00</w:t>
            </w:r>
          </w:p>
        </w:tc>
        <w:tc>
          <w:tcPr>
            <w:tcW w:w="0" w:type="auto"/>
          </w:tcPr>
          <w:p w14:paraId="3FE58AE8" w14:textId="6612BBE4" w:rsidR="00A93871" w:rsidRPr="00CC7C14" w:rsidRDefault="00A93871" w:rsidP="00A93871">
            <w:pPr>
              <w:pStyle w:val="Compact"/>
              <w:jc w:val="right"/>
            </w:pPr>
            <w:r w:rsidRPr="00D67175">
              <w:t>0.00</w:t>
            </w:r>
          </w:p>
        </w:tc>
        <w:tc>
          <w:tcPr>
            <w:tcW w:w="0" w:type="auto"/>
          </w:tcPr>
          <w:p w14:paraId="640EC537" w14:textId="784B229A" w:rsidR="00A93871" w:rsidRPr="00CC7C14" w:rsidRDefault="00A93871" w:rsidP="00A93871">
            <w:pPr>
              <w:pStyle w:val="Compact"/>
              <w:jc w:val="right"/>
            </w:pPr>
            <w:r w:rsidRPr="00D67175">
              <w:t>0.00</w:t>
            </w:r>
          </w:p>
        </w:tc>
      </w:tr>
      <w:tr w:rsidR="00A93871" w:rsidRPr="00CC7C14" w14:paraId="0162B97C" w14:textId="77777777" w:rsidTr="00DD47B4">
        <w:trPr>
          <w:jc w:val="center"/>
        </w:trPr>
        <w:tc>
          <w:tcPr>
            <w:tcW w:w="0" w:type="auto"/>
          </w:tcPr>
          <w:p w14:paraId="061568C8" w14:textId="77777777" w:rsidR="00A93871" w:rsidRPr="00CC7C14" w:rsidRDefault="00A93871" w:rsidP="00A93871">
            <w:pPr>
              <w:pStyle w:val="Compact"/>
            </w:pPr>
            <w:r w:rsidRPr="00CC7C14">
              <w:t>4.2</w:t>
            </w:r>
          </w:p>
        </w:tc>
        <w:tc>
          <w:tcPr>
            <w:tcW w:w="0" w:type="auto"/>
          </w:tcPr>
          <w:p w14:paraId="7E6181FE" w14:textId="1B20BAD9" w:rsidR="00A93871" w:rsidRPr="00CC7C14" w:rsidRDefault="00A93871" w:rsidP="00A93871">
            <w:pPr>
              <w:pStyle w:val="Compact"/>
            </w:pPr>
            <w:r w:rsidRPr="00D67175">
              <w:t>0.00</w:t>
            </w:r>
          </w:p>
        </w:tc>
        <w:tc>
          <w:tcPr>
            <w:tcW w:w="0" w:type="auto"/>
          </w:tcPr>
          <w:p w14:paraId="7DC4D618" w14:textId="6E443A13" w:rsidR="00A93871" w:rsidRPr="00CC7C14" w:rsidRDefault="00A93871" w:rsidP="00A93871">
            <w:pPr>
              <w:pStyle w:val="Compact"/>
            </w:pPr>
            <w:r w:rsidRPr="00D67175">
              <w:t>0.00</w:t>
            </w:r>
          </w:p>
        </w:tc>
        <w:tc>
          <w:tcPr>
            <w:tcW w:w="0" w:type="auto"/>
          </w:tcPr>
          <w:p w14:paraId="03565B6C" w14:textId="7F4760C3" w:rsidR="00A93871" w:rsidRPr="00CC7C14" w:rsidRDefault="00A93871" w:rsidP="00A93871">
            <w:pPr>
              <w:pStyle w:val="Compact"/>
              <w:jc w:val="right"/>
            </w:pPr>
            <w:r w:rsidRPr="00D67175">
              <w:t>0.00</w:t>
            </w:r>
          </w:p>
        </w:tc>
        <w:tc>
          <w:tcPr>
            <w:tcW w:w="0" w:type="auto"/>
          </w:tcPr>
          <w:p w14:paraId="22FDE5B9" w14:textId="00329C66" w:rsidR="00A93871" w:rsidRPr="00CC7C14" w:rsidRDefault="00A93871" w:rsidP="00A93871">
            <w:pPr>
              <w:pStyle w:val="Compact"/>
              <w:jc w:val="right"/>
            </w:pPr>
            <w:r w:rsidRPr="00D67175">
              <w:t>0.00</w:t>
            </w:r>
          </w:p>
        </w:tc>
      </w:tr>
      <w:tr w:rsidR="00A93871" w:rsidRPr="00CC7C14" w14:paraId="262C06AA" w14:textId="77777777" w:rsidTr="00DD47B4">
        <w:trPr>
          <w:jc w:val="center"/>
        </w:trPr>
        <w:tc>
          <w:tcPr>
            <w:tcW w:w="0" w:type="auto"/>
          </w:tcPr>
          <w:p w14:paraId="43728444" w14:textId="77777777" w:rsidR="00A93871" w:rsidRPr="00CC7C14" w:rsidRDefault="00A93871" w:rsidP="00A93871">
            <w:pPr>
              <w:pStyle w:val="Compact"/>
            </w:pPr>
            <w:r w:rsidRPr="00CC7C14">
              <w:t>4.3</w:t>
            </w:r>
          </w:p>
        </w:tc>
        <w:tc>
          <w:tcPr>
            <w:tcW w:w="0" w:type="auto"/>
          </w:tcPr>
          <w:p w14:paraId="1B4903B7" w14:textId="02F2CE39" w:rsidR="00A93871" w:rsidRPr="00CC7C14" w:rsidRDefault="00A93871" w:rsidP="00A93871">
            <w:pPr>
              <w:pStyle w:val="Compact"/>
            </w:pPr>
            <w:r w:rsidRPr="00D67175">
              <w:t>0.22</w:t>
            </w:r>
          </w:p>
        </w:tc>
        <w:tc>
          <w:tcPr>
            <w:tcW w:w="0" w:type="auto"/>
          </w:tcPr>
          <w:p w14:paraId="5B204EB5" w14:textId="5F3A4F6B" w:rsidR="00A93871" w:rsidRPr="00CC7C14" w:rsidRDefault="00A93871" w:rsidP="00A93871">
            <w:pPr>
              <w:pStyle w:val="Compact"/>
            </w:pPr>
            <w:r w:rsidRPr="00D67175">
              <w:t>0.00</w:t>
            </w:r>
          </w:p>
        </w:tc>
        <w:tc>
          <w:tcPr>
            <w:tcW w:w="0" w:type="auto"/>
          </w:tcPr>
          <w:p w14:paraId="01785DAF" w14:textId="0169CBFD" w:rsidR="00A93871" w:rsidRPr="00CC7C14" w:rsidRDefault="00A93871" w:rsidP="00A93871">
            <w:pPr>
              <w:pStyle w:val="Compact"/>
              <w:jc w:val="right"/>
            </w:pPr>
            <w:r w:rsidRPr="00D67175">
              <w:t>0.22</w:t>
            </w:r>
          </w:p>
        </w:tc>
        <w:tc>
          <w:tcPr>
            <w:tcW w:w="0" w:type="auto"/>
          </w:tcPr>
          <w:p w14:paraId="01AEB395" w14:textId="2DC45C3B" w:rsidR="00A93871" w:rsidRPr="00CC7C14" w:rsidRDefault="00A93871" w:rsidP="00A93871">
            <w:pPr>
              <w:pStyle w:val="Compact"/>
              <w:jc w:val="right"/>
            </w:pPr>
            <w:r w:rsidRPr="00D67175">
              <w:t>2.02</w:t>
            </w:r>
          </w:p>
        </w:tc>
      </w:tr>
      <w:tr w:rsidR="00A93871" w:rsidRPr="00CC7C14" w14:paraId="0ACDA944" w14:textId="77777777" w:rsidTr="00DD47B4">
        <w:trPr>
          <w:jc w:val="center"/>
        </w:trPr>
        <w:tc>
          <w:tcPr>
            <w:tcW w:w="0" w:type="auto"/>
          </w:tcPr>
          <w:p w14:paraId="02087B31" w14:textId="77777777" w:rsidR="00A93871" w:rsidRPr="00CC7C14" w:rsidRDefault="00A93871" w:rsidP="00A93871">
            <w:pPr>
              <w:pStyle w:val="Compact"/>
            </w:pPr>
            <w:r w:rsidRPr="00CC7C14">
              <w:t>4.4</w:t>
            </w:r>
          </w:p>
        </w:tc>
        <w:tc>
          <w:tcPr>
            <w:tcW w:w="0" w:type="auto"/>
          </w:tcPr>
          <w:p w14:paraId="1A6AC050" w14:textId="3470E273" w:rsidR="00A93871" w:rsidRPr="00CC7C14" w:rsidRDefault="00A93871" w:rsidP="00A93871">
            <w:pPr>
              <w:pStyle w:val="Compact"/>
            </w:pPr>
            <w:r w:rsidRPr="00D67175">
              <w:t>0.00</w:t>
            </w:r>
          </w:p>
        </w:tc>
        <w:tc>
          <w:tcPr>
            <w:tcW w:w="0" w:type="auto"/>
          </w:tcPr>
          <w:p w14:paraId="0C606D0F" w14:textId="0B446DC0" w:rsidR="00A93871" w:rsidRPr="00CC7C14" w:rsidRDefault="00A93871" w:rsidP="00A93871">
            <w:pPr>
              <w:pStyle w:val="Compact"/>
            </w:pPr>
            <w:r w:rsidRPr="00D67175">
              <w:t>0.20</w:t>
            </w:r>
          </w:p>
        </w:tc>
        <w:tc>
          <w:tcPr>
            <w:tcW w:w="0" w:type="auto"/>
          </w:tcPr>
          <w:p w14:paraId="6A449CD2" w14:textId="512C8E4B" w:rsidR="00A93871" w:rsidRPr="00CC7C14" w:rsidRDefault="00A93871" w:rsidP="00A93871">
            <w:pPr>
              <w:pStyle w:val="Compact"/>
              <w:jc w:val="right"/>
            </w:pPr>
            <w:r w:rsidRPr="00D67175">
              <w:t>-0.20</w:t>
            </w:r>
          </w:p>
        </w:tc>
        <w:tc>
          <w:tcPr>
            <w:tcW w:w="0" w:type="auto"/>
          </w:tcPr>
          <w:p w14:paraId="6541079B" w14:textId="26116DA0" w:rsidR="00A93871" w:rsidRPr="00CC7C14" w:rsidRDefault="00A93871" w:rsidP="00A93871">
            <w:pPr>
              <w:pStyle w:val="Compact"/>
              <w:jc w:val="right"/>
            </w:pPr>
            <w:r w:rsidRPr="00D67175">
              <w:t>0.84</w:t>
            </w:r>
          </w:p>
        </w:tc>
      </w:tr>
      <w:tr w:rsidR="00A93871" w:rsidRPr="00CC7C14" w14:paraId="29E5C7CF" w14:textId="77777777" w:rsidTr="00DD47B4">
        <w:trPr>
          <w:jc w:val="center"/>
        </w:trPr>
        <w:tc>
          <w:tcPr>
            <w:tcW w:w="0" w:type="auto"/>
          </w:tcPr>
          <w:p w14:paraId="0EE35505" w14:textId="77777777" w:rsidR="00A93871" w:rsidRPr="00CC7C14" w:rsidRDefault="00A93871" w:rsidP="00A93871">
            <w:pPr>
              <w:pStyle w:val="Compact"/>
            </w:pPr>
            <w:r w:rsidRPr="00CC7C14">
              <w:t>4.5</w:t>
            </w:r>
          </w:p>
        </w:tc>
        <w:tc>
          <w:tcPr>
            <w:tcW w:w="0" w:type="auto"/>
          </w:tcPr>
          <w:p w14:paraId="424166F3" w14:textId="7DC7EE0D" w:rsidR="00A93871" w:rsidRPr="00CC7C14" w:rsidRDefault="00A93871" w:rsidP="00A93871">
            <w:pPr>
              <w:pStyle w:val="Compact"/>
            </w:pPr>
            <w:r w:rsidRPr="00D67175">
              <w:t>0.09</w:t>
            </w:r>
          </w:p>
        </w:tc>
        <w:tc>
          <w:tcPr>
            <w:tcW w:w="0" w:type="auto"/>
          </w:tcPr>
          <w:p w14:paraId="621752B7" w14:textId="18596554" w:rsidR="00A93871" w:rsidRPr="00CC7C14" w:rsidRDefault="00A93871" w:rsidP="00A93871">
            <w:pPr>
              <w:pStyle w:val="Compact"/>
            </w:pPr>
            <w:r w:rsidRPr="00D67175">
              <w:t>0.00</w:t>
            </w:r>
          </w:p>
        </w:tc>
        <w:tc>
          <w:tcPr>
            <w:tcW w:w="0" w:type="auto"/>
          </w:tcPr>
          <w:p w14:paraId="33CD1989" w14:textId="30ED866C" w:rsidR="00A93871" w:rsidRPr="00CC7C14" w:rsidRDefault="00A93871" w:rsidP="00A93871">
            <w:pPr>
              <w:pStyle w:val="Compact"/>
              <w:jc w:val="right"/>
            </w:pPr>
            <w:r w:rsidRPr="00D67175">
              <w:t>0.09</w:t>
            </w:r>
          </w:p>
        </w:tc>
        <w:tc>
          <w:tcPr>
            <w:tcW w:w="0" w:type="auto"/>
          </w:tcPr>
          <w:p w14:paraId="5E597B8D" w14:textId="0560D9F0" w:rsidR="00A93871" w:rsidRPr="00CC7C14" w:rsidRDefault="00A93871" w:rsidP="00A93871">
            <w:pPr>
              <w:pStyle w:val="Compact"/>
              <w:jc w:val="right"/>
            </w:pPr>
            <w:r w:rsidRPr="00D67175">
              <w:t>1.73</w:t>
            </w:r>
          </w:p>
        </w:tc>
      </w:tr>
      <w:tr w:rsidR="00A93871" w:rsidRPr="00CC7C14" w14:paraId="4BCAAB6C" w14:textId="77777777" w:rsidTr="00DD47B4">
        <w:trPr>
          <w:jc w:val="center"/>
        </w:trPr>
        <w:tc>
          <w:tcPr>
            <w:tcW w:w="0" w:type="auto"/>
          </w:tcPr>
          <w:p w14:paraId="6F2F2624" w14:textId="77777777" w:rsidR="00A93871" w:rsidRPr="00CC7C14" w:rsidRDefault="00A93871" w:rsidP="00A93871">
            <w:pPr>
              <w:pStyle w:val="Compact"/>
            </w:pPr>
            <w:r w:rsidRPr="00CC7C14">
              <w:t>4.6</w:t>
            </w:r>
          </w:p>
        </w:tc>
        <w:tc>
          <w:tcPr>
            <w:tcW w:w="0" w:type="auto"/>
          </w:tcPr>
          <w:p w14:paraId="7ED71A07" w14:textId="5726D938" w:rsidR="00A93871" w:rsidRPr="00CC7C14" w:rsidRDefault="00A93871" w:rsidP="00A93871">
            <w:pPr>
              <w:pStyle w:val="Compact"/>
            </w:pPr>
            <w:r w:rsidRPr="00D67175">
              <w:t>0.00</w:t>
            </w:r>
          </w:p>
        </w:tc>
        <w:tc>
          <w:tcPr>
            <w:tcW w:w="0" w:type="auto"/>
          </w:tcPr>
          <w:p w14:paraId="1D0E6E90" w14:textId="1DDCAAEB" w:rsidR="00A93871" w:rsidRPr="00CC7C14" w:rsidRDefault="00A93871" w:rsidP="00A93871">
            <w:pPr>
              <w:pStyle w:val="Compact"/>
            </w:pPr>
            <w:r w:rsidRPr="00D67175">
              <w:t>0.00</w:t>
            </w:r>
          </w:p>
        </w:tc>
        <w:tc>
          <w:tcPr>
            <w:tcW w:w="0" w:type="auto"/>
          </w:tcPr>
          <w:p w14:paraId="4DB45311" w14:textId="4C2B7A73" w:rsidR="00A93871" w:rsidRPr="00CC7C14" w:rsidRDefault="00A93871" w:rsidP="00A93871">
            <w:pPr>
              <w:pStyle w:val="Compact"/>
              <w:jc w:val="right"/>
            </w:pPr>
            <w:r w:rsidRPr="00D67175">
              <w:t>0.00</w:t>
            </w:r>
          </w:p>
        </w:tc>
        <w:tc>
          <w:tcPr>
            <w:tcW w:w="0" w:type="auto"/>
          </w:tcPr>
          <w:p w14:paraId="19E39B54" w14:textId="5970698D" w:rsidR="00A93871" w:rsidRPr="00CC7C14" w:rsidRDefault="00A93871" w:rsidP="00A93871">
            <w:pPr>
              <w:pStyle w:val="Compact"/>
              <w:jc w:val="right"/>
            </w:pPr>
            <w:r w:rsidRPr="00D67175">
              <w:t>0.00</w:t>
            </w:r>
          </w:p>
        </w:tc>
      </w:tr>
      <w:tr w:rsidR="00A93871" w:rsidRPr="00CC7C14" w14:paraId="355DD2D4" w14:textId="77777777" w:rsidTr="00DD47B4">
        <w:trPr>
          <w:jc w:val="center"/>
        </w:trPr>
        <w:tc>
          <w:tcPr>
            <w:tcW w:w="0" w:type="auto"/>
          </w:tcPr>
          <w:p w14:paraId="391F3A22" w14:textId="77777777" w:rsidR="00A93871" w:rsidRPr="00CC7C14" w:rsidRDefault="00A93871" w:rsidP="00A93871">
            <w:pPr>
              <w:pStyle w:val="Compact"/>
            </w:pPr>
            <w:r w:rsidRPr="00CC7C14">
              <w:t>4.7</w:t>
            </w:r>
          </w:p>
        </w:tc>
        <w:tc>
          <w:tcPr>
            <w:tcW w:w="0" w:type="auto"/>
          </w:tcPr>
          <w:p w14:paraId="7E05F367" w14:textId="12A6F280" w:rsidR="00A93871" w:rsidRPr="00CC7C14" w:rsidRDefault="00A93871" w:rsidP="00A93871">
            <w:pPr>
              <w:pStyle w:val="Compact"/>
            </w:pPr>
            <w:r w:rsidRPr="00D67175">
              <w:t>0.00</w:t>
            </w:r>
          </w:p>
        </w:tc>
        <w:tc>
          <w:tcPr>
            <w:tcW w:w="0" w:type="auto"/>
          </w:tcPr>
          <w:p w14:paraId="4557BA71" w14:textId="2671F5E8" w:rsidR="00A93871" w:rsidRPr="00CC7C14" w:rsidRDefault="00A93871" w:rsidP="00A93871">
            <w:pPr>
              <w:pStyle w:val="Compact"/>
            </w:pPr>
            <w:r w:rsidRPr="00D67175">
              <w:t>0.00</w:t>
            </w:r>
          </w:p>
        </w:tc>
        <w:tc>
          <w:tcPr>
            <w:tcW w:w="0" w:type="auto"/>
          </w:tcPr>
          <w:p w14:paraId="51985CFD" w14:textId="259A2310" w:rsidR="00A93871" w:rsidRPr="00CC7C14" w:rsidRDefault="00A93871" w:rsidP="00A93871">
            <w:pPr>
              <w:pStyle w:val="Compact"/>
              <w:jc w:val="right"/>
            </w:pPr>
            <w:r w:rsidRPr="00D67175">
              <w:t>0.00</w:t>
            </w:r>
          </w:p>
        </w:tc>
        <w:tc>
          <w:tcPr>
            <w:tcW w:w="0" w:type="auto"/>
          </w:tcPr>
          <w:p w14:paraId="5D342AE1" w14:textId="1D00EEBA" w:rsidR="00A93871" w:rsidRPr="00CC7C14" w:rsidRDefault="00A93871" w:rsidP="00A93871">
            <w:pPr>
              <w:pStyle w:val="Compact"/>
              <w:jc w:val="right"/>
            </w:pPr>
            <w:r w:rsidRPr="00D67175">
              <w:t>0.00</w:t>
            </w:r>
          </w:p>
        </w:tc>
      </w:tr>
      <w:tr w:rsidR="00A93871" w:rsidRPr="00CC7C14" w14:paraId="1C8C2A40" w14:textId="77777777" w:rsidTr="00DD47B4">
        <w:trPr>
          <w:jc w:val="center"/>
        </w:trPr>
        <w:tc>
          <w:tcPr>
            <w:tcW w:w="0" w:type="auto"/>
          </w:tcPr>
          <w:p w14:paraId="6B6DE7BA" w14:textId="77777777" w:rsidR="00A93871" w:rsidRPr="00CC7C14" w:rsidRDefault="00A93871" w:rsidP="00A93871">
            <w:pPr>
              <w:pStyle w:val="Compact"/>
            </w:pPr>
            <w:r w:rsidRPr="00CC7C14">
              <w:t>4.8</w:t>
            </w:r>
          </w:p>
        </w:tc>
        <w:tc>
          <w:tcPr>
            <w:tcW w:w="0" w:type="auto"/>
          </w:tcPr>
          <w:p w14:paraId="725FCD2B" w14:textId="0ACBEC76" w:rsidR="00A93871" w:rsidRPr="00CC7C14" w:rsidRDefault="00A93871" w:rsidP="00A93871">
            <w:pPr>
              <w:pStyle w:val="Compact"/>
            </w:pPr>
            <w:r w:rsidRPr="00D67175">
              <w:t>0.04</w:t>
            </w:r>
          </w:p>
        </w:tc>
        <w:tc>
          <w:tcPr>
            <w:tcW w:w="0" w:type="auto"/>
          </w:tcPr>
          <w:p w14:paraId="604EDB89" w14:textId="110DFE68" w:rsidR="00A93871" w:rsidRPr="00CC7C14" w:rsidRDefault="00A93871" w:rsidP="00A93871">
            <w:pPr>
              <w:pStyle w:val="Compact"/>
            </w:pPr>
            <w:r w:rsidRPr="00D67175">
              <w:t>0.00</w:t>
            </w:r>
          </w:p>
        </w:tc>
        <w:tc>
          <w:tcPr>
            <w:tcW w:w="0" w:type="auto"/>
          </w:tcPr>
          <w:p w14:paraId="4C490CC8" w14:textId="611A6FA1" w:rsidR="00A93871" w:rsidRPr="00CC7C14" w:rsidRDefault="00A93871" w:rsidP="00A93871">
            <w:pPr>
              <w:pStyle w:val="Compact"/>
              <w:jc w:val="right"/>
            </w:pPr>
            <w:r w:rsidRPr="00D67175">
              <w:t>0.04</w:t>
            </w:r>
          </w:p>
        </w:tc>
        <w:tc>
          <w:tcPr>
            <w:tcW w:w="0" w:type="auto"/>
          </w:tcPr>
          <w:p w14:paraId="297C31B8" w14:textId="0BE1ACF1" w:rsidR="00A93871" w:rsidRPr="00CC7C14" w:rsidRDefault="00A93871" w:rsidP="00A93871">
            <w:pPr>
              <w:pStyle w:val="Compact"/>
              <w:jc w:val="right"/>
            </w:pPr>
            <w:r w:rsidRPr="00D67175">
              <w:t>1.65</w:t>
            </w:r>
          </w:p>
        </w:tc>
      </w:tr>
      <w:tr w:rsidR="00A93871" w:rsidRPr="00CC7C14" w14:paraId="22280E73" w14:textId="77777777" w:rsidTr="00DD47B4">
        <w:trPr>
          <w:jc w:val="center"/>
        </w:trPr>
        <w:tc>
          <w:tcPr>
            <w:tcW w:w="0" w:type="auto"/>
          </w:tcPr>
          <w:p w14:paraId="483D9AE3" w14:textId="77777777" w:rsidR="00A93871" w:rsidRPr="00CC7C14" w:rsidRDefault="00A93871" w:rsidP="00A93871">
            <w:pPr>
              <w:pStyle w:val="Compact"/>
            </w:pPr>
            <w:r w:rsidRPr="00CC7C14">
              <w:t>5.1</w:t>
            </w:r>
          </w:p>
        </w:tc>
        <w:tc>
          <w:tcPr>
            <w:tcW w:w="0" w:type="auto"/>
          </w:tcPr>
          <w:p w14:paraId="7E6BD4CC" w14:textId="025FF02A" w:rsidR="00A93871" w:rsidRPr="00CC7C14" w:rsidRDefault="00A93871" w:rsidP="00A93871">
            <w:pPr>
              <w:pStyle w:val="Compact"/>
            </w:pPr>
            <w:r w:rsidRPr="00D67175">
              <w:t>0.09</w:t>
            </w:r>
          </w:p>
        </w:tc>
        <w:tc>
          <w:tcPr>
            <w:tcW w:w="0" w:type="auto"/>
          </w:tcPr>
          <w:p w14:paraId="09CF8A40" w14:textId="01ABD1FB" w:rsidR="00A93871" w:rsidRPr="00CC7C14" w:rsidRDefault="00A93871" w:rsidP="00A93871">
            <w:pPr>
              <w:pStyle w:val="Compact"/>
            </w:pPr>
            <w:r w:rsidRPr="00D67175">
              <w:t>0.00</w:t>
            </w:r>
          </w:p>
        </w:tc>
        <w:tc>
          <w:tcPr>
            <w:tcW w:w="0" w:type="auto"/>
          </w:tcPr>
          <w:p w14:paraId="79F781B4" w14:textId="09AFCE88" w:rsidR="00A93871" w:rsidRPr="00CC7C14" w:rsidRDefault="00A93871" w:rsidP="00A93871">
            <w:pPr>
              <w:pStyle w:val="Compact"/>
              <w:jc w:val="right"/>
            </w:pPr>
            <w:r w:rsidRPr="00D67175">
              <w:t>0.09</w:t>
            </w:r>
          </w:p>
        </w:tc>
        <w:tc>
          <w:tcPr>
            <w:tcW w:w="0" w:type="auto"/>
          </w:tcPr>
          <w:p w14:paraId="2737C908" w14:textId="7A744D4D" w:rsidR="00A93871" w:rsidRPr="00CC7C14" w:rsidRDefault="00A93871" w:rsidP="00A93871">
            <w:pPr>
              <w:pStyle w:val="Compact"/>
              <w:jc w:val="right"/>
            </w:pPr>
            <w:r w:rsidRPr="00D67175">
              <w:t>1.73</w:t>
            </w:r>
          </w:p>
        </w:tc>
      </w:tr>
      <w:tr w:rsidR="00A93871" w:rsidRPr="00CC7C14" w14:paraId="581E3D61" w14:textId="77777777" w:rsidTr="00DD47B4">
        <w:trPr>
          <w:jc w:val="center"/>
        </w:trPr>
        <w:tc>
          <w:tcPr>
            <w:tcW w:w="0" w:type="auto"/>
          </w:tcPr>
          <w:p w14:paraId="75BF23BF" w14:textId="77777777" w:rsidR="00A93871" w:rsidRPr="00CC7C14" w:rsidRDefault="00A93871" w:rsidP="00A93871">
            <w:pPr>
              <w:pStyle w:val="Compact"/>
            </w:pPr>
            <w:r w:rsidRPr="00CC7C14">
              <w:t>6.1</w:t>
            </w:r>
          </w:p>
        </w:tc>
        <w:tc>
          <w:tcPr>
            <w:tcW w:w="0" w:type="auto"/>
          </w:tcPr>
          <w:p w14:paraId="40CB4BA6" w14:textId="0AE2BB46" w:rsidR="00A93871" w:rsidRPr="00CC7C14" w:rsidRDefault="00A93871" w:rsidP="00A93871">
            <w:pPr>
              <w:pStyle w:val="Compact"/>
            </w:pPr>
            <w:r w:rsidRPr="00D67175">
              <w:t>0.13</w:t>
            </w:r>
          </w:p>
        </w:tc>
        <w:tc>
          <w:tcPr>
            <w:tcW w:w="0" w:type="auto"/>
          </w:tcPr>
          <w:p w14:paraId="5222037C" w14:textId="58657DBD" w:rsidR="00A93871" w:rsidRPr="00CC7C14" w:rsidRDefault="00A93871" w:rsidP="00A93871">
            <w:pPr>
              <w:pStyle w:val="Compact"/>
            </w:pPr>
            <w:r w:rsidRPr="00D67175">
              <w:t>0.20</w:t>
            </w:r>
          </w:p>
        </w:tc>
        <w:tc>
          <w:tcPr>
            <w:tcW w:w="0" w:type="auto"/>
          </w:tcPr>
          <w:p w14:paraId="7DEC8043" w14:textId="2D5E83A1" w:rsidR="00A93871" w:rsidRPr="00CC7C14" w:rsidRDefault="00A93871" w:rsidP="00A93871">
            <w:pPr>
              <w:pStyle w:val="Compact"/>
              <w:jc w:val="right"/>
            </w:pPr>
            <w:r w:rsidRPr="00D67175">
              <w:t>-0.07</w:t>
            </w:r>
          </w:p>
        </w:tc>
        <w:tc>
          <w:tcPr>
            <w:tcW w:w="0" w:type="auto"/>
          </w:tcPr>
          <w:p w14:paraId="750190D5" w14:textId="17BB3340" w:rsidR="00A93871" w:rsidRPr="00CC7C14" w:rsidRDefault="00A93871" w:rsidP="00A93871">
            <w:pPr>
              <w:pStyle w:val="Compact"/>
              <w:jc w:val="right"/>
            </w:pPr>
            <w:r w:rsidRPr="00D67175">
              <w:t>0.50</w:t>
            </w:r>
          </w:p>
        </w:tc>
      </w:tr>
      <w:tr w:rsidR="00A93871" w:rsidRPr="00CC7C14" w14:paraId="59F14769" w14:textId="77777777" w:rsidTr="00DD47B4">
        <w:trPr>
          <w:jc w:val="center"/>
        </w:trPr>
        <w:tc>
          <w:tcPr>
            <w:tcW w:w="0" w:type="auto"/>
          </w:tcPr>
          <w:p w14:paraId="1B2591C6" w14:textId="77777777" w:rsidR="00A93871" w:rsidRPr="00CC7C14" w:rsidRDefault="00A93871" w:rsidP="00A93871">
            <w:pPr>
              <w:pStyle w:val="Compact"/>
            </w:pPr>
            <w:r w:rsidRPr="00CC7C14">
              <w:t>6.2</w:t>
            </w:r>
          </w:p>
        </w:tc>
        <w:tc>
          <w:tcPr>
            <w:tcW w:w="0" w:type="auto"/>
          </w:tcPr>
          <w:p w14:paraId="0B56231D" w14:textId="270A6549" w:rsidR="00A93871" w:rsidRPr="00CC7C14" w:rsidRDefault="00A93871" w:rsidP="00A93871">
            <w:pPr>
              <w:pStyle w:val="Compact"/>
            </w:pPr>
            <w:r w:rsidRPr="00D67175">
              <w:t>0.04</w:t>
            </w:r>
          </w:p>
        </w:tc>
        <w:tc>
          <w:tcPr>
            <w:tcW w:w="0" w:type="auto"/>
          </w:tcPr>
          <w:p w14:paraId="028DBC45" w14:textId="252E1B5E" w:rsidR="00A93871" w:rsidRPr="00CC7C14" w:rsidRDefault="00A93871" w:rsidP="00A93871">
            <w:pPr>
              <w:pStyle w:val="Compact"/>
            </w:pPr>
            <w:r w:rsidRPr="00D67175">
              <w:t>0.00</w:t>
            </w:r>
          </w:p>
        </w:tc>
        <w:tc>
          <w:tcPr>
            <w:tcW w:w="0" w:type="auto"/>
          </w:tcPr>
          <w:p w14:paraId="127C6767" w14:textId="531C2724" w:rsidR="00A93871" w:rsidRPr="00CC7C14" w:rsidRDefault="00A93871" w:rsidP="00A93871">
            <w:pPr>
              <w:pStyle w:val="Compact"/>
              <w:jc w:val="right"/>
            </w:pPr>
            <w:r w:rsidRPr="00D67175">
              <w:t>0.04</w:t>
            </w:r>
          </w:p>
        </w:tc>
        <w:tc>
          <w:tcPr>
            <w:tcW w:w="0" w:type="auto"/>
          </w:tcPr>
          <w:p w14:paraId="4997A712" w14:textId="4C6B05B1" w:rsidR="00A93871" w:rsidRPr="00CC7C14" w:rsidRDefault="00A93871" w:rsidP="00A93871">
            <w:pPr>
              <w:pStyle w:val="Compact"/>
              <w:jc w:val="right"/>
            </w:pPr>
            <w:r w:rsidRPr="00D67175">
              <w:t>1.65</w:t>
            </w:r>
          </w:p>
        </w:tc>
      </w:tr>
      <w:tr w:rsidR="00A93871" w:rsidRPr="00CC7C14" w14:paraId="42AD956D" w14:textId="77777777" w:rsidTr="00DD47B4">
        <w:trPr>
          <w:jc w:val="center"/>
        </w:trPr>
        <w:tc>
          <w:tcPr>
            <w:tcW w:w="0" w:type="auto"/>
          </w:tcPr>
          <w:p w14:paraId="184D7A3D" w14:textId="77777777" w:rsidR="00A93871" w:rsidRPr="00CC7C14" w:rsidRDefault="00A93871" w:rsidP="00A93871">
            <w:pPr>
              <w:pStyle w:val="Compact"/>
            </w:pPr>
            <w:r w:rsidRPr="00CC7C14">
              <w:t>7.1</w:t>
            </w:r>
          </w:p>
        </w:tc>
        <w:tc>
          <w:tcPr>
            <w:tcW w:w="0" w:type="auto"/>
          </w:tcPr>
          <w:p w14:paraId="6F5729A2" w14:textId="11156433" w:rsidR="00A93871" w:rsidRPr="00CC7C14" w:rsidRDefault="00A93871" w:rsidP="00A93871">
            <w:pPr>
              <w:pStyle w:val="Compact"/>
            </w:pPr>
            <w:r w:rsidRPr="00D67175">
              <w:t>0.09</w:t>
            </w:r>
          </w:p>
        </w:tc>
        <w:tc>
          <w:tcPr>
            <w:tcW w:w="0" w:type="auto"/>
          </w:tcPr>
          <w:p w14:paraId="7DE523E2" w14:textId="45D8C2C7" w:rsidR="00A93871" w:rsidRPr="00CC7C14" w:rsidRDefault="00A93871" w:rsidP="00A93871">
            <w:pPr>
              <w:pStyle w:val="Compact"/>
            </w:pPr>
            <w:r w:rsidRPr="00D67175">
              <w:t>0.00</w:t>
            </w:r>
          </w:p>
        </w:tc>
        <w:tc>
          <w:tcPr>
            <w:tcW w:w="0" w:type="auto"/>
          </w:tcPr>
          <w:p w14:paraId="5A9E9501" w14:textId="6CDDA880" w:rsidR="00A93871" w:rsidRPr="00CC7C14" w:rsidRDefault="00A93871" w:rsidP="00A93871">
            <w:pPr>
              <w:pStyle w:val="Compact"/>
              <w:jc w:val="right"/>
            </w:pPr>
            <w:r w:rsidRPr="00D67175">
              <w:t>0.09</w:t>
            </w:r>
          </w:p>
        </w:tc>
        <w:tc>
          <w:tcPr>
            <w:tcW w:w="0" w:type="auto"/>
          </w:tcPr>
          <w:p w14:paraId="10C7239A" w14:textId="344D22AC" w:rsidR="00A93871" w:rsidRPr="00CC7C14" w:rsidRDefault="00A93871" w:rsidP="00A93871">
            <w:pPr>
              <w:pStyle w:val="Compact"/>
              <w:jc w:val="right"/>
            </w:pPr>
            <w:r w:rsidRPr="00D67175">
              <w:t>1.73</w:t>
            </w:r>
          </w:p>
        </w:tc>
      </w:tr>
      <w:tr w:rsidR="00A93871" w:rsidRPr="00CC7C14" w14:paraId="6BC0FA40" w14:textId="77777777" w:rsidTr="00DD47B4">
        <w:trPr>
          <w:jc w:val="center"/>
        </w:trPr>
        <w:tc>
          <w:tcPr>
            <w:tcW w:w="0" w:type="auto"/>
          </w:tcPr>
          <w:p w14:paraId="184A3F35" w14:textId="77777777" w:rsidR="00A93871" w:rsidRPr="00CC7C14" w:rsidRDefault="00A93871" w:rsidP="00A93871">
            <w:pPr>
              <w:pStyle w:val="Compact"/>
            </w:pPr>
            <w:r w:rsidRPr="00CC7C14">
              <w:t>7.2</w:t>
            </w:r>
          </w:p>
        </w:tc>
        <w:tc>
          <w:tcPr>
            <w:tcW w:w="0" w:type="auto"/>
          </w:tcPr>
          <w:p w14:paraId="7367881A" w14:textId="13630126" w:rsidR="00A93871" w:rsidRPr="00CC7C14" w:rsidRDefault="00A93871" w:rsidP="00A93871">
            <w:pPr>
              <w:pStyle w:val="Compact"/>
            </w:pPr>
            <w:r w:rsidRPr="00D67175">
              <w:t>0.00</w:t>
            </w:r>
          </w:p>
        </w:tc>
        <w:tc>
          <w:tcPr>
            <w:tcW w:w="0" w:type="auto"/>
          </w:tcPr>
          <w:p w14:paraId="65DD41F5" w14:textId="3B8AB256" w:rsidR="00A93871" w:rsidRPr="00CC7C14" w:rsidRDefault="00A93871" w:rsidP="00A93871">
            <w:pPr>
              <w:pStyle w:val="Compact"/>
            </w:pPr>
            <w:r w:rsidRPr="00D67175">
              <w:t>0.00</w:t>
            </w:r>
          </w:p>
        </w:tc>
        <w:tc>
          <w:tcPr>
            <w:tcW w:w="0" w:type="auto"/>
          </w:tcPr>
          <w:p w14:paraId="74383F39" w14:textId="3948BC7B" w:rsidR="00A93871" w:rsidRPr="00CC7C14" w:rsidRDefault="00A93871" w:rsidP="00A93871">
            <w:pPr>
              <w:pStyle w:val="Compact"/>
              <w:jc w:val="right"/>
            </w:pPr>
            <w:r w:rsidRPr="00D67175">
              <w:t>0.00</w:t>
            </w:r>
          </w:p>
        </w:tc>
        <w:tc>
          <w:tcPr>
            <w:tcW w:w="0" w:type="auto"/>
          </w:tcPr>
          <w:p w14:paraId="2CDE6B23" w14:textId="0BF8C023" w:rsidR="00A93871" w:rsidRPr="00CC7C14" w:rsidRDefault="00A93871" w:rsidP="00A93871">
            <w:pPr>
              <w:pStyle w:val="Compact"/>
              <w:jc w:val="right"/>
            </w:pPr>
            <w:r w:rsidRPr="00D67175">
              <w:t>0.00</w:t>
            </w:r>
          </w:p>
        </w:tc>
      </w:tr>
      <w:tr w:rsidR="00A93871" w:rsidRPr="00CC7C14" w14:paraId="1BC1496A" w14:textId="77777777" w:rsidTr="00DD47B4">
        <w:trPr>
          <w:jc w:val="center"/>
        </w:trPr>
        <w:tc>
          <w:tcPr>
            <w:tcW w:w="0" w:type="auto"/>
          </w:tcPr>
          <w:p w14:paraId="654D4F9A" w14:textId="77777777" w:rsidR="00A93871" w:rsidRPr="00CC7C14" w:rsidRDefault="00A93871" w:rsidP="00A93871">
            <w:pPr>
              <w:pStyle w:val="Compact"/>
            </w:pPr>
            <w:r w:rsidRPr="00CC7C14">
              <w:t>8.1</w:t>
            </w:r>
          </w:p>
        </w:tc>
        <w:tc>
          <w:tcPr>
            <w:tcW w:w="0" w:type="auto"/>
          </w:tcPr>
          <w:p w14:paraId="61F3A594" w14:textId="6976923C" w:rsidR="00A93871" w:rsidRPr="00CC7C14" w:rsidRDefault="00A93871" w:rsidP="00A93871">
            <w:pPr>
              <w:pStyle w:val="Compact"/>
            </w:pPr>
            <w:r w:rsidRPr="00D67175">
              <w:t>0.35</w:t>
            </w:r>
          </w:p>
        </w:tc>
        <w:tc>
          <w:tcPr>
            <w:tcW w:w="0" w:type="auto"/>
          </w:tcPr>
          <w:p w14:paraId="5B24086A" w14:textId="781182AA" w:rsidR="00A93871" w:rsidRPr="00CC7C14" w:rsidRDefault="00A93871" w:rsidP="00A93871">
            <w:pPr>
              <w:pStyle w:val="Compact"/>
            </w:pPr>
            <w:r w:rsidRPr="00D67175">
              <w:t>0.13</w:t>
            </w:r>
          </w:p>
        </w:tc>
        <w:tc>
          <w:tcPr>
            <w:tcW w:w="0" w:type="auto"/>
          </w:tcPr>
          <w:p w14:paraId="1063A8B2" w14:textId="5F171352" w:rsidR="00A93871" w:rsidRPr="00CC7C14" w:rsidRDefault="00A93871" w:rsidP="00A93871">
            <w:pPr>
              <w:pStyle w:val="Compact"/>
              <w:jc w:val="right"/>
            </w:pPr>
            <w:r w:rsidRPr="00D67175">
              <w:t>0.21</w:t>
            </w:r>
          </w:p>
        </w:tc>
        <w:tc>
          <w:tcPr>
            <w:tcW w:w="0" w:type="auto"/>
          </w:tcPr>
          <w:p w14:paraId="5A4B7480" w14:textId="11D383AB" w:rsidR="00A93871" w:rsidRPr="00CC7C14" w:rsidRDefault="00A93871" w:rsidP="00A93871">
            <w:pPr>
              <w:pStyle w:val="Compact"/>
              <w:jc w:val="right"/>
            </w:pPr>
            <w:r w:rsidRPr="00D67175">
              <w:t>1.11</w:t>
            </w:r>
          </w:p>
        </w:tc>
      </w:tr>
    </w:tbl>
    <w:p w14:paraId="6ADA2BA0" w14:textId="188ED7BE" w:rsidR="00A93871" w:rsidRDefault="00A93871">
      <w:pPr>
        <w:spacing w:after="160" w:line="259" w:lineRule="auto"/>
        <w:jc w:val="left"/>
      </w:pPr>
    </w:p>
    <w:p w14:paraId="3AF752BD" w14:textId="77777777" w:rsidR="00A93871" w:rsidRDefault="00A93871">
      <w:pPr>
        <w:spacing w:after="160" w:line="259" w:lineRule="auto"/>
        <w:jc w:val="left"/>
      </w:pPr>
      <w:r>
        <w:br w:type="page"/>
      </w:r>
    </w:p>
    <w:p w14:paraId="7F025BF6" w14:textId="77777777" w:rsidR="00A93871" w:rsidRDefault="00A93871">
      <w:pPr>
        <w:spacing w:after="160" w:line="259" w:lineRule="auto"/>
        <w:jc w:val="left"/>
      </w:pPr>
    </w:p>
    <w:p w14:paraId="221D678F" w14:textId="53AC908B" w:rsidR="00A93871" w:rsidRDefault="00A93871" w:rsidP="00D61E5E">
      <w:pPr>
        <w:pStyle w:val="Caption"/>
        <w:keepNext/>
      </w:pPr>
      <w:r>
        <w:t xml:space="preserve">Table </w:t>
      </w:r>
      <w:r w:rsidR="000E4344">
        <w:rPr>
          <w:noProof/>
        </w:rPr>
        <w:fldChar w:fldCharType="begin"/>
      </w:r>
      <w:r w:rsidR="000E4344">
        <w:rPr>
          <w:noProof/>
        </w:rPr>
        <w:instrText xml:space="preserve"> SEQ Table \* ARABIC </w:instrText>
      </w:r>
      <w:r w:rsidR="000E4344">
        <w:rPr>
          <w:noProof/>
        </w:rPr>
        <w:fldChar w:fldCharType="separate"/>
      </w:r>
      <w:r>
        <w:rPr>
          <w:noProof/>
        </w:rPr>
        <w:t>22</w:t>
      </w:r>
      <w:r w:rsidR="000E4344">
        <w:rPr>
          <w:noProof/>
        </w:rPr>
        <w:fldChar w:fldCharType="end"/>
      </w:r>
      <w:r>
        <w:t xml:space="preserve">: </w:t>
      </w:r>
      <w:r w:rsidRPr="00BA74A5">
        <w:t xml:space="preserve">Detailed MICA GESI Items Balance Statistics, </w:t>
      </w:r>
      <w:r>
        <w:t>matched</w:t>
      </w:r>
      <w:r w:rsidRPr="00BA74A5">
        <w:t xml:space="preserve"> configuration</w:t>
      </w:r>
    </w:p>
    <w:tbl>
      <w:tblPr>
        <w:tblW w:w="0" w:type="auto"/>
        <w:jc w:val="center"/>
        <w:tblLook w:val="07E0" w:firstRow="1" w:lastRow="1" w:firstColumn="1" w:lastColumn="1" w:noHBand="1" w:noVBand="1"/>
      </w:tblPr>
      <w:tblGrid>
        <w:gridCol w:w="975"/>
        <w:gridCol w:w="1709"/>
        <w:gridCol w:w="1861"/>
        <w:gridCol w:w="1149"/>
        <w:gridCol w:w="2893"/>
      </w:tblGrid>
      <w:tr w:rsidR="00A93871" w:rsidRPr="00CC7C14" w14:paraId="38ED1592" w14:textId="77777777" w:rsidTr="00DD47B4">
        <w:trPr>
          <w:tblHeader/>
          <w:jc w:val="center"/>
        </w:trPr>
        <w:tc>
          <w:tcPr>
            <w:tcW w:w="0" w:type="auto"/>
            <w:tcBorders>
              <w:bottom w:val="single" w:sz="0" w:space="0" w:color="auto"/>
            </w:tcBorders>
            <w:vAlign w:val="bottom"/>
          </w:tcPr>
          <w:p w14:paraId="4EC89B0D" w14:textId="77777777" w:rsidR="00A93871" w:rsidRPr="00CC7C14" w:rsidRDefault="00A93871" w:rsidP="00DD47B4">
            <w:pPr>
              <w:pStyle w:val="Compact"/>
            </w:pPr>
            <w:r w:rsidRPr="00CC7C14">
              <w:t>Measure</w:t>
            </w:r>
          </w:p>
        </w:tc>
        <w:tc>
          <w:tcPr>
            <w:tcW w:w="0" w:type="auto"/>
            <w:tcBorders>
              <w:bottom w:val="single" w:sz="0" w:space="0" w:color="auto"/>
            </w:tcBorders>
            <w:vAlign w:val="bottom"/>
          </w:tcPr>
          <w:p w14:paraId="00F11A5E" w14:textId="77777777" w:rsidR="00A93871" w:rsidRPr="00CC7C14" w:rsidRDefault="00A93871" w:rsidP="00DD47B4">
            <w:pPr>
              <w:pStyle w:val="Compact"/>
            </w:pPr>
            <w:r w:rsidRPr="00CC7C14">
              <w:t>Treatment Mean</w:t>
            </w:r>
          </w:p>
        </w:tc>
        <w:tc>
          <w:tcPr>
            <w:tcW w:w="0" w:type="auto"/>
            <w:tcBorders>
              <w:bottom w:val="single" w:sz="0" w:space="0" w:color="auto"/>
            </w:tcBorders>
            <w:vAlign w:val="bottom"/>
          </w:tcPr>
          <w:p w14:paraId="3C8D370E" w14:textId="77777777" w:rsidR="00A93871" w:rsidRPr="00CC7C14" w:rsidRDefault="00A93871" w:rsidP="00DD47B4">
            <w:pPr>
              <w:pStyle w:val="Compact"/>
            </w:pPr>
            <w:r w:rsidRPr="00CC7C14">
              <w:t>Comparison Mean</w:t>
            </w:r>
          </w:p>
        </w:tc>
        <w:tc>
          <w:tcPr>
            <w:tcW w:w="0" w:type="auto"/>
            <w:tcBorders>
              <w:bottom w:val="single" w:sz="0" w:space="0" w:color="auto"/>
            </w:tcBorders>
            <w:vAlign w:val="bottom"/>
          </w:tcPr>
          <w:p w14:paraId="1085E2B1" w14:textId="77777777" w:rsidR="00A93871" w:rsidRPr="00CC7C14" w:rsidRDefault="00A93871" w:rsidP="00DD47B4">
            <w:pPr>
              <w:pStyle w:val="Compact"/>
              <w:jc w:val="right"/>
            </w:pPr>
            <w:r>
              <w:t>Difference</w:t>
            </w:r>
          </w:p>
        </w:tc>
        <w:tc>
          <w:tcPr>
            <w:tcW w:w="0" w:type="auto"/>
            <w:tcBorders>
              <w:bottom w:val="single" w:sz="0" w:space="0" w:color="auto"/>
            </w:tcBorders>
            <w:vAlign w:val="bottom"/>
          </w:tcPr>
          <w:p w14:paraId="7B564DA1" w14:textId="77777777" w:rsidR="00A93871" w:rsidRPr="00CC7C14" w:rsidRDefault="00A93871" w:rsidP="00DD47B4">
            <w:pPr>
              <w:pStyle w:val="Compact"/>
              <w:jc w:val="right"/>
            </w:pPr>
            <w:r>
              <w:t>Standardized Mean Difference</w:t>
            </w:r>
          </w:p>
        </w:tc>
      </w:tr>
      <w:tr w:rsidR="00A93871" w:rsidRPr="00CC7C14" w14:paraId="5D680A9B" w14:textId="77777777" w:rsidTr="00DD47B4">
        <w:trPr>
          <w:jc w:val="center"/>
        </w:trPr>
        <w:tc>
          <w:tcPr>
            <w:tcW w:w="0" w:type="auto"/>
          </w:tcPr>
          <w:p w14:paraId="7A615415" w14:textId="77777777" w:rsidR="00A93871" w:rsidRPr="00CC7C14" w:rsidRDefault="00A93871" w:rsidP="00A93871">
            <w:pPr>
              <w:pStyle w:val="Compact"/>
            </w:pPr>
            <w:r w:rsidRPr="00CC7C14">
              <w:t>1.1</w:t>
            </w:r>
          </w:p>
        </w:tc>
        <w:tc>
          <w:tcPr>
            <w:tcW w:w="0" w:type="auto"/>
          </w:tcPr>
          <w:p w14:paraId="02E3A5DD" w14:textId="253BD462" w:rsidR="00A93871" w:rsidRPr="00CC7C14" w:rsidRDefault="00A93871" w:rsidP="00A93871">
            <w:pPr>
              <w:pStyle w:val="Compact"/>
            </w:pPr>
            <w:r w:rsidRPr="006D4A32">
              <w:t>0.07</w:t>
            </w:r>
          </w:p>
        </w:tc>
        <w:tc>
          <w:tcPr>
            <w:tcW w:w="0" w:type="auto"/>
          </w:tcPr>
          <w:p w14:paraId="725EC90D" w14:textId="1B5437DC" w:rsidR="00A93871" w:rsidRPr="00CC7C14" w:rsidRDefault="00A93871" w:rsidP="00A93871">
            <w:pPr>
              <w:pStyle w:val="Compact"/>
            </w:pPr>
            <w:r w:rsidRPr="006D4A32">
              <w:t>0.00</w:t>
            </w:r>
          </w:p>
        </w:tc>
        <w:tc>
          <w:tcPr>
            <w:tcW w:w="0" w:type="auto"/>
          </w:tcPr>
          <w:p w14:paraId="3953F9A7" w14:textId="6CE95E90" w:rsidR="00A93871" w:rsidRPr="00CC7C14" w:rsidRDefault="00A93871" w:rsidP="00A93871">
            <w:pPr>
              <w:pStyle w:val="Compact"/>
              <w:jc w:val="right"/>
            </w:pPr>
            <w:r w:rsidRPr="006D4A32">
              <w:t>0.07</w:t>
            </w:r>
          </w:p>
        </w:tc>
        <w:tc>
          <w:tcPr>
            <w:tcW w:w="0" w:type="auto"/>
          </w:tcPr>
          <w:p w14:paraId="659D44DF" w14:textId="070CF9EE" w:rsidR="00A93871" w:rsidRPr="00CC7C14" w:rsidRDefault="00A93871" w:rsidP="00A93871">
            <w:pPr>
              <w:pStyle w:val="Compact"/>
              <w:jc w:val="right"/>
            </w:pPr>
            <w:r w:rsidRPr="006D4A32">
              <w:t>2.00</w:t>
            </w:r>
          </w:p>
        </w:tc>
      </w:tr>
      <w:tr w:rsidR="00A93871" w:rsidRPr="00CC7C14" w14:paraId="2D826470" w14:textId="77777777" w:rsidTr="00DD47B4">
        <w:trPr>
          <w:jc w:val="center"/>
        </w:trPr>
        <w:tc>
          <w:tcPr>
            <w:tcW w:w="0" w:type="auto"/>
          </w:tcPr>
          <w:p w14:paraId="7B6BD637" w14:textId="77777777" w:rsidR="00A93871" w:rsidRPr="00CC7C14" w:rsidRDefault="00A93871" w:rsidP="00A93871">
            <w:pPr>
              <w:pStyle w:val="Compact"/>
            </w:pPr>
            <w:r w:rsidRPr="00CC7C14">
              <w:t>1.2</w:t>
            </w:r>
          </w:p>
        </w:tc>
        <w:tc>
          <w:tcPr>
            <w:tcW w:w="0" w:type="auto"/>
          </w:tcPr>
          <w:p w14:paraId="7305EA1F" w14:textId="0D80F3C5" w:rsidR="00A93871" w:rsidRPr="00CC7C14" w:rsidRDefault="00A93871" w:rsidP="00A93871">
            <w:pPr>
              <w:pStyle w:val="Compact"/>
            </w:pPr>
            <w:r w:rsidRPr="006D4A32">
              <w:t>0.07</w:t>
            </w:r>
          </w:p>
        </w:tc>
        <w:tc>
          <w:tcPr>
            <w:tcW w:w="0" w:type="auto"/>
          </w:tcPr>
          <w:p w14:paraId="44F3A810" w14:textId="5702A8DE" w:rsidR="00A93871" w:rsidRPr="00CC7C14" w:rsidRDefault="00A93871" w:rsidP="00A93871">
            <w:pPr>
              <w:pStyle w:val="Compact"/>
            </w:pPr>
            <w:r w:rsidRPr="006D4A32">
              <w:t>0.20</w:t>
            </w:r>
          </w:p>
        </w:tc>
        <w:tc>
          <w:tcPr>
            <w:tcW w:w="0" w:type="auto"/>
          </w:tcPr>
          <w:p w14:paraId="528350F1" w14:textId="7407A8D8" w:rsidR="00A93871" w:rsidRPr="00CC7C14" w:rsidRDefault="00A93871" w:rsidP="00A93871">
            <w:pPr>
              <w:pStyle w:val="Compact"/>
              <w:jc w:val="right"/>
            </w:pPr>
            <w:r w:rsidRPr="006D4A32">
              <w:t>-0.13</w:t>
            </w:r>
          </w:p>
        </w:tc>
        <w:tc>
          <w:tcPr>
            <w:tcW w:w="0" w:type="auto"/>
          </w:tcPr>
          <w:p w14:paraId="12C5134E" w14:textId="4EB7D0C8" w:rsidR="00A93871" w:rsidRPr="00CC7C14" w:rsidRDefault="00A93871" w:rsidP="00A93871">
            <w:pPr>
              <w:pStyle w:val="Compact"/>
              <w:jc w:val="right"/>
            </w:pPr>
            <w:r w:rsidRPr="006D4A32">
              <w:t>1.12</w:t>
            </w:r>
          </w:p>
        </w:tc>
      </w:tr>
      <w:tr w:rsidR="00A93871" w:rsidRPr="00CC7C14" w14:paraId="77B0C579" w14:textId="77777777" w:rsidTr="00DD47B4">
        <w:trPr>
          <w:jc w:val="center"/>
        </w:trPr>
        <w:tc>
          <w:tcPr>
            <w:tcW w:w="0" w:type="auto"/>
          </w:tcPr>
          <w:p w14:paraId="7E53F300" w14:textId="77777777" w:rsidR="00A93871" w:rsidRPr="00CC7C14" w:rsidRDefault="00A93871" w:rsidP="00A93871">
            <w:pPr>
              <w:pStyle w:val="Compact"/>
            </w:pPr>
            <w:r w:rsidRPr="00CC7C14">
              <w:t>1.3</w:t>
            </w:r>
          </w:p>
        </w:tc>
        <w:tc>
          <w:tcPr>
            <w:tcW w:w="0" w:type="auto"/>
          </w:tcPr>
          <w:p w14:paraId="759E50CA" w14:textId="080A1052" w:rsidR="00A93871" w:rsidRPr="00CC7C14" w:rsidRDefault="00A93871" w:rsidP="00A93871">
            <w:pPr>
              <w:pStyle w:val="Compact"/>
            </w:pPr>
            <w:r w:rsidRPr="006D4A32">
              <w:t>0.00</w:t>
            </w:r>
          </w:p>
        </w:tc>
        <w:tc>
          <w:tcPr>
            <w:tcW w:w="0" w:type="auto"/>
          </w:tcPr>
          <w:p w14:paraId="558E5715" w14:textId="56F3B56D" w:rsidR="00A93871" w:rsidRPr="00CC7C14" w:rsidRDefault="00A93871" w:rsidP="00A93871">
            <w:pPr>
              <w:pStyle w:val="Compact"/>
            </w:pPr>
            <w:r w:rsidRPr="006D4A32">
              <w:t>0.00</w:t>
            </w:r>
          </w:p>
        </w:tc>
        <w:tc>
          <w:tcPr>
            <w:tcW w:w="0" w:type="auto"/>
          </w:tcPr>
          <w:p w14:paraId="50AFAAA7" w14:textId="06F0C742" w:rsidR="00A93871" w:rsidRPr="00CC7C14" w:rsidRDefault="00A93871" w:rsidP="00A93871">
            <w:pPr>
              <w:pStyle w:val="Compact"/>
              <w:jc w:val="right"/>
            </w:pPr>
            <w:r w:rsidRPr="006D4A32">
              <w:t>0.00</w:t>
            </w:r>
          </w:p>
        </w:tc>
        <w:tc>
          <w:tcPr>
            <w:tcW w:w="0" w:type="auto"/>
          </w:tcPr>
          <w:p w14:paraId="7E32A354" w14:textId="7E0FF2A7" w:rsidR="00A93871" w:rsidRPr="00CC7C14" w:rsidRDefault="00A93871" w:rsidP="00A93871">
            <w:pPr>
              <w:pStyle w:val="Compact"/>
              <w:jc w:val="right"/>
            </w:pPr>
            <w:r w:rsidRPr="006D4A32">
              <w:t>0.00</w:t>
            </w:r>
          </w:p>
        </w:tc>
      </w:tr>
      <w:tr w:rsidR="00A93871" w:rsidRPr="00CC7C14" w14:paraId="6FF4085E" w14:textId="77777777" w:rsidTr="00DD47B4">
        <w:trPr>
          <w:jc w:val="center"/>
        </w:trPr>
        <w:tc>
          <w:tcPr>
            <w:tcW w:w="0" w:type="auto"/>
          </w:tcPr>
          <w:p w14:paraId="5394ABD1" w14:textId="77777777" w:rsidR="00A93871" w:rsidRPr="00CC7C14" w:rsidRDefault="00A93871" w:rsidP="00A93871">
            <w:pPr>
              <w:pStyle w:val="Compact"/>
            </w:pPr>
            <w:r w:rsidRPr="00CC7C14">
              <w:t>2.1</w:t>
            </w:r>
          </w:p>
        </w:tc>
        <w:tc>
          <w:tcPr>
            <w:tcW w:w="0" w:type="auto"/>
          </w:tcPr>
          <w:p w14:paraId="09904A52" w14:textId="67CA1285" w:rsidR="00A93871" w:rsidRPr="00CC7C14" w:rsidRDefault="00A93871" w:rsidP="00A93871">
            <w:pPr>
              <w:pStyle w:val="Compact"/>
            </w:pPr>
            <w:r w:rsidRPr="006D4A32">
              <w:t>0.13</w:t>
            </w:r>
          </w:p>
        </w:tc>
        <w:tc>
          <w:tcPr>
            <w:tcW w:w="0" w:type="auto"/>
          </w:tcPr>
          <w:p w14:paraId="7F7FD3A6" w14:textId="71B416A3" w:rsidR="00A93871" w:rsidRPr="00CC7C14" w:rsidRDefault="00A93871" w:rsidP="00A93871">
            <w:pPr>
              <w:pStyle w:val="Compact"/>
            </w:pPr>
            <w:r w:rsidRPr="006D4A32">
              <w:t>0.00</w:t>
            </w:r>
          </w:p>
        </w:tc>
        <w:tc>
          <w:tcPr>
            <w:tcW w:w="0" w:type="auto"/>
          </w:tcPr>
          <w:p w14:paraId="65E7796B" w14:textId="27593E25" w:rsidR="00A93871" w:rsidRPr="00CC7C14" w:rsidRDefault="00A93871" w:rsidP="00A93871">
            <w:pPr>
              <w:pStyle w:val="Compact"/>
              <w:jc w:val="right"/>
            </w:pPr>
            <w:r w:rsidRPr="006D4A32">
              <w:t>0.13</w:t>
            </w:r>
          </w:p>
        </w:tc>
        <w:tc>
          <w:tcPr>
            <w:tcW w:w="0" w:type="auto"/>
          </w:tcPr>
          <w:p w14:paraId="7C29F049" w14:textId="3218434F" w:rsidR="00A93871" w:rsidRPr="00CC7C14" w:rsidRDefault="00A93871" w:rsidP="00A93871">
            <w:pPr>
              <w:pStyle w:val="Compact"/>
              <w:jc w:val="right"/>
            </w:pPr>
            <w:r w:rsidRPr="006D4A32">
              <w:t>2.15</w:t>
            </w:r>
          </w:p>
        </w:tc>
      </w:tr>
      <w:tr w:rsidR="00A93871" w:rsidRPr="00CC7C14" w14:paraId="3CE674B3" w14:textId="77777777" w:rsidTr="00DD47B4">
        <w:trPr>
          <w:jc w:val="center"/>
        </w:trPr>
        <w:tc>
          <w:tcPr>
            <w:tcW w:w="0" w:type="auto"/>
          </w:tcPr>
          <w:p w14:paraId="7FF1F50E" w14:textId="77777777" w:rsidR="00A93871" w:rsidRPr="00CC7C14" w:rsidRDefault="00A93871" w:rsidP="00A93871">
            <w:pPr>
              <w:pStyle w:val="Compact"/>
            </w:pPr>
            <w:r w:rsidRPr="00CC7C14">
              <w:t>2.2</w:t>
            </w:r>
          </w:p>
        </w:tc>
        <w:tc>
          <w:tcPr>
            <w:tcW w:w="0" w:type="auto"/>
          </w:tcPr>
          <w:p w14:paraId="0053247C" w14:textId="5681048A" w:rsidR="00A93871" w:rsidRPr="00CC7C14" w:rsidRDefault="00A93871" w:rsidP="00A93871">
            <w:pPr>
              <w:pStyle w:val="Compact"/>
            </w:pPr>
            <w:r w:rsidRPr="006D4A32">
              <w:t>0.00</w:t>
            </w:r>
          </w:p>
        </w:tc>
        <w:tc>
          <w:tcPr>
            <w:tcW w:w="0" w:type="auto"/>
          </w:tcPr>
          <w:p w14:paraId="10AB490B" w14:textId="19C3D8F3" w:rsidR="00A93871" w:rsidRPr="00CC7C14" w:rsidRDefault="00A93871" w:rsidP="00A93871">
            <w:pPr>
              <w:pStyle w:val="Compact"/>
            </w:pPr>
            <w:r w:rsidRPr="006D4A32">
              <w:t>0.00</w:t>
            </w:r>
          </w:p>
        </w:tc>
        <w:tc>
          <w:tcPr>
            <w:tcW w:w="0" w:type="auto"/>
          </w:tcPr>
          <w:p w14:paraId="161DF3FB" w14:textId="3EF94562" w:rsidR="00A93871" w:rsidRPr="00CC7C14" w:rsidRDefault="00A93871" w:rsidP="00A93871">
            <w:pPr>
              <w:pStyle w:val="Compact"/>
              <w:jc w:val="right"/>
            </w:pPr>
            <w:r w:rsidRPr="006D4A32">
              <w:t>0.00</w:t>
            </w:r>
          </w:p>
        </w:tc>
        <w:tc>
          <w:tcPr>
            <w:tcW w:w="0" w:type="auto"/>
          </w:tcPr>
          <w:p w14:paraId="1625A2E2" w14:textId="7C0BF606" w:rsidR="00A93871" w:rsidRPr="00CC7C14" w:rsidRDefault="00A93871" w:rsidP="00A93871">
            <w:pPr>
              <w:pStyle w:val="Compact"/>
              <w:jc w:val="right"/>
            </w:pPr>
            <w:r w:rsidRPr="006D4A32">
              <w:t>0.00</w:t>
            </w:r>
          </w:p>
        </w:tc>
      </w:tr>
      <w:tr w:rsidR="00A93871" w:rsidRPr="00CC7C14" w14:paraId="77B2B28C" w14:textId="77777777" w:rsidTr="00DD47B4">
        <w:trPr>
          <w:jc w:val="center"/>
        </w:trPr>
        <w:tc>
          <w:tcPr>
            <w:tcW w:w="0" w:type="auto"/>
          </w:tcPr>
          <w:p w14:paraId="7017D6B0" w14:textId="77777777" w:rsidR="00A93871" w:rsidRPr="00CC7C14" w:rsidRDefault="00A93871" w:rsidP="00A93871">
            <w:pPr>
              <w:pStyle w:val="Compact"/>
            </w:pPr>
            <w:r w:rsidRPr="00CC7C14">
              <w:t>3.1</w:t>
            </w:r>
          </w:p>
        </w:tc>
        <w:tc>
          <w:tcPr>
            <w:tcW w:w="0" w:type="auto"/>
          </w:tcPr>
          <w:p w14:paraId="5D942448" w14:textId="451FE066" w:rsidR="00A93871" w:rsidRPr="00CC7C14" w:rsidRDefault="00A93871" w:rsidP="00A93871">
            <w:pPr>
              <w:pStyle w:val="Compact"/>
            </w:pPr>
            <w:r w:rsidRPr="006D4A32">
              <w:t>0.40</w:t>
            </w:r>
          </w:p>
        </w:tc>
        <w:tc>
          <w:tcPr>
            <w:tcW w:w="0" w:type="auto"/>
          </w:tcPr>
          <w:p w14:paraId="1740D239" w14:textId="0E872C21" w:rsidR="00A93871" w:rsidRPr="00CC7C14" w:rsidRDefault="00A93871" w:rsidP="00A93871">
            <w:pPr>
              <w:pStyle w:val="Compact"/>
            </w:pPr>
            <w:r w:rsidRPr="006D4A32">
              <w:t>0.13</w:t>
            </w:r>
          </w:p>
        </w:tc>
        <w:tc>
          <w:tcPr>
            <w:tcW w:w="0" w:type="auto"/>
          </w:tcPr>
          <w:p w14:paraId="2CCD960C" w14:textId="14B4BA26" w:rsidR="00A93871" w:rsidRPr="00CC7C14" w:rsidRDefault="00A93871" w:rsidP="00A93871">
            <w:pPr>
              <w:pStyle w:val="Compact"/>
              <w:jc w:val="right"/>
            </w:pPr>
            <w:r w:rsidRPr="006D4A32">
              <w:t>0.27</w:t>
            </w:r>
          </w:p>
        </w:tc>
        <w:tc>
          <w:tcPr>
            <w:tcW w:w="0" w:type="auto"/>
          </w:tcPr>
          <w:p w14:paraId="66020CD2" w14:textId="6D9F2250" w:rsidR="00A93871" w:rsidRPr="00CC7C14" w:rsidRDefault="00A93871" w:rsidP="00A93871">
            <w:pPr>
              <w:pStyle w:val="Compact"/>
              <w:jc w:val="right"/>
            </w:pPr>
            <w:r w:rsidRPr="006D4A32">
              <w:t>1.40</w:t>
            </w:r>
          </w:p>
        </w:tc>
      </w:tr>
      <w:tr w:rsidR="00A93871" w:rsidRPr="00CC7C14" w14:paraId="314EF9F4" w14:textId="77777777" w:rsidTr="00DD47B4">
        <w:trPr>
          <w:jc w:val="center"/>
        </w:trPr>
        <w:tc>
          <w:tcPr>
            <w:tcW w:w="0" w:type="auto"/>
          </w:tcPr>
          <w:p w14:paraId="1D789208" w14:textId="77777777" w:rsidR="00A93871" w:rsidRPr="00CC7C14" w:rsidRDefault="00A93871" w:rsidP="00A93871">
            <w:pPr>
              <w:pStyle w:val="Compact"/>
            </w:pPr>
            <w:r w:rsidRPr="00CC7C14">
              <w:t>3.2</w:t>
            </w:r>
          </w:p>
        </w:tc>
        <w:tc>
          <w:tcPr>
            <w:tcW w:w="0" w:type="auto"/>
          </w:tcPr>
          <w:p w14:paraId="35870969" w14:textId="1157E4F9" w:rsidR="00A93871" w:rsidRPr="00CC7C14" w:rsidRDefault="00A93871" w:rsidP="00A93871">
            <w:pPr>
              <w:pStyle w:val="Compact"/>
            </w:pPr>
            <w:r w:rsidRPr="006D4A32">
              <w:t>0.27</w:t>
            </w:r>
          </w:p>
        </w:tc>
        <w:tc>
          <w:tcPr>
            <w:tcW w:w="0" w:type="auto"/>
          </w:tcPr>
          <w:p w14:paraId="1880C615" w14:textId="06CD55DF" w:rsidR="00A93871" w:rsidRPr="00CC7C14" w:rsidRDefault="00A93871" w:rsidP="00A93871">
            <w:pPr>
              <w:pStyle w:val="Compact"/>
            </w:pPr>
            <w:r w:rsidRPr="006D4A32">
              <w:t>0.20</w:t>
            </w:r>
          </w:p>
        </w:tc>
        <w:tc>
          <w:tcPr>
            <w:tcW w:w="0" w:type="auto"/>
          </w:tcPr>
          <w:p w14:paraId="1F3BCB4E" w14:textId="2B4D871B" w:rsidR="00A93871" w:rsidRPr="00CC7C14" w:rsidRDefault="00A93871" w:rsidP="00A93871">
            <w:pPr>
              <w:pStyle w:val="Compact"/>
              <w:jc w:val="right"/>
            </w:pPr>
            <w:r w:rsidRPr="006D4A32">
              <w:t>0.07</w:t>
            </w:r>
          </w:p>
        </w:tc>
        <w:tc>
          <w:tcPr>
            <w:tcW w:w="0" w:type="auto"/>
          </w:tcPr>
          <w:p w14:paraId="53F3213D" w14:textId="62B21CF3" w:rsidR="00A93871" w:rsidRPr="00CC7C14" w:rsidRDefault="00A93871" w:rsidP="00A93871">
            <w:pPr>
              <w:pStyle w:val="Compact"/>
              <w:jc w:val="right"/>
            </w:pPr>
            <w:r w:rsidRPr="006D4A32">
              <w:t>0.35</w:t>
            </w:r>
          </w:p>
        </w:tc>
      </w:tr>
      <w:tr w:rsidR="00A93871" w:rsidRPr="00CC7C14" w14:paraId="54570915" w14:textId="77777777" w:rsidTr="00DD47B4">
        <w:trPr>
          <w:jc w:val="center"/>
        </w:trPr>
        <w:tc>
          <w:tcPr>
            <w:tcW w:w="0" w:type="auto"/>
          </w:tcPr>
          <w:p w14:paraId="3DD7C27C" w14:textId="77777777" w:rsidR="00A93871" w:rsidRPr="00CC7C14" w:rsidRDefault="00A93871" w:rsidP="00A93871">
            <w:pPr>
              <w:pStyle w:val="Compact"/>
            </w:pPr>
            <w:r w:rsidRPr="00CC7C14">
              <w:t>3.3</w:t>
            </w:r>
          </w:p>
        </w:tc>
        <w:tc>
          <w:tcPr>
            <w:tcW w:w="0" w:type="auto"/>
          </w:tcPr>
          <w:p w14:paraId="194CD568" w14:textId="2C6AC262" w:rsidR="00A93871" w:rsidRPr="00CC7C14" w:rsidRDefault="00A93871" w:rsidP="00A93871">
            <w:pPr>
              <w:pStyle w:val="Compact"/>
            </w:pPr>
            <w:r w:rsidRPr="006D4A32">
              <w:t>0.00</w:t>
            </w:r>
          </w:p>
        </w:tc>
        <w:tc>
          <w:tcPr>
            <w:tcW w:w="0" w:type="auto"/>
          </w:tcPr>
          <w:p w14:paraId="33A3BFC3" w14:textId="76957958" w:rsidR="00A93871" w:rsidRPr="00CC7C14" w:rsidRDefault="00A93871" w:rsidP="00A93871">
            <w:pPr>
              <w:pStyle w:val="Compact"/>
            </w:pPr>
            <w:r w:rsidRPr="006D4A32">
              <w:t>0.00</w:t>
            </w:r>
          </w:p>
        </w:tc>
        <w:tc>
          <w:tcPr>
            <w:tcW w:w="0" w:type="auto"/>
          </w:tcPr>
          <w:p w14:paraId="2C007289" w14:textId="12EF202A" w:rsidR="00A93871" w:rsidRPr="00CC7C14" w:rsidRDefault="00A93871" w:rsidP="00A93871">
            <w:pPr>
              <w:pStyle w:val="Compact"/>
              <w:jc w:val="right"/>
            </w:pPr>
            <w:r w:rsidRPr="006D4A32">
              <w:t>0.00</w:t>
            </w:r>
          </w:p>
        </w:tc>
        <w:tc>
          <w:tcPr>
            <w:tcW w:w="0" w:type="auto"/>
          </w:tcPr>
          <w:p w14:paraId="2836AB51" w14:textId="0F0E96D6" w:rsidR="00A93871" w:rsidRPr="00CC7C14" w:rsidRDefault="00A93871" w:rsidP="00A93871">
            <w:pPr>
              <w:pStyle w:val="Compact"/>
              <w:jc w:val="right"/>
            </w:pPr>
            <w:r w:rsidRPr="006D4A32">
              <w:t>0.00</w:t>
            </w:r>
          </w:p>
        </w:tc>
      </w:tr>
      <w:tr w:rsidR="00A93871" w:rsidRPr="00CC7C14" w14:paraId="7D525BB7" w14:textId="77777777" w:rsidTr="00DD47B4">
        <w:trPr>
          <w:jc w:val="center"/>
        </w:trPr>
        <w:tc>
          <w:tcPr>
            <w:tcW w:w="0" w:type="auto"/>
          </w:tcPr>
          <w:p w14:paraId="2A044F7C" w14:textId="77777777" w:rsidR="00A93871" w:rsidRPr="00CC7C14" w:rsidRDefault="00A93871" w:rsidP="00A93871">
            <w:pPr>
              <w:pStyle w:val="Compact"/>
            </w:pPr>
            <w:r w:rsidRPr="00CC7C14">
              <w:t>3.4</w:t>
            </w:r>
          </w:p>
        </w:tc>
        <w:tc>
          <w:tcPr>
            <w:tcW w:w="0" w:type="auto"/>
          </w:tcPr>
          <w:p w14:paraId="026A0E42" w14:textId="23A86BE9" w:rsidR="00A93871" w:rsidRPr="00CC7C14" w:rsidRDefault="00A93871" w:rsidP="00A93871">
            <w:pPr>
              <w:pStyle w:val="Compact"/>
            </w:pPr>
            <w:r w:rsidRPr="006D4A32">
              <w:t>0.20</w:t>
            </w:r>
          </w:p>
        </w:tc>
        <w:tc>
          <w:tcPr>
            <w:tcW w:w="0" w:type="auto"/>
          </w:tcPr>
          <w:p w14:paraId="39B1B505" w14:textId="3ADB7F9A" w:rsidR="00A93871" w:rsidRPr="00CC7C14" w:rsidRDefault="00A93871" w:rsidP="00A93871">
            <w:pPr>
              <w:pStyle w:val="Compact"/>
            </w:pPr>
            <w:r w:rsidRPr="006D4A32">
              <w:t>0.00</w:t>
            </w:r>
          </w:p>
        </w:tc>
        <w:tc>
          <w:tcPr>
            <w:tcW w:w="0" w:type="auto"/>
          </w:tcPr>
          <w:p w14:paraId="717A5FC0" w14:textId="514337E5" w:rsidR="00A93871" w:rsidRPr="00CC7C14" w:rsidRDefault="00A93871" w:rsidP="00A93871">
            <w:pPr>
              <w:pStyle w:val="Compact"/>
              <w:jc w:val="right"/>
            </w:pPr>
            <w:r w:rsidRPr="006D4A32">
              <w:t>0.20</w:t>
            </w:r>
          </w:p>
        </w:tc>
        <w:tc>
          <w:tcPr>
            <w:tcW w:w="0" w:type="auto"/>
          </w:tcPr>
          <w:p w14:paraId="7EB83EE9" w14:textId="75E1E550" w:rsidR="00A93871" w:rsidRPr="00CC7C14" w:rsidRDefault="00A93871" w:rsidP="00A93871">
            <w:pPr>
              <w:pStyle w:val="Compact"/>
              <w:jc w:val="right"/>
            </w:pPr>
            <w:r w:rsidRPr="006D4A32">
              <w:t>2.33</w:t>
            </w:r>
          </w:p>
        </w:tc>
      </w:tr>
      <w:tr w:rsidR="00A93871" w:rsidRPr="00CC7C14" w14:paraId="2B78CC28" w14:textId="77777777" w:rsidTr="00DD47B4">
        <w:trPr>
          <w:jc w:val="center"/>
        </w:trPr>
        <w:tc>
          <w:tcPr>
            <w:tcW w:w="0" w:type="auto"/>
          </w:tcPr>
          <w:p w14:paraId="5B956B0C" w14:textId="77777777" w:rsidR="00A93871" w:rsidRPr="00CC7C14" w:rsidRDefault="00A93871" w:rsidP="00A93871">
            <w:pPr>
              <w:pStyle w:val="Compact"/>
            </w:pPr>
            <w:r w:rsidRPr="00CC7C14">
              <w:t>4.1</w:t>
            </w:r>
          </w:p>
        </w:tc>
        <w:tc>
          <w:tcPr>
            <w:tcW w:w="0" w:type="auto"/>
          </w:tcPr>
          <w:p w14:paraId="0E389709" w14:textId="54A5E0CC" w:rsidR="00A93871" w:rsidRPr="00CC7C14" w:rsidRDefault="00A93871" w:rsidP="00A93871">
            <w:pPr>
              <w:pStyle w:val="Compact"/>
            </w:pPr>
            <w:r w:rsidRPr="006D4A32">
              <w:t>0.00</w:t>
            </w:r>
          </w:p>
        </w:tc>
        <w:tc>
          <w:tcPr>
            <w:tcW w:w="0" w:type="auto"/>
          </w:tcPr>
          <w:p w14:paraId="2C06E86C" w14:textId="7C69CD6C" w:rsidR="00A93871" w:rsidRPr="00CC7C14" w:rsidRDefault="00A93871" w:rsidP="00A93871">
            <w:pPr>
              <w:pStyle w:val="Compact"/>
            </w:pPr>
            <w:r w:rsidRPr="006D4A32">
              <w:t>0.00</w:t>
            </w:r>
          </w:p>
        </w:tc>
        <w:tc>
          <w:tcPr>
            <w:tcW w:w="0" w:type="auto"/>
          </w:tcPr>
          <w:p w14:paraId="200F3AE6" w14:textId="0925168A" w:rsidR="00A93871" w:rsidRPr="00CC7C14" w:rsidRDefault="00A93871" w:rsidP="00A93871">
            <w:pPr>
              <w:pStyle w:val="Compact"/>
              <w:jc w:val="right"/>
            </w:pPr>
            <w:r w:rsidRPr="006D4A32">
              <w:t>0.00</w:t>
            </w:r>
          </w:p>
        </w:tc>
        <w:tc>
          <w:tcPr>
            <w:tcW w:w="0" w:type="auto"/>
          </w:tcPr>
          <w:p w14:paraId="03533DDC" w14:textId="65AD5953" w:rsidR="00A93871" w:rsidRPr="00CC7C14" w:rsidRDefault="00A93871" w:rsidP="00A93871">
            <w:pPr>
              <w:pStyle w:val="Compact"/>
              <w:jc w:val="right"/>
            </w:pPr>
            <w:r w:rsidRPr="006D4A32">
              <w:t>0.00</w:t>
            </w:r>
          </w:p>
        </w:tc>
      </w:tr>
      <w:tr w:rsidR="00A93871" w:rsidRPr="00CC7C14" w14:paraId="48285B93" w14:textId="77777777" w:rsidTr="00DD47B4">
        <w:trPr>
          <w:jc w:val="center"/>
        </w:trPr>
        <w:tc>
          <w:tcPr>
            <w:tcW w:w="0" w:type="auto"/>
          </w:tcPr>
          <w:p w14:paraId="543CECF4" w14:textId="77777777" w:rsidR="00A93871" w:rsidRPr="00CC7C14" w:rsidRDefault="00A93871" w:rsidP="00A93871">
            <w:pPr>
              <w:pStyle w:val="Compact"/>
            </w:pPr>
            <w:r w:rsidRPr="00CC7C14">
              <w:t>4.2</w:t>
            </w:r>
          </w:p>
        </w:tc>
        <w:tc>
          <w:tcPr>
            <w:tcW w:w="0" w:type="auto"/>
          </w:tcPr>
          <w:p w14:paraId="405B35FD" w14:textId="6E49E270" w:rsidR="00A93871" w:rsidRPr="00CC7C14" w:rsidRDefault="00A93871" w:rsidP="00A93871">
            <w:pPr>
              <w:pStyle w:val="Compact"/>
            </w:pPr>
            <w:r w:rsidRPr="006D4A32">
              <w:t>0.00</w:t>
            </w:r>
          </w:p>
        </w:tc>
        <w:tc>
          <w:tcPr>
            <w:tcW w:w="0" w:type="auto"/>
          </w:tcPr>
          <w:p w14:paraId="06331397" w14:textId="219BA171" w:rsidR="00A93871" w:rsidRPr="00CC7C14" w:rsidRDefault="00A93871" w:rsidP="00A93871">
            <w:pPr>
              <w:pStyle w:val="Compact"/>
            </w:pPr>
            <w:r w:rsidRPr="006D4A32">
              <w:t>0.00</w:t>
            </w:r>
          </w:p>
        </w:tc>
        <w:tc>
          <w:tcPr>
            <w:tcW w:w="0" w:type="auto"/>
          </w:tcPr>
          <w:p w14:paraId="708331D0" w14:textId="441BE2E9" w:rsidR="00A93871" w:rsidRPr="00CC7C14" w:rsidRDefault="00A93871" w:rsidP="00A93871">
            <w:pPr>
              <w:pStyle w:val="Compact"/>
              <w:jc w:val="right"/>
            </w:pPr>
            <w:r w:rsidRPr="006D4A32">
              <w:t>0.00</w:t>
            </w:r>
          </w:p>
        </w:tc>
        <w:tc>
          <w:tcPr>
            <w:tcW w:w="0" w:type="auto"/>
          </w:tcPr>
          <w:p w14:paraId="741AEDF9" w14:textId="42585550" w:rsidR="00A93871" w:rsidRPr="00CC7C14" w:rsidRDefault="00A93871" w:rsidP="00A93871">
            <w:pPr>
              <w:pStyle w:val="Compact"/>
              <w:jc w:val="right"/>
            </w:pPr>
            <w:r w:rsidRPr="006D4A32">
              <w:t>0.00</w:t>
            </w:r>
          </w:p>
        </w:tc>
      </w:tr>
      <w:tr w:rsidR="00A93871" w:rsidRPr="00CC7C14" w14:paraId="71DB3982" w14:textId="77777777" w:rsidTr="00DD47B4">
        <w:trPr>
          <w:jc w:val="center"/>
        </w:trPr>
        <w:tc>
          <w:tcPr>
            <w:tcW w:w="0" w:type="auto"/>
          </w:tcPr>
          <w:p w14:paraId="4F4DE274" w14:textId="77777777" w:rsidR="00A93871" w:rsidRPr="00CC7C14" w:rsidRDefault="00A93871" w:rsidP="00A93871">
            <w:pPr>
              <w:pStyle w:val="Compact"/>
            </w:pPr>
            <w:r w:rsidRPr="00CC7C14">
              <w:t>4.3</w:t>
            </w:r>
          </w:p>
        </w:tc>
        <w:tc>
          <w:tcPr>
            <w:tcW w:w="0" w:type="auto"/>
          </w:tcPr>
          <w:p w14:paraId="79F563FD" w14:textId="597A0898" w:rsidR="00A93871" w:rsidRPr="00CC7C14" w:rsidRDefault="00A93871" w:rsidP="00A93871">
            <w:pPr>
              <w:pStyle w:val="Compact"/>
            </w:pPr>
            <w:r w:rsidRPr="006D4A32">
              <w:t>0.27</w:t>
            </w:r>
          </w:p>
        </w:tc>
        <w:tc>
          <w:tcPr>
            <w:tcW w:w="0" w:type="auto"/>
          </w:tcPr>
          <w:p w14:paraId="5609D7AC" w14:textId="111A9C13" w:rsidR="00A93871" w:rsidRPr="00CC7C14" w:rsidRDefault="00A93871" w:rsidP="00A93871">
            <w:pPr>
              <w:pStyle w:val="Compact"/>
            </w:pPr>
            <w:r w:rsidRPr="006D4A32">
              <w:t>0.00</w:t>
            </w:r>
          </w:p>
        </w:tc>
        <w:tc>
          <w:tcPr>
            <w:tcW w:w="0" w:type="auto"/>
          </w:tcPr>
          <w:p w14:paraId="52A3B793" w14:textId="35323791" w:rsidR="00A93871" w:rsidRPr="00CC7C14" w:rsidRDefault="00A93871" w:rsidP="00A93871">
            <w:pPr>
              <w:pStyle w:val="Compact"/>
              <w:jc w:val="right"/>
            </w:pPr>
            <w:r w:rsidRPr="006D4A32">
              <w:t>0.27</w:t>
            </w:r>
          </w:p>
        </w:tc>
        <w:tc>
          <w:tcPr>
            <w:tcW w:w="0" w:type="auto"/>
          </w:tcPr>
          <w:p w14:paraId="6DC6774A" w14:textId="77DBD631" w:rsidR="00A93871" w:rsidRPr="00CC7C14" w:rsidRDefault="00A93871" w:rsidP="00A93871">
            <w:pPr>
              <w:pStyle w:val="Compact"/>
              <w:jc w:val="right"/>
            </w:pPr>
            <w:r w:rsidRPr="006D4A32">
              <w:t>2.55</w:t>
            </w:r>
          </w:p>
        </w:tc>
      </w:tr>
      <w:tr w:rsidR="00A93871" w:rsidRPr="00CC7C14" w14:paraId="7775EF40" w14:textId="77777777" w:rsidTr="00DD47B4">
        <w:trPr>
          <w:jc w:val="center"/>
        </w:trPr>
        <w:tc>
          <w:tcPr>
            <w:tcW w:w="0" w:type="auto"/>
          </w:tcPr>
          <w:p w14:paraId="023A1229" w14:textId="77777777" w:rsidR="00A93871" w:rsidRPr="00CC7C14" w:rsidRDefault="00A93871" w:rsidP="00A93871">
            <w:pPr>
              <w:pStyle w:val="Compact"/>
            </w:pPr>
            <w:r w:rsidRPr="00CC7C14">
              <w:t>4.4</w:t>
            </w:r>
          </w:p>
        </w:tc>
        <w:tc>
          <w:tcPr>
            <w:tcW w:w="0" w:type="auto"/>
          </w:tcPr>
          <w:p w14:paraId="08D771F6" w14:textId="08BDFA41" w:rsidR="00A93871" w:rsidRPr="00CC7C14" w:rsidRDefault="00A93871" w:rsidP="00A93871">
            <w:pPr>
              <w:pStyle w:val="Compact"/>
            </w:pPr>
            <w:r w:rsidRPr="006D4A32">
              <w:t>0.00</w:t>
            </w:r>
          </w:p>
        </w:tc>
        <w:tc>
          <w:tcPr>
            <w:tcW w:w="0" w:type="auto"/>
          </w:tcPr>
          <w:p w14:paraId="4C3B8D49" w14:textId="6976D505" w:rsidR="00A93871" w:rsidRPr="00CC7C14" w:rsidRDefault="00A93871" w:rsidP="00A93871">
            <w:pPr>
              <w:pStyle w:val="Compact"/>
            </w:pPr>
            <w:r w:rsidRPr="006D4A32">
              <w:t>0.20</w:t>
            </w:r>
          </w:p>
        </w:tc>
        <w:tc>
          <w:tcPr>
            <w:tcW w:w="0" w:type="auto"/>
          </w:tcPr>
          <w:p w14:paraId="23A80CB8" w14:textId="6BB36A29" w:rsidR="00A93871" w:rsidRPr="00CC7C14" w:rsidRDefault="00A93871" w:rsidP="00A93871">
            <w:pPr>
              <w:pStyle w:val="Compact"/>
              <w:jc w:val="right"/>
            </w:pPr>
            <w:r w:rsidRPr="006D4A32">
              <w:t>-0.20</w:t>
            </w:r>
          </w:p>
        </w:tc>
        <w:tc>
          <w:tcPr>
            <w:tcW w:w="0" w:type="auto"/>
          </w:tcPr>
          <w:p w14:paraId="00FCA5EC" w14:textId="6380BD61" w:rsidR="00A93871" w:rsidRPr="00CC7C14" w:rsidRDefault="00A93871" w:rsidP="00A93871">
            <w:pPr>
              <w:pStyle w:val="Compact"/>
              <w:jc w:val="right"/>
            </w:pPr>
            <w:r w:rsidRPr="006D4A32">
              <w:t>0.67</w:t>
            </w:r>
          </w:p>
        </w:tc>
      </w:tr>
      <w:tr w:rsidR="00A93871" w:rsidRPr="00CC7C14" w14:paraId="72CDE4D4" w14:textId="77777777" w:rsidTr="00DD47B4">
        <w:trPr>
          <w:jc w:val="center"/>
        </w:trPr>
        <w:tc>
          <w:tcPr>
            <w:tcW w:w="0" w:type="auto"/>
          </w:tcPr>
          <w:p w14:paraId="02686404" w14:textId="77777777" w:rsidR="00A93871" w:rsidRPr="00CC7C14" w:rsidRDefault="00A93871" w:rsidP="00A93871">
            <w:pPr>
              <w:pStyle w:val="Compact"/>
            </w:pPr>
            <w:r w:rsidRPr="00CC7C14">
              <w:t>4.5</w:t>
            </w:r>
          </w:p>
        </w:tc>
        <w:tc>
          <w:tcPr>
            <w:tcW w:w="0" w:type="auto"/>
          </w:tcPr>
          <w:p w14:paraId="79D18C8C" w14:textId="35F5AE8C" w:rsidR="00A93871" w:rsidRPr="00CC7C14" w:rsidRDefault="00A93871" w:rsidP="00A93871">
            <w:pPr>
              <w:pStyle w:val="Compact"/>
            </w:pPr>
            <w:r w:rsidRPr="006D4A32">
              <w:t>0.07</w:t>
            </w:r>
          </w:p>
        </w:tc>
        <w:tc>
          <w:tcPr>
            <w:tcW w:w="0" w:type="auto"/>
          </w:tcPr>
          <w:p w14:paraId="7709BF4F" w14:textId="0BCCB7A5" w:rsidR="00A93871" w:rsidRPr="00CC7C14" w:rsidRDefault="00A93871" w:rsidP="00A93871">
            <w:pPr>
              <w:pStyle w:val="Compact"/>
            </w:pPr>
            <w:r w:rsidRPr="006D4A32">
              <w:t>0.00</w:t>
            </w:r>
          </w:p>
        </w:tc>
        <w:tc>
          <w:tcPr>
            <w:tcW w:w="0" w:type="auto"/>
          </w:tcPr>
          <w:p w14:paraId="4BFD328F" w14:textId="76133E88" w:rsidR="00A93871" w:rsidRPr="00CC7C14" w:rsidRDefault="00A93871" w:rsidP="00A93871">
            <w:pPr>
              <w:pStyle w:val="Compact"/>
              <w:jc w:val="right"/>
            </w:pPr>
            <w:r w:rsidRPr="006D4A32">
              <w:t>0.07</w:t>
            </w:r>
          </w:p>
        </w:tc>
        <w:tc>
          <w:tcPr>
            <w:tcW w:w="0" w:type="auto"/>
          </w:tcPr>
          <w:p w14:paraId="4B897157" w14:textId="149513FB" w:rsidR="00A93871" w:rsidRPr="00CC7C14" w:rsidRDefault="00A93871" w:rsidP="00A93871">
            <w:pPr>
              <w:pStyle w:val="Compact"/>
              <w:jc w:val="right"/>
            </w:pPr>
            <w:r w:rsidRPr="006D4A32">
              <w:t>2.00</w:t>
            </w:r>
          </w:p>
        </w:tc>
      </w:tr>
      <w:tr w:rsidR="00A93871" w:rsidRPr="00CC7C14" w14:paraId="799982AD" w14:textId="77777777" w:rsidTr="00DD47B4">
        <w:trPr>
          <w:jc w:val="center"/>
        </w:trPr>
        <w:tc>
          <w:tcPr>
            <w:tcW w:w="0" w:type="auto"/>
          </w:tcPr>
          <w:p w14:paraId="5FD08B21" w14:textId="77777777" w:rsidR="00A93871" w:rsidRPr="00CC7C14" w:rsidRDefault="00A93871" w:rsidP="00A93871">
            <w:pPr>
              <w:pStyle w:val="Compact"/>
            </w:pPr>
            <w:r w:rsidRPr="00CC7C14">
              <w:t>4.6</w:t>
            </w:r>
          </w:p>
        </w:tc>
        <w:tc>
          <w:tcPr>
            <w:tcW w:w="0" w:type="auto"/>
          </w:tcPr>
          <w:p w14:paraId="5E766367" w14:textId="5826CE29" w:rsidR="00A93871" w:rsidRPr="00CC7C14" w:rsidRDefault="00A93871" w:rsidP="00A93871">
            <w:pPr>
              <w:pStyle w:val="Compact"/>
            </w:pPr>
            <w:r w:rsidRPr="006D4A32">
              <w:t>0.00</w:t>
            </w:r>
          </w:p>
        </w:tc>
        <w:tc>
          <w:tcPr>
            <w:tcW w:w="0" w:type="auto"/>
          </w:tcPr>
          <w:p w14:paraId="7ED04E44" w14:textId="555333CC" w:rsidR="00A93871" w:rsidRPr="00CC7C14" w:rsidRDefault="00A93871" w:rsidP="00A93871">
            <w:pPr>
              <w:pStyle w:val="Compact"/>
            </w:pPr>
            <w:r w:rsidRPr="006D4A32">
              <w:t>0.00</w:t>
            </w:r>
          </w:p>
        </w:tc>
        <w:tc>
          <w:tcPr>
            <w:tcW w:w="0" w:type="auto"/>
          </w:tcPr>
          <w:p w14:paraId="18577D78" w14:textId="677F1BA8" w:rsidR="00A93871" w:rsidRPr="00CC7C14" w:rsidRDefault="00A93871" w:rsidP="00A93871">
            <w:pPr>
              <w:pStyle w:val="Compact"/>
              <w:jc w:val="right"/>
            </w:pPr>
            <w:r w:rsidRPr="006D4A32">
              <w:t>0.00</w:t>
            </w:r>
          </w:p>
        </w:tc>
        <w:tc>
          <w:tcPr>
            <w:tcW w:w="0" w:type="auto"/>
          </w:tcPr>
          <w:p w14:paraId="6F751452" w14:textId="60942485" w:rsidR="00A93871" w:rsidRPr="00CC7C14" w:rsidRDefault="00A93871" w:rsidP="00A93871">
            <w:pPr>
              <w:pStyle w:val="Compact"/>
              <w:jc w:val="right"/>
            </w:pPr>
            <w:r w:rsidRPr="006D4A32">
              <w:t>0.00</w:t>
            </w:r>
          </w:p>
        </w:tc>
      </w:tr>
      <w:tr w:rsidR="00A93871" w:rsidRPr="00CC7C14" w14:paraId="6989C618" w14:textId="77777777" w:rsidTr="00DD47B4">
        <w:trPr>
          <w:jc w:val="center"/>
        </w:trPr>
        <w:tc>
          <w:tcPr>
            <w:tcW w:w="0" w:type="auto"/>
          </w:tcPr>
          <w:p w14:paraId="11370E7A" w14:textId="77777777" w:rsidR="00A93871" w:rsidRPr="00CC7C14" w:rsidRDefault="00A93871" w:rsidP="00A93871">
            <w:pPr>
              <w:pStyle w:val="Compact"/>
            </w:pPr>
            <w:r w:rsidRPr="00CC7C14">
              <w:t>4.7</w:t>
            </w:r>
          </w:p>
        </w:tc>
        <w:tc>
          <w:tcPr>
            <w:tcW w:w="0" w:type="auto"/>
          </w:tcPr>
          <w:p w14:paraId="083319E4" w14:textId="657B1A94" w:rsidR="00A93871" w:rsidRPr="00CC7C14" w:rsidRDefault="00A93871" w:rsidP="00A93871">
            <w:pPr>
              <w:pStyle w:val="Compact"/>
            </w:pPr>
            <w:r w:rsidRPr="006D4A32">
              <w:t>0.00</w:t>
            </w:r>
          </w:p>
        </w:tc>
        <w:tc>
          <w:tcPr>
            <w:tcW w:w="0" w:type="auto"/>
          </w:tcPr>
          <w:p w14:paraId="2B7502D1" w14:textId="20173D1A" w:rsidR="00A93871" w:rsidRPr="00CC7C14" w:rsidRDefault="00A93871" w:rsidP="00A93871">
            <w:pPr>
              <w:pStyle w:val="Compact"/>
            </w:pPr>
            <w:r w:rsidRPr="006D4A32">
              <w:t>0.00</w:t>
            </w:r>
          </w:p>
        </w:tc>
        <w:tc>
          <w:tcPr>
            <w:tcW w:w="0" w:type="auto"/>
          </w:tcPr>
          <w:p w14:paraId="42F9CE3D" w14:textId="487619B6" w:rsidR="00A93871" w:rsidRPr="00CC7C14" w:rsidRDefault="00A93871" w:rsidP="00A93871">
            <w:pPr>
              <w:pStyle w:val="Compact"/>
              <w:jc w:val="right"/>
            </w:pPr>
            <w:r w:rsidRPr="006D4A32">
              <w:t>0.00</w:t>
            </w:r>
          </w:p>
        </w:tc>
        <w:tc>
          <w:tcPr>
            <w:tcW w:w="0" w:type="auto"/>
          </w:tcPr>
          <w:p w14:paraId="0469CA7D" w14:textId="28DB34B2" w:rsidR="00A93871" w:rsidRPr="00CC7C14" w:rsidRDefault="00A93871" w:rsidP="00A93871">
            <w:pPr>
              <w:pStyle w:val="Compact"/>
              <w:jc w:val="right"/>
            </w:pPr>
            <w:r w:rsidRPr="006D4A32">
              <w:t>0.00</w:t>
            </w:r>
          </w:p>
        </w:tc>
      </w:tr>
      <w:tr w:rsidR="00A93871" w:rsidRPr="00CC7C14" w14:paraId="2243C82D" w14:textId="77777777" w:rsidTr="00DD47B4">
        <w:trPr>
          <w:jc w:val="center"/>
        </w:trPr>
        <w:tc>
          <w:tcPr>
            <w:tcW w:w="0" w:type="auto"/>
          </w:tcPr>
          <w:p w14:paraId="658178C2" w14:textId="77777777" w:rsidR="00A93871" w:rsidRPr="00CC7C14" w:rsidRDefault="00A93871" w:rsidP="00A93871">
            <w:pPr>
              <w:pStyle w:val="Compact"/>
            </w:pPr>
            <w:r w:rsidRPr="00CC7C14">
              <w:t>4.8</w:t>
            </w:r>
          </w:p>
        </w:tc>
        <w:tc>
          <w:tcPr>
            <w:tcW w:w="0" w:type="auto"/>
          </w:tcPr>
          <w:p w14:paraId="330295DA" w14:textId="09DA3FD1" w:rsidR="00A93871" w:rsidRPr="00CC7C14" w:rsidRDefault="00A93871" w:rsidP="00A93871">
            <w:pPr>
              <w:pStyle w:val="Compact"/>
            </w:pPr>
            <w:r w:rsidRPr="006D4A32">
              <w:t>0.07</w:t>
            </w:r>
          </w:p>
        </w:tc>
        <w:tc>
          <w:tcPr>
            <w:tcW w:w="0" w:type="auto"/>
          </w:tcPr>
          <w:p w14:paraId="053B8AD7" w14:textId="6299735C" w:rsidR="00A93871" w:rsidRPr="00CC7C14" w:rsidRDefault="00A93871" w:rsidP="00A93871">
            <w:pPr>
              <w:pStyle w:val="Compact"/>
            </w:pPr>
            <w:r w:rsidRPr="006D4A32">
              <w:t>0.00</w:t>
            </w:r>
          </w:p>
        </w:tc>
        <w:tc>
          <w:tcPr>
            <w:tcW w:w="0" w:type="auto"/>
          </w:tcPr>
          <w:p w14:paraId="584A07E3" w14:textId="6EC1DFAD" w:rsidR="00A93871" w:rsidRPr="00CC7C14" w:rsidRDefault="00A93871" w:rsidP="00A93871">
            <w:pPr>
              <w:pStyle w:val="Compact"/>
              <w:jc w:val="right"/>
            </w:pPr>
            <w:r w:rsidRPr="006D4A32">
              <w:t>0.07</w:t>
            </w:r>
          </w:p>
        </w:tc>
        <w:tc>
          <w:tcPr>
            <w:tcW w:w="0" w:type="auto"/>
          </w:tcPr>
          <w:p w14:paraId="2B1D68A2" w14:textId="33B2A8B8" w:rsidR="00A93871" w:rsidRPr="00CC7C14" w:rsidRDefault="00A93871" w:rsidP="00A93871">
            <w:pPr>
              <w:pStyle w:val="Compact"/>
              <w:jc w:val="right"/>
            </w:pPr>
            <w:r w:rsidRPr="006D4A32">
              <w:t>2.00</w:t>
            </w:r>
          </w:p>
        </w:tc>
      </w:tr>
      <w:tr w:rsidR="00A93871" w:rsidRPr="00CC7C14" w14:paraId="54D8A247" w14:textId="77777777" w:rsidTr="00DD47B4">
        <w:trPr>
          <w:jc w:val="center"/>
        </w:trPr>
        <w:tc>
          <w:tcPr>
            <w:tcW w:w="0" w:type="auto"/>
          </w:tcPr>
          <w:p w14:paraId="1D63181A" w14:textId="77777777" w:rsidR="00A93871" w:rsidRPr="00CC7C14" w:rsidRDefault="00A93871" w:rsidP="00A93871">
            <w:pPr>
              <w:pStyle w:val="Compact"/>
            </w:pPr>
            <w:r w:rsidRPr="00CC7C14">
              <w:t>5.1</w:t>
            </w:r>
          </w:p>
        </w:tc>
        <w:tc>
          <w:tcPr>
            <w:tcW w:w="0" w:type="auto"/>
          </w:tcPr>
          <w:p w14:paraId="7DA0684C" w14:textId="4BB0EBD4" w:rsidR="00A93871" w:rsidRPr="00CC7C14" w:rsidRDefault="00A93871" w:rsidP="00A93871">
            <w:pPr>
              <w:pStyle w:val="Compact"/>
            </w:pPr>
            <w:r w:rsidRPr="006D4A32">
              <w:t>0.07</w:t>
            </w:r>
          </w:p>
        </w:tc>
        <w:tc>
          <w:tcPr>
            <w:tcW w:w="0" w:type="auto"/>
          </w:tcPr>
          <w:p w14:paraId="0DCE170F" w14:textId="78AEFE34" w:rsidR="00A93871" w:rsidRPr="00CC7C14" w:rsidRDefault="00A93871" w:rsidP="00A93871">
            <w:pPr>
              <w:pStyle w:val="Compact"/>
            </w:pPr>
            <w:r w:rsidRPr="006D4A32">
              <w:t>0.00</w:t>
            </w:r>
          </w:p>
        </w:tc>
        <w:tc>
          <w:tcPr>
            <w:tcW w:w="0" w:type="auto"/>
          </w:tcPr>
          <w:p w14:paraId="36576035" w14:textId="7C35BCD7" w:rsidR="00A93871" w:rsidRPr="00CC7C14" w:rsidRDefault="00A93871" w:rsidP="00A93871">
            <w:pPr>
              <w:pStyle w:val="Compact"/>
              <w:jc w:val="right"/>
            </w:pPr>
            <w:r w:rsidRPr="006D4A32">
              <w:t>0.07</w:t>
            </w:r>
          </w:p>
        </w:tc>
        <w:tc>
          <w:tcPr>
            <w:tcW w:w="0" w:type="auto"/>
          </w:tcPr>
          <w:p w14:paraId="5112AF37" w14:textId="256E2C7C" w:rsidR="00A93871" w:rsidRPr="00CC7C14" w:rsidRDefault="00A93871" w:rsidP="00A93871">
            <w:pPr>
              <w:pStyle w:val="Compact"/>
              <w:jc w:val="right"/>
            </w:pPr>
            <w:r w:rsidRPr="006D4A32">
              <w:t>2.00</w:t>
            </w:r>
          </w:p>
        </w:tc>
      </w:tr>
      <w:tr w:rsidR="00A93871" w:rsidRPr="00CC7C14" w14:paraId="47A5A504" w14:textId="77777777" w:rsidTr="00DD47B4">
        <w:trPr>
          <w:jc w:val="center"/>
        </w:trPr>
        <w:tc>
          <w:tcPr>
            <w:tcW w:w="0" w:type="auto"/>
          </w:tcPr>
          <w:p w14:paraId="15D65AB5" w14:textId="77777777" w:rsidR="00A93871" w:rsidRPr="00CC7C14" w:rsidRDefault="00A93871" w:rsidP="00A93871">
            <w:pPr>
              <w:pStyle w:val="Compact"/>
            </w:pPr>
            <w:r w:rsidRPr="00CC7C14">
              <w:t>6.1</w:t>
            </w:r>
          </w:p>
        </w:tc>
        <w:tc>
          <w:tcPr>
            <w:tcW w:w="0" w:type="auto"/>
          </w:tcPr>
          <w:p w14:paraId="5B628E38" w14:textId="2AFC19E4" w:rsidR="00A93871" w:rsidRPr="00CC7C14" w:rsidRDefault="00A93871" w:rsidP="00A93871">
            <w:pPr>
              <w:pStyle w:val="Compact"/>
            </w:pPr>
            <w:r w:rsidRPr="006D4A32">
              <w:t>0.07</w:t>
            </w:r>
          </w:p>
        </w:tc>
        <w:tc>
          <w:tcPr>
            <w:tcW w:w="0" w:type="auto"/>
          </w:tcPr>
          <w:p w14:paraId="6EF6EA95" w14:textId="7B5CE51C" w:rsidR="00A93871" w:rsidRPr="00CC7C14" w:rsidRDefault="00A93871" w:rsidP="00A93871">
            <w:pPr>
              <w:pStyle w:val="Compact"/>
            </w:pPr>
            <w:r w:rsidRPr="006D4A32">
              <w:t>0.20</w:t>
            </w:r>
          </w:p>
        </w:tc>
        <w:tc>
          <w:tcPr>
            <w:tcW w:w="0" w:type="auto"/>
          </w:tcPr>
          <w:p w14:paraId="11925A15" w14:textId="476E66BA" w:rsidR="00A93871" w:rsidRPr="00CC7C14" w:rsidRDefault="00A93871" w:rsidP="00A93871">
            <w:pPr>
              <w:pStyle w:val="Compact"/>
              <w:jc w:val="right"/>
            </w:pPr>
            <w:r w:rsidRPr="006D4A32">
              <w:t>-0.13</w:t>
            </w:r>
          </w:p>
        </w:tc>
        <w:tc>
          <w:tcPr>
            <w:tcW w:w="0" w:type="auto"/>
          </w:tcPr>
          <w:p w14:paraId="36968629" w14:textId="343785E1" w:rsidR="00A93871" w:rsidRPr="00CC7C14" w:rsidRDefault="00A93871" w:rsidP="00A93871">
            <w:pPr>
              <w:pStyle w:val="Compact"/>
              <w:jc w:val="right"/>
            </w:pPr>
            <w:r w:rsidRPr="006D4A32">
              <w:t>1.12</w:t>
            </w:r>
          </w:p>
        </w:tc>
      </w:tr>
      <w:tr w:rsidR="00A93871" w:rsidRPr="00CC7C14" w14:paraId="4FAC56B2" w14:textId="77777777" w:rsidTr="00DD47B4">
        <w:trPr>
          <w:jc w:val="center"/>
        </w:trPr>
        <w:tc>
          <w:tcPr>
            <w:tcW w:w="0" w:type="auto"/>
          </w:tcPr>
          <w:p w14:paraId="38B8674A" w14:textId="77777777" w:rsidR="00A93871" w:rsidRPr="00CC7C14" w:rsidRDefault="00A93871" w:rsidP="00A93871">
            <w:pPr>
              <w:pStyle w:val="Compact"/>
            </w:pPr>
            <w:r w:rsidRPr="00CC7C14">
              <w:t>6.2</w:t>
            </w:r>
          </w:p>
        </w:tc>
        <w:tc>
          <w:tcPr>
            <w:tcW w:w="0" w:type="auto"/>
          </w:tcPr>
          <w:p w14:paraId="155F5DBF" w14:textId="1B70640B" w:rsidR="00A93871" w:rsidRPr="00CC7C14" w:rsidRDefault="00A93871" w:rsidP="00A93871">
            <w:pPr>
              <w:pStyle w:val="Compact"/>
            </w:pPr>
            <w:r w:rsidRPr="006D4A32">
              <w:t>0.00</w:t>
            </w:r>
          </w:p>
        </w:tc>
        <w:tc>
          <w:tcPr>
            <w:tcW w:w="0" w:type="auto"/>
          </w:tcPr>
          <w:p w14:paraId="069C3664" w14:textId="363297DD" w:rsidR="00A93871" w:rsidRPr="00CC7C14" w:rsidRDefault="00A93871" w:rsidP="00A93871">
            <w:pPr>
              <w:pStyle w:val="Compact"/>
            </w:pPr>
            <w:r w:rsidRPr="006D4A32">
              <w:t>0.00</w:t>
            </w:r>
          </w:p>
        </w:tc>
        <w:tc>
          <w:tcPr>
            <w:tcW w:w="0" w:type="auto"/>
          </w:tcPr>
          <w:p w14:paraId="31DF512D" w14:textId="5EB3F9B1" w:rsidR="00A93871" w:rsidRPr="00CC7C14" w:rsidRDefault="00A93871" w:rsidP="00A93871">
            <w:pPr>
              <w:pStyle w:val="Compact"/>
              <w:jc w:val="right"/>
            </w:pPr>
            <w:r w:rsidRPr="006D4A32">
              <w:t>0.00</w:t>
            </w:r>
          </w:p>
        </w:tc>
        <w:tc>
          <w:tcPr>
            <w:tcW w:w="0" w:type="auto"/>
          </w:tcPr>
          <w:p w14:paraId="5F3A03B0" w14:textId="52CC0BDA" w:rsidR="00A93871" w:rsidRPr="00CC7C14" w:rsidRDefault="00A93871" w:rsidP="00A93871">
            <w:pPr>
              <w:pStyle w:val="Compact"/>
              <w:jc w:val="right"/>
            </w:pPr>
            <w:r w:rsidRPr="006D4A32">
              <w:t>0.00</w:t>
            </w:r>
          </w:p>
        </w:tc>
      </w:tr>
      <w:tr w:rsidR="00A93871" w:rsidRPr="00CC7C14" w14:paraId="7C18A79F" w14:textId="77777777" w:rsidTr="00DD47B4">
        <w:trPr>
          <w:jc w:val="center"/>
        </w:trPr>
        <w:tc>
          <w:tcPr>
            <w:tcW w:w="0" w:type="auto"/>
          </w:tcPr>
          <w:p w14:paraId="2186C9C0" w14:textId="77777777" w:rsidR="00A93871" w:rsidRPr="00CC7C14" w:rsidRDefault="00A93871" w:rsidP="00A93871">
            <w:pPr>
              <w:pStyle w:val="Compact"/>
            </w:pPr>
            <w:r w:rsidRPr="00CC7C14">
              <w:t>7.1</w:t>
            </w:r>
          </w:p>
        </w:tc>
        <w:tc>
          <w:tcPr>
            <w:tcW w:w="0" w:type="auto"/>
          </w:tcPr>
          <w:p w14:paraId="4AF6917B" w14:textId="184457F6" w:rsidR="00A93871" w:rsidRPr="00CC7C14" w:rsidRDefault="00A93871" w:rsidP="00A93871">
            <w:pPr>
              <w:pStyle w:val="Compact"/>
            </w:pPr>
            <w:r w:rsidRPr="006D4A32">
              <w:t>0.13</w:t>
            </w:r>
          </w:p>
        </w:tc>
        <w:tc>
          <w:tcPr>
            <w:tcW w:w="0" w:type="auto"/>
          </w:tcPr>
          <w:p w14:paraId="70380781" w14:textId="4385C2BA" w:rsidR="00A93871" w:rsidRPr="00CC7C14" w:rsidRDefault="00A93871" w:rsidP="00A93871">
            <w:pPr>
              <w:pStyle w:val="Compact"/>
            </w:pPr>
            <w:r w:rsidRPr="006D4A32">
              <w:t>0.00</w:t>
            </w:r>
          </w:p>
        </w:tc>
        <w:tc>
          <w:tcPr>
            <w:tcW w:w="0" w:type="auto"/>
          </w:tcPr>
          <w:p w14:paraId="3084C851" w14:textId="04BFEA4A" w:rsidR="00A93871" w:rsidRPr="00CC7C14" w:rsidRDefault="00A93871" w:rsidP="00A93871">
            <w:pPr>
              <w:pStyle w:val="Compact"/>
              <w:jc w:val="right"/>
            </w:pPr>
            <w:r w:rsidRPr="006D4A32">
              <w:t>0.13</w:t>
            </w:r>
          </w:p>
        </w:tc>
        <w:tc>
          <w:tcPr>
            <w:tcW w:w="0" w:type="auto"/>
          </w:tcPr>
          <w:p w14:paraId="710586FE" w14:textId="7A2342FD" w:rsidR="00A93871" w:rsidRPr="00CC7C14" w:rsidRDefault="00A93871" w:rsidP="00A93871">
            <w:pPr>
              <w:pStyle w:val="Compact"/>
              <w:jc w:val="right"/>
            </w:pPr>
            <w:r w:rsidRPr="006D4A32">
              <w:t>2.15</w:t>
            </w:r>
          </w:p>
        </w:tc>
      </w:tr>
      <w:tr w:rsidR="00A93871" w:rsidRPr="00CC7C14" w14:paraId="0617303C" w14:textId="77777777" w:rsidTr="00DD47B4">
        <w:trPr>
          <w:jc w:val="center"/>
        </w:trPr>
        <w:tc>
          <w:tcPr>
            <w:tcW w:w="0" w:type="auto"/>
          </w:tcPr>
          <w:p w14:paraId="58E36796" w14:textId="77777777" w:rsidR="00A93871" w:rsidRPr="00CC7C14" w:rsidRDefault="00A93871" w:rsidP="00A93871">
            <w:pPr>
              <w:pStyle w:val="Compact"/>
            </w:pPr>
            <w:r w:rsidRPr="00CC7C14">
              <w:t>7.2</w:t>
            </w:r>
          </w:p>
        </w:tc>
        <w:tc>
          <w:tcPr>
            <w:tcW w:w="0" w:type="auto"/>
          </w:tcPr>
          <w:p w14:paraId="2709C3D4" w14:textId="35F746D2" w:rsidR="00A93871" w:rsidRPr="00CC7C14" w:rsidRDefault="00A93871" w:rsidP="00A93871">
            <w:pPr>
              <w:pStyle w:val="Compact"/>
            </w:pPr>
            <w:r w:rsidRPr="006D4A32">
              <w:t>0.00</w:t>
            </w:r>
          </w:p>
        </w:tc>
        <w:tc>
          <w:tcPr>
            <w:tcW w:w="0" w:type="auto"/>
          </w:tcPr>
          <w:p w14:paraId="3CAA69CB" w14:textId="31EA14AD" w:rsidR="00A93871" w:rsidRPr="00CC7C14" w:rsidRDefault="00A93871" w:rsidP="00A93871">
            <w:pPr>
              <w:pStyle w:val="Compact"/>
            </w:pPr>
            <w:r w:rsidRPr="006D4A32">
              <w:t>0.00</w:t>
            </w:r>
          </w:p>
        </w:tc>
        <w:tc>
          <w:tcPr>
            <w:tcW w:w="0" w:type="auto"/>
          </w:tcPr>
          <w:p w14:paraId="70A9590D" w14:textId="25770766" w:rsidR="00A93871" w:rsidRPr="00CC7C14" w:rsidRDefault="00A93871" w:rsidP="00A93871">
            <w:pPr>
              <w:pStyle w:val="Compact"/>
              <w:jc w:val="right"/>
            </w:pPr>
            <w:r w:rsidRPr="006D4A32">
              <w:t>0.00</w:t>
            </w:r>
          </w:p>
        </w:tc>
        <w:tc>
          <w:tcPr>
            <w:tcW w:w="0" w:type="auto"/>
          </w:tcPr>
          <w:p w14:paraId="2BCA2C6E" w14:textId="21C5E1E3" w:rsidR="00A93871" w:rsidRPr="00CC7C14" w:rsidRDefault="00A93871" w:rsidP="00A93871">
            <w:pPr>
              <w:pStyle w:val="Compact"/>
              <w:jc w:val="right"/>
            </w:pPr>
            <w:r w:rsidRPr="006D4A32">
              <w:t>0.00</w:t>
            </w:r>
          </w:p>
        </w:tc>
      </w:tr>
      <w:tr w:rsidR="00A93871" w:rsidRPr="00CC7C14" w14:paraId="2DC42FF1" w14:textId="77777777" w:rsidTr="00DD47B4">
        <w:trPr>
          <w:jc w:val="center"/>
        </w:trPr>
        <w:tc>
          <w:tcPr>
            <w:tcW w:w="0" w:type="auto"/>
          </w:tcPr>
          <w:p w14:paraId="42A23115" w14:textId="77777777" w:rsidR="00A93871" w:rsidRPr="00CC7C14" w:rsidRDefault="00A93871" w:rsidP="00A93871">
            <w:pPr>
              <w:pStyle w:val="Compact"/>
            </w:pPr>
            <w:r w:rsidRPr="00CC7C14">
              <w:t>8.1</w:t>
            </w:r>
          </w:p>
        </w:tc>
        <w:tc>
          <w:tcPr>
            <w:tcW w:w="0" w:type="auto"/>
          </w:tcPr>
          <w:p w14:paraId="6341D0D0" w14:textId="68156D75" w:rsidR="00A93871" w:rsidRPr="00CC7C14" w:rsidRDefault="00A93871" w:rsidP="00A93871">
            <w:pPr>
              <w:pStyle w:val="Compact"/>
            </w:pPr>
            <w:r w:rsidRPr="006D4A32">
              <w:t>0.40</w:t>
            </w:r>
          </w:p>
        </w:tc>
        <w:tc>
          <w:tcPr>
            <w:tcW w:w="0" w:type="auto"/>
          </w:tcPr>
          <w:p w14:paraId="6EF4A1C3" w14:textId="588D4784" w:rsidR="00A93871" w:rsidRPr="00CC7C14" w:rsidRDefault="00A93871" w:rsidP="00A93871">
            <w:pPr>
              <w:pStyle w:val="Compact"/>
            </w:pPr>
            <w:r w:rsidRPr="006D4A32">
              <w:t>0.13</w:t>
            </w:r>
          </w:p>
        </w:tc>
        <w:tc>
          <w:tcPr>
            <w:tcW w:w="0" w:type="auto"/>
          </w:tcPr>
          <w:p w14:paraId="39EEACC0" w14:textId="1A4684CD" w:rsidR="00A93871" w:rsidRPr="00CC7C14" w:rsidRDefault="00A93871" w:rsidP="00A93871">
            <w:pPr>
              <w:pStyle w:val="Compact"/>
              <w:jc w:val="right"/>
            </w:pPr>
            <w:r w:rsidRPr="006D4A32">
              <w:t>0.27</w:t>
            </w:r>
          </w:p>
        </w:tc>
        <w:tc>
          <w:tcPr>
            <w:tcW w:w="0" w:type="auto"/>
          </w:tcPr>
          <w:p w14:paraId="146625C8" w14:textId="4395C4F5" w:rsidR="00A93871" w:rsidRPr="00CC7C14" w:rsidRDefault="00A93871" w:rsidP="00A93871">
            <w:pPr>
              <w:pStyle w:val="Compact"/>
              <w:jc w:val="right"/>
            </w:pPr>
            <w:r w:rsidRPr="006D4A32">
              <w:t>1.40</w:t>
            </w:r>
          </w:p>
        </w:tc>
      </w:tr>
    </w:tbl>
    <w:p w14:paraId="6E492D16" w14:textId="2144E38C" w:rsidR="002C6C22" w:rsidRDefault="002C6C22">
      <w:pPr>
        <w:spacing w:after="160" w:line="259" w:lineRule="auto"/>
        <w:jc w:val="left"/>
      </w:pPr>
      <w:r>
        <w:br w:type="page"/>
      </w:r>
    </w:p>
    <w:p w14:paraId="0E2E2DF3" w14:textId="1CA577CE" w:rsidR="00A93871" w:rsidRDefault="00A93871">
      <w:pPr>
        <w:spacing w:after="160" w:line="259" w:lineRule="auto"/>
        <w:jc w:val="left"/>
      </w:pPr>
    </w:p>
    <w:p w14:paraId="12F1D9FA" w14:textId="77777777" w:rsidR="00A93871" w:rsidRDefault="00A93871">
      <w:pPr>
        <w:spacing w:after="160" w:line="259" w:lineRule="auto"/>
        <w:jc w:val="left"/>
        <w:rPr>
          <w:rFonts w:eastAsiaTheme="majorEastAsia" w:cstheme="majorBidi"/>
          <w:b/>
          <w:smallCaps/>
          <w:color w:val="003478"/>
          <w:sz w:val="24"/>
        </w:rPr>
      </w:pPr>
    </w:p>
    <w:p w14:paraId="57BEA715" w14:textId="3BD4D055" w:rsidR="003B7D47" w:rsidRDefault="008D5BBF" w:rsidP="002B316F">
      <w:pPr>
        <w:pStyle w:val="Heading3"/>
      </w:pPr>
      <w:r w:rsidRPr="00CC7C14">
        <w:t xml:space="preserve">Annex </w:t>
      </w:r>
      <w:r w:rsidR="00FE03E4">
        <w:t>5</w:t>
      </w:r>
      <w:r w:rsidRPr="00CC7C14">
        <w:t>:</w:t>
      </w:r>
      <w:bookmarkEnd w:id="189"/>
      <w:r w:rsidRPr="00CC7C14">
        <w:t xml:space="preserve"> </w:t>
      </w:r>
    </w:p>
    <w:p w14:paraId="1D830740" w14:textId="77777777" w:rsidR="002F2468" w:rsidRDefault="002F2468">
      <w:pPr>
        <w:spacing w:after="160" w:line="259" w:lineRule="auto"/>
        <w:jc w:val="left"/>
        <w:rPr>
          <w:rFonts w:eastAsiaTheme="majorEastAsia" w:cstheme="majorBidi"/>
          <w:b/>
          <w:smallCaps/>
          <w:color w:val="003478"/>
          <w:sz w:val="24"/>
        </w:rPr>
      </w:pPr>
      <w:r>
        <w:br w:type="page"/>
      </w:r>
    </w:p>
    <w:p w14:paraId="3BC2E2FF" w14:textId="77553AF5" w:rsidR="00B270BF" w:rsidRPr="00CC7C14" w:rsidRDefault="002F2468" w:rsidP="00B270BF">
      <w:pPr>
        <w:pStyle w:val="Heading3"/>
        <w:jc w:val="left"/>
      </w:pPr>
      <w:bookmarkStart w:id="190" w:name="_Toc524597417"/>
      <w:r>
        <w:t xml:space="preserve">Annex </w:t>
      </w:r>
      <w:r w:rsidR="00FE03E4">
        <w:t>6</w:t>
      </w:r>
      <w:r>
        <w:t xml:space="preserve">: </w:t>
      </w:r>
      <w:r w:rsidR="00B270BF" w:rsidRPr="00CC7C14">
        <w:t>Analy</w:t>
      </w:r>
      <w:r w:rsidR="000A33FB" w:rsidRPr="00CC7C14">
        <w:t>zing Institutional Capacity</w:t>
      </w:r>
      <w:bookmarkEnd w:id="190"/>
    </w:p>
    <w:p w14:paraId="51C3C873" w14:textId="0AC53113" w:rsidR="00A94837" w:rsidRPr="00CC7C14" w:rsidRDefault="00A23EC5" w:rsidP="00667EB0">
      <w:r w:rsidRPr="00CC7C14">
        <w:t xml:space="preserve">One of the key outcome measures for the CITIES IE is municipality MICA score. In developing this evaluation design, the evaluation team met with the CITIES </w:t>
      </w:r>
      <w:r w:rsidR="00667EB0" w:rsidRPr="00CC7C14">
        <w:t>C</w:t>
      </w:r>
      <w:r w:rsidRPr="00CC7C14">
        <w:t xml:space="preserve">omponent </w:t>
      </w:r>
      <w:r w:rsidR="00667EB0" w:rsidRPr="00CC7C14">
        <w:t>O</w:t>
      </w:r>
      <w:r w:rsidRPr="00CC7C14">
        <w:t xml:space="preserve">ne lead several times to learn about the background and implementation of the MICA tool. </w:t>
      </w:r>
      <w:r w:rsidR="00A94837" w:rsidRPr="00CC7C14">
        <w:t xml:space="preserve">It is critical to understand how CITIES is using the MICA tool, what it can and cannot capture, and the potential for bias or omission based on the tool’s design. </w:t>
      </w:r>
    </w:p>
    <w:p w14:paraId="5FFADA4E" w14:textId="77777777" w:rsidR="00A94837" w:rsidRPr="00CC7C14" w:rsidRDefault="00A94837" w:rsidP="009B6229"/>
    <w:p w14:paraId="7A769E0C" w14:textId="6827FCC1" w:rsidR="00A23EC5" w:rsidRPr="00CC7C14" w:rsidRDefault="00A23EC5" w:rsidP="00667EB0">
      <w:r w:rsidRPr="00CC7C14">
        <w:t xml:space="preserve">Originally </w:t>
      </w:r>
      <w:r w:rsidR="00A94837" w:rsidRPr="00CC7C14">
        <w:t>created</w:t>
      </w:r>
      <w:r w:rsidRPr="00CC7C14">
        <w:t xml:space="preserve"> as part of a Chemonic</w:t>
      </w:r>
      <w:r w:rsidR="00667EB0" w:rsidRPr="00CC7C14">
        <w:t>’</w:t>
      </w:r>
      <w:r w:rsidRPr="00CC7C14">
        <w:t>s activity in Afghanistan, the MICA tool</w:t>
      </w:r>
      <w:r w:rsidR="00A94837" w:rsidRPr="00CC7C14">
        <w:t xml:space="preserve"> that CITIES is using</w:t>
      </w:r>
      <w:r w:rsidRPr="00CC7C14">
        <w:t xml:space="preserve"> has been adjusted for the Jordanian context. The </w:t>
      </w:r>
      <w:r w:rsidR="00667EB0" w:rsidRPr="00CC7C14">
        <w:t xml:space="preserve">Component One </w:t>
      </w:r>
      <w:r w:rsidRPr="00CC7C14">
        <w:t>lead described it as a vehicle for, “entering into a first conversation with Municipalities. It gives the program [i.e. CITIES] - despite the admitted methodological flaws of the tool - a picture of where the municipalities are in terms of service delivery.”</w:t>
      </w:r>
    </w:p>
    <w:p w14:paraId="339A1B7C" w14:textId="77777777" w:rsidR="00A23EC5" w:rsidRPr="00CC7C14" w:rsidRDefault="00A23EC5"/>
    <w:p w14:paraId="32D6A3DA" w14:textId="2180C53E" w:rsidR="00A23EC5" w:rsidRPr="00CC7C14" w:rsidRDefault="00A23EC5" w:rsidP="00667EB0">
      <w:r w:rsidRPr="00CC7C14">
        <w:t>CITIES is in the process of applying the MICA tool in 33 Municipalities. The tool is applied over the course of two to three days and is used as an interview template with relevant stakeholders</w:t>
      </w:r>
      <w:r w:rsidR="00A94837" w:rsidRPr="00CC7C14">
        <w:t>.</w:t>
      </w:r>
      <w:r w:rsidRPr="00CC7C14">
        <w:t xml:space="preserve"> </w:t>
      </w:r>
      <w:r w:rsidR="00A94837" w:rsidRPr="00CC7C14">
        <w:t>E</w:t>
      </w:r>
      <w:r w:rsidRPr="00CC7C14">
        <w:t>numerators do not directly ask about each MICA metric, but rather pose open-ended questions related to each metric and then attempt to substantiate these through follow-up questions and requests to observe documents, certificates</w:t>
      </w:r>
      <w:r w:rsidR="00F15813" w:rsidRPr="00CC7C14">
        <w:t xml:space="preserve">, or other relevant materials and </w:t>
      </w:r>
      <w:r w:rsidR="00A94837" w:rsidRPr="00CC7C14">
        <w:t xml:space="preserve">fixed </w:t>
      </w:r>
      <w:r w:rsidRPr="00CC7C14">
        <w:t xml:space="preserve">assets. After the scoring process in the Municipality is finalized, the MICA enumerators discuss the findings with the </w:t>
      </w:r>
      <w:r w:rsidR="00667EB0" w:rsidRPr="00CC7C14">
        <w:t>Component One</w:t>
      </w:r>
      <w:r w:rsidRPr="00CC7C14">
        <w:t xml:space="preserve"> lead</w:t>
      </w:r>
      <w:r w:rsidR="00A94837" w:rsidRPr="00CC7C14">
        <w:t xml:space="preserve"> to collaboratively review and determine a </w:t>
      </w:r>
      <w:r w:rsidRPr="00CC7C14">
        <w:t xml:space="preserve">final score for </w:t>
      </w:r>
      <w:r w:rsidR="00A94837" w:rsidRPr="00CC7C14">
        <w:t>the</w:t>
      </w:r>
      <w:r w:rsidRPr="00CC7C14">
        <w:t xml:space="preserve"> Municipality. </w:t>
      </w:r>
    </w:p>
    <w:p w14:paraId="6F58B8CF" w14:textId="77777777" w:rsidR="00A23EC5" w:rsidRPr="00CC7C14" w:rsidRDefault="00A23EC5"/>
    <w:p w14:paraId="2F6C56EE" w14:textId="6B229540" w:rsidR="00A23EC5" w:rsidRPr="00CC7C14" w:rsidRDefault="7AA453DA">
      <w:r>
        <w:t>After a municipality has been scored, CITIES staff develop a service delivery improvement plan. CITIES also identifies which of the four activity tools (grants, technical assistance, training programs, or private public partnerships (PPP)) could be used for implementing the service delivery improvement plan (SDIP). From here, CITIES meets with the mayor, councilors, and community members to prioritize the identified needs. For example, based on the MICA scoring, CITIES may identify solid waste management, urban planning, and fire prevention management as the main areas of need. The municipality stakeholders rank the identified needs that emerge from the MICA based on local priorities. In a final step, the prioritized needs are sent to the Municipal council for approval. In parallel to this, the SDIP may also identify needs through community outreach and to capture priorities that may not be addressed in the MICA.</w:t>
      </w:r>
    </w:p>
    <w:p w14:paraId="15B39000" w14:textId="373EDF15" w:rsidR="00BD07F4" w:rsidRPr="00CC7C14" w:rsidRDefault="009B6229" w:rsidP="003F128D">
      <w:pPr>
        <w:pStyle w:val="Heading4"/>
      </w:pPr>
      <w:r w:rsidRPr="00CC7C14">
        <w:rPr>
          <w:noProof/>
        </w:rPr>
        <mc:AlternateContent>
          <mc:Choice Requires="wps">
            <w:drawing>
              <wp:anchor distT="45720" distB="45720" distL="114300" distR="114300" simplePos="0" relativeHeight="251658244" behindDoc="0" locked="0" layoutInCell="1" allowOverlap="1" wp14:anchorId="6BA662AC" wp14:editId="2866277C">
                <wp:simplePos x="0" y="0"/>
                <wp:positionH relativeFrom="margin">
                  <wp:align>left</wp:align>
                </wp:positionH>
                <wp:positionV relativeFrom="paragraph">
                  <wp:posOffset>248920</wp:posOffset>
                </wp:positionV>
                <wp:extent cx="2727960" cy="2644140"/>
                <wp:effectExtent l="0" t="0" r="152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7960" cy="2644140"/>
                        </a:xfrm>
                        <a:prstGeom prst="rect">
                          <a:avLst/>
                        </a:prstGeom>
                        <a:solidFill>
                          <a:srgbClr val="FFFFFF"/>
                        </a:solidFill>
                        <a:ln w="9525">
                          <a:solidFill>
                            <a:srgbClr val="000000"/>
                          </a:solidFill>
                          <a:miter lim="800000"/>
                          <a:headEnd/>
                          <a:tailEnd/>
                        </a:ln>
                      </wps:spPr>
                      <wps:txbx>
                        <w:txbxContent>
                          <w:p w14:paraId="258EE544" w14:textId="3697AE6E" w:rsidR="00DD1610" w:rsidRPr="009B6229" w:rsidRDefault="00DD1610" w:rsidP="003F128D">
                            <w:pPr>
                              <w:jc w:val="center"/>
                              <w:rPr>
                                <w:b/>
                                <w:caps/>
                                <w:sz w:val="20"/>
                              </w:rPr>
                            </w:pPr>
                            <w:r w:rsidRPr="003F128D">
                              <w:rPr>
                                <w:b/>
                                <w:caps/>
                                <w:sz w:val="20"/>
                              </w:rPr>
                              <w:t>Measuring BEYOND MUNICIP</w:t>
                            </w:r>
                            <w:r>
                              <w:rPr>
                                <w:b/>
                                <w:caps/>
                                <w:sz w:val="20"/>
                              </w:rPr>
                              <w:t>A</w:t>
                            </w:r>
                            <w:r w:rsidRPr="003F128D">
                              <w:rPr>
                                <w:b/>
                                <w:caps/>
                                <w:sz w:val="20"/>
                              </w:rPr>
                              <w:t>LITY FUNCTIONS</w:t>
                            </w:r>
                          </w:p>
                          <w:p w14:paraId="34D799D3" w14:textId="14DBB00A" w:rsidR="00DD1610" w:rsidRPr="009B6229" w:rsidRDefault="00DD1610" w:rsidP="009B6229">
                            <w:pPr>
                              <w:rPr>
                                <w:sz w:val="20"/>
                              </w:rPr>
                            </w:pPr>
                            <w:r w:rsidRPr="009B6229">
                              <w:rPr>
                                <w:sz w:val="20"/>
                              </w:rPr>
                              <w:t>The analysis of which functions are under the full control of municipalities is based on the land law and the evaluation team’s research and interview</w:t>
                            </w:r>
                            <w:r>
                              <w:rPr>
                                <w:sz w:val="20"/>
                              </w:rPr>
                              <w:t>s</w:t>
                            </w:r>
                            <w:r w:rsidRPr="009B6229">
                              <w:rPr>
                                <w:sz w:val="20"/>
                              </w:rPr>
                              <w:t xml:space="preserve">. However, in many cases, it is possible that CITIES activities may have an </w:t>
                            </w:r>
                            <w:r w:rsidRPr="003F128D">
                              <w:rPr>
                                <w:sz w:val="20"/>
                              </w:rPr>
                              <w:t xml:space="preserve">influence on MICA items that are not under the control of </w:t>
                            </w:r>
                            <w:r w:rsidRPr="009B6229">
                              <w:rPr>
                                <w:sz w:val="20"/>
                              </w:rPr>
                              <w:t xml:space="preserve">municipalities, as detailed in the table below, due to citizen engagement efforts. For example, if local leaders respond to complaints related to areas outside municipal control, they may make an effort to contact the relevant authority higher in the governance structure. The MICA tool may in fact pick up this change should it occur.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A662AC" id="Text Box 2" o:spid="_x0000_s1035" type="#_x0000_t202" style="position:absolute;left:0;text-align:left;margin-left:0;margin-top:19.6pt;width:214.8pt;height:208.2pt;z-index:2516582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lsHJwIAAE4EAAAOAAAAZHJzL2Uyb0RvYy54bWysVNuO2yAQfa/Uf0C8N46tXK04q222qSpt&#10;L9JuP4BgHKMCQ4HETr++A07SaNu+VPUDYpjhMHPOjFd3vVbkKJyXYCqaj8aUCMOhlmZf0a/P2zcL&#10;SnxgpmYKjKjoSXh6t379atXZUhTQgqqFIwhifNnZirYh2DLLPG+FZn4EVhh0NuA0C2i6fVY71iG6&#10;VlkxHs+yDlxtHXDhPZ4+DE66TvhNI3j43DReBKIqirmFtLq07uKarVes3DtmW8nPabB/yEIzafDR&#10;K9QDC4wcnPwNSkvuwEMTRhx0Bk0juUg1YDX5+EU1Ty2zItWC5Hh7pcn/P1j+6fjFEVlXtMjnlBim&#10;UaRn0QfyFnpSRH4660sMe7IYGHo8Rp1Trd4+Av/miYFNy8xe3DsHXStYjfnl8WZ2c3XA8RFk132E&#10;Gp9hhwAJqG+cjuQhHQTRUafTVZuYCsfDYl7MlzN0cfQVs8kknyT1MlZerlvnw3sBmsRNRR2Kn+DZ&#10;8dGHmA4rLyHxNQ9K1lupVDLcfrdRjhwZNso2famCF2HKkK6iy2kxHRj4K8Q4fX+C0DJgxyupK7q4&#10;BrEy8vbO1KkfA5Nq2GPKypyJjNwNLIZ+1yfNFhd9dlCfkFkHQ4PjQOKmBfeDkg6bu6L++4E5QYn6&#10;YFCdZT5B9khIxmQ6L9Bwt57drYcZjlAVDZQM201IExR5M3CPKjYy8RvlHjI5p4xNm2g/D1icils7&#10;Rf36Dax/AgAA//8DAFBLAwQUAAYACAAAACEAaIO0hN4AAAAHAQAADwAAAGRycy9kb3ducmV2Lnht&#10;bEyPwU7DMBBE70j8g7VIXBB1SNvQhDgVQgLBDdoKrm6yTSLsdbDdNPw9ywluO5rRzNtyPVkjRvSh&#10;d6TgZpaAQKpd01OrYLd9vF6BCFFTo40jVPCNAdbV+Vmpi8ad6A3HTWwFl1AotIIuxqGQMtQdWh1m&#10;bkBi7+C81ZGlb2Xj9YnLrZFpkmTS6p54odMDPnRYf26OVsFq8Tx+hJf563udHUwer27Hpy+v1OXF&#10;dH8HIuIU/8Lwi8/oUDHT3h2pCcIo4EeignmegmB3keYZiD0fy2UGsirlf/7qBwAA//8DAFBLAQIt&#10;ABQABgAIAAAAIQC2gziS/gAAAOEBAAATAAAAAAAAAAAAAAAAAAAAAABbQ29udGVudF9UeXBlc10u&#10;eG1sUEsBAi0AFAAGAAgAAAAhADj9If/WAAAAlAEAAAsAAAAAAAAAAAAAAAAALwEAAF9yZWxzLy5y&#10;ZWxzUEsBAi0AFAAGAAgAAAAhADfiWwcnAgAATgQAAA4AAAAAAAAAAAAAAAAALgIAAGRycy9lMm9E&#10;b2MueG1sUEsBAi0AFAAGAAgAAAAhAGiDtITeAAAABwEAAA8AAAAAAAAAAAAAAAAAgQQAAGRycy9k&#10;b3ducmV2LnhtbFBLBQYAAAAABAAEAPMAAACMBQAAAAA=&#10;">
                <v:textbox>
                  <w:txbxContent>
                    <w:p w14:paraId="258EE544" w14:textId="3697AE6E" w:rsidR="00DD1610" w:rsidRPr="009B6229" w:rsidRDefault="00DD1610" w:rsidP="003F128D">
                      <w:pPr>
                        <w:jc w:val="center"/>
                        <w:rPr>
                          <w:b/>
                          <w:caps/>
                          <w:sz w:val="20"/>
                        </w:rPr>
                      </w:pPr>
                      <w:r w:rsidRPr="003F128D">
                        <w:rPr>
                          <w:b/>
                          <w:caps/>
                          <w:sz w:val="20"/>
                        </w:rPr>
                        <w:t>Measuring BEYOND MUNICIP</w:t>
                      </w:r>
                      <w:r>
                        <w:rPr>
                          <w:b/>
                          <w:caps/>
                          <w:sz w:val="20"/>
                        </w:rPr>
                        <w:t>A</w:t>
                      </w:r>
                      <w:r w:rsidRPr="003F128D">
                        <w:rPr>
                          <w:b/>
                          <w:caps/>
                          <w:sz w:val="20"/>
                        </w:rPr>
                        <w:t>LITY FUNCTIONS</w:t>
                      </w:r>
                    </w:p>
                    <w:p w14:paraId="34D799D3" w14:textId="14DBB00A" w:rsidR="00DD1610" w:rsidRPr="009B6229" w:rsidRDefault="00DD1610" w:rsidP="009B6229">
                      <w:pPr>
                        <w:rPr>
                          <w:sz w:val="20"/>
                        </w:rPr>
                      </w:pPr>
                      <w:r w:rsidRPr="009B6229">
                        <w:rPr>
                          <w:sz w:val="20"/>
                        </w:rPr>
                        <w:t>The analysis of which functions are under the full control of municipalities is based on the land law and the evaluation team’s research and interview</w:t>
                      </w:r>
                      <w:r>
                        <w:rPr>
                          <w:sz w:val="20"/>
                        </w:rPr>
                        <w:t>s</w:t>
                      </w:r>
                      <w:r w:rsidRPr="009B6229">
                        <w:rPr>
                          <w:sz w:val="20"/>
                        </w:rPr>
                        <w:t xml:space="preserve">. However, in many cases, it is possible that CITIES activities may have an </w:t>
                      </w:r>
                      <w:r w:rsidRPr="003F128D">
                        <w:rPr>
                          <w:sz w:val="20"/>
                        </w:rPr>
                        <w:t xml:space="preserve">influence on MICA items that are not under the control of </w:t>
                      </w:r>
                      <w:r w:rsidRPr="009B6229">
                        <w:rPr>
                          <w:sz w:val="20"/>
                        </w:rPr>
                        <w:t xml:space="preserve">municipalities, as detailed in the table below, due to citizen engagement efforts. For example, if local leaders respond to complaints related to areas outside municipal control, they may make an effort to contact the relevant authority higher in the governance structure. The MICA tool may in fact pick up this change should it occur.    </w:t>
                      </w:r>
                    </w:p>
                  </w:txbxContent>
                </v:textbox>
                <w10:wrap type="square" anchorx="margin"/>
              </v:shape>
            </w:pict>
          </mc:Fallback>
        </mc:AlternateContent>
      </w:r>
      <w:r w:rsidR="00A22D7B" w:rsidRPr="00CC7C14">
        <w:t>MICA Challenges</w:t>
      </w:r>
    </w:p>
    <w:p w14:paraId="292240E8" w14:textId="27D87CF7" w:rsidR="00A22D7B" w:rsidRPr="00CC7C14" w:rsidRDefault="00F15813" w:rsidP="009B6229">
      <w:r w:rsidRPr="00CC7C14">
        <w:t>Article 5A of the 2015 Municipality Law</w:t>
      </w:r>
      <w:r w:rsidR="00A22D7B" w:rsidRPr="00CC7C14">
        <w:t xml:space="preserve"> states that councils shall assume 29 functions, authorities and powers within the boundaries of the municipality. Only 18 of the 29 functions fall under the </w:t>
      </w:r>
      <w:r w:rsidR="00A22D7B" w:rsidRPr="00CC7C14">
        <w:rPr>
          <w:i/>
        </w:rPr>
        <w:t>full</w:t>
      </w:r>
      <w:r w:rsidR="00A22D7B" w:rsidRPr="00CC7C14">
        <w:t xml:space="preserve"> control of the municipalities, while the other eleven occur “in coordination” with other entities, such as the sector ministries</w:t>
      </w:r>
      <w:r w:rsidR="00A94837" w:rsidRPr="00CC7C14">
        <w:t xml:space="preserve">, although there is no guidance in the law </w:t>
      </w:r>
      <w:r w:rsidRPr="00CC7C14">
        <w:t>regarding this coordination</w:t>
      </w:r>
      <w:r w:rsidR="00A22D7B" w:rsidRPr="00CC7C14">
        <w:t>.</w:t>
      </w:r>
    </w:p>
    <w:p w14:paraId="5CD47809" w14:textId="77777777" w:rsidR="00A22D7B" w:rsidRPr="00CC7C14" w:rsidRDefault="00A22D7B" w:rsidP="003F128D">
      <w:pPr>
        <w:jc w:val="left"/>
      </w:pPr>
    </w:p>
    <w:p w14:paraId="1156C829" w14:textId="7B99C695" w:rsidR="00A22D7B" w:rsidRPr="00CC7C14" w:rsidRDefault="00A22D7B" w:rsidP="003F128D">
      <w:r w:rsidRPr="00CC7C14">
        <w:t>Of the 23 MICA scoring metrics, six are not under the locus of control for municipalities, as show</w:t>
      </w:r>
      <w:r w:rsidR="002704BA" w:rsidRPr="00CC7C14">
        <w:t>n</w:t>
      </w:r>
      <w:r w:rsidRPr="00CC7C14">
        <w:t xml:space="preserve"> in the table below. To complicate matters further, review of the MICA tool, municipal law, and other documentation reveals that not all of the MICA indicators that fall under the direct control of the municipalities are anchored in existing legal, regulatory, and policy frameworks (e.g. citizen service desk is not a legal obligation of the municipalities</w:t>
      </w:r>
      <w:r w:rsidR="000D057C" w:rsidRPr="00CC7C14">
        <w:t>). There</w:t>
      </w:r>
      <w:r w:rsidRPr="00CC7C14">
        <w:t xml:space="preserve"> are 14 MICA metrics that both fall under the direct span of control of municipalities and are anchored in the law and regulatory framework. These items are highlighted in </w:t>
      </w:r>
      <w:r w:rsidR="00F15813" w:rsidRPr="00CC7C14">
        <w:t>blue</w:t>
      </w:r>
      <w:r w:rsidRPr="00CC7C14">
        <w:t xml:space="preserve"> in </w:t>
      </w:r>
      <w:r w:rsidR="00F15813" w:rsidRPr="00CC7C14">
        <w:fldChar w:fldCharType="begin"/>
      </w:r>
      <w:r w:rsidR="00F15813" w:rsidRPr="00CC7C14">
        <w:instrText xml:space="preserve"> REF _Ref498691464 \h </w:instrText>
      </w:r>
      <w:r w:rsidR="00CC7C14">
        <w:instrText xml:space="preserve"> \* MERGEFORMAT </w:instrText>
      </w:r>
      <w:r w:rsidR="00F15813" w:rsidRPr="00CC7C14">
        <w:fldChar w:fldCharType="separate"/>
      </w:r>
      <w:r w:rsidR="00F15813" w:rsidRPr="00CC7C14">
        <w:t xml:space="preserve">Table </w:t>
      </w:r>
      <w:r w:rsidR="00F15813" w:rsidRPr="00CC7C14">
        <w:rPr>
          <w:noProof/>
        </w:rPr>
        <w:t>10</w:t>
      </w:r>
      <w:r w:rsidR="00F15813" w:rsidRPr="00CC7C14">
        <w:fldChar w:fldCharType="end"/>
      </w:r>
      <w:r w:rsidRPr="00CC7C14">
        <w:t xml:space="preserve">. </w:t>
      </w:r>
    </w:p>
    <w:p w14:paraId="4BFA01C8" w14:textId="40F8932F" w:rsidR="00A22D7B" w:rsidRPr="00CC7C14" w:rsidRDefault="00A22D7B" w:rsidP="003F128D">
      <w:pPr>
        <w:jc w:val="left"/>
      </w:pPr>
    </w:p>
    <w:p w14:paraId="142731AC" w14:textId="1EC6ADA1" w:rsidR="00A22D7B" w:rsidRPr="00CC7C14" w:rsidRDefault="00A22D7B" w:rsidP="003F128D">
      <w:pPr>
        <w:pStyle w:val="Caption"/>
        <w:keepNext/>
      </w:pPr>
      <w:bookmarkStart w:id="191" w:name="_Ref498691464"/>
      <w:bookmarkStart w:id="192" w:name="_Toc524532322"/>
      <w:r w:rsidRPr="00CC7C14">
        <w:t xml:space="preserve">Table </w:t>
      </w:r>
      <w:r w:rsidR="00332C7B" w:rsidRPr="00CC7C14">
        <w:rPr>
          <w:noProof/>
        </w:rPr>
        <w:fldChar w:fldCharType="begin"/>
      </w:r>
      <w:r w:rsidR="00332C7B" w:rsidRPr="00CC7C14">
        <w:rPr>
          <w:noProof/>
        </w:rPr>
        <w:instrText xml:space="preserve"> SEQ Table \* ARABIC </w:instrText>
      </w:r>
      <w:r w:rsidR="00332C7B" w:rsidRPr="00CC7C14">
        <w:rPr>
          <w:noProof/>
        </w:rPr>
        <w:fldChar w:fldCharType="separate"/>
      </w:r>
      <w:r w:rsidR="00BB17D9">
        <w:rPr>
          <w:noProof/>
        </w:rPr>
        <w:t>19</w:t>
      </w:r>
      <w:r w:rsidR="00332C7B" w:rsidRPr="00CC7C14">
        <w:rPr>
          <w:noProof/>
        </w:rPr>
        <w:fldChar w:fldCharType="end"/>
      </w:r>
      <w:bookmarkEnd w:id="191"/>
      <w:r w:rsidRPr="00CC7C14">
        <w:t>: MICA Items Under Municipal Control</w:t>
      </w:r>
      <w:bookmarkEnd w:id="192"/>
    </w:p>
    <w:tbl>
      <w:tblPr>
        <w:tblStyle w:val="PlainTable21"/>
        <w:tblW w:w="0" w:type="auto"/>
        <w:jc w:val="center"/>
        <w:tblLook w:val="04A0" w:firstRow="1" w:lastRow="0" w:firstColumn="1" w:lastColumn="0" w:noHBand="0" w:noVBand="1"/>
      </w:tblPr>
      <w:tblGrid>
        <w:gridCol w:w="770"/>
        <w:gridCol w:w="5908"/>
        <w:gridCol w:w="1112"/>
      </w:tblGrid>
      <w:tr w:rsidR="00A22D7B" w:rsidRPr="00CC7C14" w14:paraId="5A4A4A55" w14:textId="77777777" w:rsidTr="7AA453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tcPr>
          <w:p w14:paraId="39E4BC26" w14:textId="77777777" w:rsidR="00A22D7B" w:rsidRPr="00CC7C14" w:rsidRDefault="00A22D7B" w:rsidP="003F128D">
            <w:pPr>
              <w:jc w:val="center"/>
              <w:rPr>
                <w:b w:val="0"/>
                <w:sz w:val="20"/>
                <w:szCs w:val="22"/>
              </w:rPr>
            </w:pPr>
            <w:r w:rsidRPr="00CC7C14">
              <w:rPr>
                <w:sz w:val="20"/>
                <w:szCs w:val="22"/>
              </w:rPr>
              <w:t>MICA No</w:t>
            </w:r>
          </w:p>
        </w:tc>
        <w:tc>
          <w:tcPr>
            <w:tcW w:w="5908" w:type="dxa"/>
          </w:tcPr>
          <w:p w14:paraId="1712DD31" w14:textId="77777777" w:rsidR="00A22D7B" w:rsidRPr="00CC7C14" w:rsidRDefault="00A22D7B">
            <w:pPr>
              <w:jc w:val="center"/>
              <w:cnfStyle w:val="100000000000" w:firstRow="1" w:lastRow="0" w:firstColumn="0" w:lastColumn="0" w:oddVBand="0" w:evenVBand="0" w:oddHBand="0" w:evenHBand="0" w:firstRowFirstColumn="0" w:firstRowLastColumn="0" w:lastRowFirstColumn="0" w:lastRowLastColumn="0"/>
              <w:rPr>
                <w:b w:val="0"/>
                <w:sz w:val="20"/>
                <w:szCs w:val="22"/>
              </w:rPr>
            </w:pPr>
            <w:r w:rsidRPr="00CC7C14">
              <w:rPr>
                <w:sz w:val="20"/>
                <w:szCs w:val="22"/>
              </w:rPr>
              <w:t>Service</w:t>
            </w:r>
          </w:p>
        </w:tc>
        <w:tc>
          <w:tcPr>
            <w:tcW w:w="1112" w:type="dxa"/>
          </w:tcPr>
          <w:p w14:paraId="49BC5D0B" w14:textId="77777777" w:rsidR="00A22D7B" w:rsidRPr="00CC7C14" w:rsidRDefault="00A22D7B" w:rsidP="009C226A">
            <w:pPr>
              <w:jc w:val="center"/>
              <w:cnfStyle w:val="100000000000" w:firstRow="1" w:lastRow="0" w:firstColumn="0" w:lastColumn="0" w:oddVBand="0" w:evenVBand="0" w:oddHBand="0" w:evenHBand="0" w:firstRowFirstColumn="0" w:firstRowLastColumn="0" w:lastRowFirstColumn="0" w:lastRowLastColumn="0"/>
              <w:rPr>
                <w:sz w:val="20"/>
                <w:szCs w:val="22"/>
              </w:rPr>
            </w:pPr>
            <w:r w:rsidRPr="00CC7C14">
              <w:rPr>
                <w:sz w:val="20"/>
                <w:szCs w:val="22"/>
              </w:rPr>
              <w:t>Under Municipal Control</w:t>
            </w:r>
          </w:p>
        </w:tc>
      </w:tr>
      <w:tr w:rsidR="00A22D7B" w:rsidRPr="00CC7C14" w14:paraId="549B92A9" w14:textId="77777777" w:rsidTr="7AA453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tcPr>
          <w:p w14:paraId="6F1288D3" w14:textId="77777777" w:rsidR="00A22D7B" w:rsidRPr="00CC7C14" w:rsidRDefault="00A22D7B" w:rsidP="00933CE5">
            <w:pPr>
              <w:rPr>
                <w:b w:val="0"/>
                <w:sz w:val="20"/>
                <w:szCs w:val="22"/>
              </w:rPr>
            </w:pPr>
            <w:r w:rsidRPr="00CC7C14">
              <w:rPr>
                <w:sz w:val="20"/>
                <w:szCs w:val="22"/>
              </w:rPr>
              <w:t>1.1</w:t>
            </w:r>
          </w:p>
        </w:tc>
        <w:tc>
          <w:tcPr>
            <w:tcW w:w="5908" w:type="dxa"/>
          </w:tcPr>
          <w:p w14:paraId="351800B6" w14:textId="77777777" w:rsidR="00A22D7B" w:rsidRPr="00CC7C14" w:rsidRDefault="00A22D7B" w:rsidP="00933CE5">
            <w:pP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Citizen services</w:t>
            </w:r>
          </w:p>
        </w:tc>
        <w:tc>
          <w:tcPr>
            <w:tcW w:w="1112" w:type="dxa"/>
          </w:tcPr>
          <w:p w14:paraId="74E01BE8" w14:textId="77777777" w:rsidR="00A22D7B" w:rsidRPr="00CC7C14"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Yes</w:t>
            </w:r>
          </w:p>
        </w:tc>
      </w:tr>
      <w:tr w:rsidR="00A22D7B" w:rsidRPr="00CC7C14" w14:paraId="504B199D" w14:textId="77777777" w:rsidTr="7AA453DA">
        <w:trPr>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6F562F24" w14:textId="77777777" w:rsidR="00A22D7B" w:rsidRPr="00CC7C14" w:rsidRDefault="00A22D7B" w:rsidP="00A22D7B">
            <w:pPr>
              <w:rPr>
                <w:b w:val="0"/>
                <w:sz w:val="20"/>
                <w:szCs w:val="22"/>
              </w:rPr>
            </w:pPr>
            <w:r w:rsidRPr="00CC7C14">
              <w:rPr>
                <w:sz w:val="20"/>
                <w:szCs w:val="22"/>
              </w:rPr>
              <w:t>1.2</w:t>
            </w:r>
          </w:p>
        </w:tc>
        <w:tc>
          <w:tcPr>
            <w:tcW w:w="5908" w:type="dxa"/>
            <w:shd w:val="clear" w:color="auto" w:fill="9DBFE5"/>
          </w:tcPr>
          <w:p w14:paraId="585B586F" w14:textId="61C3CC64" w:rsidR="00A22D7B" w:rsidRPr="00CC7C14"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Manual records &amp; systems for Permit &amp;</w:t>
            </w:r>
            <w:r w:rsidR="00667EB0" w:rsidRPr="00CC7C14">
              <w:rPr>
                <w:sz w:val="20"/>
                <w:szCs w:val="22"/>
              </w:rPr>
              <w:t xml:space="preserve"> </w:t>
            </w:r>
            <w:r w:rsidRPr="00CC7C14">
              <w:rPr>
                <w:sz w:val="20"/>
                <w:szCs w:val="22"/>
              </w:rPr>
              <w:t>licensing system</w:t>
            </w:r>
          </w:p>
        </w:tc>
        <w:tc>
          <w:tcPr>
            <w:tcW w:w="1112" w:type="dxa"/>
            <w:shd w:val="clear" w:color="auto" w:fill="9DBFE5"/>
          </w:tcPr>
          <w:p w14:paraId="435C8AF1" w14:textId="77777777" w:rsidR="00A22D7B" w:rsidRPr="00CC7C14"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Yes</w:t>
            </w:r>
          </w:p>
        </w:tc>
      </w:tr>
      <w:tr w:rsidR="00A22D7B" w:rsidRPr="00CC7C14" w14:paraId="373DCB73" w14:textId="77777777" w:rsidTr="7AA453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tcPr>
          <w:p w14:paraId="6C22829C" w14:textId="77777777" w:rsidR="00A22D7B" w:rsidRPr="00CC7C14" w:rsidRDefault="00A22D7B" w:rsidP="00A22D7B">
            <w:pPr>
              <w:rPr>
                <w:b w:val="0"/>
                <w:sz w:val="20"/>
                <w:szCs w:val="22"/>
              </w:rPr>
            </w:pPr>
            <w:r w:rsidRPr="00CC7C14">
              <w:rPr>
                <w:sz w:val="20"/>
                <w:szCs w:val="22"/>
              </w:rPr>
              <w:t>1.3</w:t>
            </w:r>
          </w:p>
        </w:tc>
        <w:tc>
          <w:tcPr>
            <w:tcW w:w="5908" w:type="dxa"/>
          </w:tcPr>
          <w:p w14:paraId="02F98E11" w14:textId="77777777" w:rsidR="00A22D7B" w:rsidRPr="00CC7C14" w:rsidRDefault="00A22D7B" w:rsidP="00A22D7B">
            <w:pP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Municipality service orientation toward individual citizens</w:t>
            </w:r>
          </w:p>
        </w:tc>
        <w:tc>
          <w:tcPr>
            <w:tcW w:w="1112" w:type="dxa"/>
          </w:tcPr>
          <w:p w14:paraId="3ACBCB2A" w14:textId="77777777" w:rsidR="00A22D7B" w:rsidRPr="00CC7C14"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Yes</w:t>
            </w:r>
          </w:p>
        </w:tc>
      </w:tr>
      <w:tr w:rsidR="00A22D7B" w:rsidRPr="00CC7C14" w14:paraId="7810FBF4" w14:textId="77777777" w:rsidTr="7AA453DA">
        <w:trPr>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58B2C64E" w14:textId="77777777" w:rsidR="00A22D7B" w:rsidRPr="00CC7C14" w:rsidRDefault="00A22D7B" w:rsidP="00A22D7B">
            <w:pPr>
              <w:rPr>
                <w:b w:val="0"/>
                <w:sz w:val="20"/>
                <w:szCs w:val="22"/>
              </w:rPr>
            </w:pPr>
            <w:r w:rsidRPr="00CC7C14">
              <w:rPr>
                <w:sz w:val="20"/>
                <w:szCs w:val="22"/>
              </w:rPr>
              <w:t>2.1</w:t>
            </w:r>
          </w:p>
        </w:tc>
        <w:tc>
          <w:tcPr>
            <w:tcW w:w="5908" w:type="dxa"/>
            <w:shd w:val="clear" w:color="auto" w:fill="9DBFE5"/>
          </w:tcPr>
          <w:p w14:paraId="5D6E7BC5" w14:textId="77777777" w:rsidR="00A22D7B" w:rsidRPr="00CC7C14"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Technical trainings in service delivery</w:t>
            </w:r>
          </w:p>
        </w:tc>
        <w:tc>
          <w:tcPr>
            <w:tcW w:w="1112" w:type="dxa"/>
            <w:shd w:val="clear" w:color="auto" w:fill="9DBFE5"/>
          </w:tcPr>
          <w:p w14:paraId="728F21CF" w14:textId="77777777" w:rsidR="00A22D7B" w:rsidRPr="00CC7C14"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Yes</w:t>
            </w:r>
          </w:p>
        </w:tc>
      </w:tr>
      <w:tr w:rsidR="00A22D7B" w:rsidRPr="00CC7C14" w14:paraId="5E191625" w14:textId="77777777" w:rsidTr="7AA453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tcPr>
          <w:p w14:paraId="3E9EC64A" w14:textId="77777777" w:rsidR="00A22D7B" w:rsidRPr="00CC7C14" w:rsidRDefault="00A22D7B" w:rsidP="00A22D7B">
            <w:pPr>
              <w:rPr>
                <w:b w:val="0"/>
                <w:sz w:val="20"/>
                <w:szCs w:val="22"/>
              </w:rPr>
            </w:pPr>
            <w:r w:rsidRPr="00CC7C14">
              <w:rPr>
                <w:sz w:val="20"/>
                <w:szCs w:val="22"/>
              </w:rPr>
              <w:t>2.2</w:t>
            </w:r>
          </w:p>
        </w:tc>
        <w:tc>
          <w:tcPr>
            <w:tcW w:w="5908" w:type="dxa"/>
          </w:tcPr>
          <w:p w14:paraId="6C29C817" w14:textId="77777777" w:rsidR="00A22D7B" w:rsidRPr="00CC7C14" w:rsidRDefault="00A22D7B" w:rsidP="00A22D7B">
            <w:pP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Municipal Staff capacity for basic administrative and management skills</w:t>
            </w:r>
          </w:p>
        </w:tc>
        <w:tc>
          <w:tcPr>
            <w:tcW w:w="1112" w:type="dxa"/>
          </w:tcPr>
          <w:p w14:paraId="19EE17F0" w14:textId="77777777" w:rsidR="00A22D7B" w:rsidRPr="00CC7C14"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Yes</w:t>
            </w:r>
          </w:p>
        </w:tc>
      </w:tr>
      <w:tr w:rsidR="00A22D7B" w:rsidRPr="00CC7C14" w14:paraId="308269AB" w14:textId="77777777" w:rsidTr="7AA453DA">
        <w:trPr>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03737FFB" w14:textId="77777777" w:rsidR="00A22D7B" w:rsidRPr="00CC7C14" w:rsidRDefault="00A22D7B" w:rsidP="00A22D7B">
            <w:pPr>
              <w:rPr>
                <w:b w:val="0"/>
                <w:sz w:val="20"/>
                <w:szCs w:val="22"/>
              </w:rPr>
            </w:pPr>
            <w:r w:rsidRPr="00CC7C14">
              <w:rPr>
                <w:sz w:val="20"/>
                <w:szCs w:val="22"/>
              </w:rPr>
              <w:t>3.1</w:t>
            </w:r>
          </w:p>
        </w:tc>
        <w:tc>
          <w:tcPr>
            <w:tcW w:w="5908" w:type="dxa"/>
            <w:shd w:val="clear" w:color="auto" w:fill="9DBFE5"/>
          </w:tcPr>
          <w:p w14:paraId="0101814D" w14:textId="77777777" w:rsidR="00A22D7B" w:rsidRPr="00CC7C14"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Urban planning</w:t>
            </w:r>
          </w:p>
        </w:tc>
        <w:tc>
          <w:tcPr>
            <w:tcW w:w="1112" w:type="dxa"/>
            <w:shd w:val="clear" w:color="auto" w:fill="9DBFE5"/>
          </w:tcPr>
          <w:p w14:paraId="31CA1488" w14:textId="77777777" w:rsidR="00A22D7B" w:rsidRPr="00CC7C14"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Yes</w:t>
            </w:r>
          </w:p>
        </w:tc>
      </w:tr>
      <w:tr w:rsidR="00A94837" w:rsidRPr="00CC7C14" w14:paraId="70C056F2" w14:textId="77777777" w:rsidTr="7AA453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161C964F" w14:textId="77777777" w:rsidR="00A22D7B" w:rsidRPr="00CC7C14" w:rsidRDefault="00A22D7B" w:rsidP="00A22D7B">
            <w:pPr>
              <w:rPr>
                <w:b w:val="0"/>
                <w:sz w:val="20"/>
                <w:szCs w:val="22"/>
              </w:rPr>
            </w:pPr>
            <w:r w:rsidRPr="00CC7C14">
              <w:rPr>
                <w:sz w:val="20"/>
                <w:szCs w:val="22"/>
              </w:rPr>
              <w:t>3.2</w:t>
            </w:r>
          </w:p>
        </w:tc>
        <w:tc>
          <w:tcPr>
            <w:tcW w:w="5908" w:type="dxa"/>
            <w:shd w:val="clear" w:color="auto" w:fill="9DBFE5"/>
          </w:tcPr>
          <w:p w14:paraId="61BF13F9" w14:textId="77777777" w:rsidR="00A22D7B" w:rsidRPr="00CC7C14" w:rsidRDefault="00A22D7B" w:rsidP="00A22D7B">
            <w:pP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Capacity to design local development plans and manage design and execution of capital projects</w:t>
            </w:r>
          </w:p>
        </w:tc>
        <w:tc>
          <w:tcPr>
            <w:tcW w:w="1112" w:type="dxa"/>
            <w:shd w:val="clear" w:color="auto" w:fill="9DBFE5"/>
          </w:tcPr>
          <w:p w14:paraId="7A6E33A6" w14:textId="77777777" w:rsidR="00A22D7B" w:rsidRPr="00CC7C14"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Yes</w:t>
            </w:r>
          </w:p>
        </w:tc>
      </w:tr>
      <w:tr w:rsidR="00A22D7B" w:rsidRPr="00CC7C14" w14:paraId="34533BBB" w14:textId="77777777" w:rsidTr="7AA453DA">
        <w:trPr>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1DD474A2" w14:textId="77777777" w:rsidR="00A22D7B" w:rsidRPr="00CC7C14" w:rsidRDefault="00A22D7B" w:rsidP="00A22D7B">
            <w:pPr>
              <w:rPr>
                <w:b w:val="0"/>
                <w:sz w:val="20"/>
                <w:szCs w:val="22"/>
              </w:rPr>
            </w:pPr>
            <w:r w:rsidRPr="00CC7C14">
              <w:rPr>
                <w:sz w:val="20"/>
                <w:szCs w:val="22"/>
              </w:rPr>
              <w:t>3.3</w:t>
            </w:r>
          </w:p>
        </w:tc>
        <w:tc>
          <w:tcPr>
            <w:tcW w:w="5908" w:type="dxa"/>
            <w:shd w:val="clear" w:color="auto" w:fill="9DBFE5"/>
          </w:tcPr>
          <w:p w14:paraId="7A8B21EC" w14:textId="77777777" w:rsidR="00A22D7B" w:rsidRPr="00CC7C14"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Participation of citizens &amp; business community in identifying citizens’ needs</w:t>
            </w:r>
          </w:p>
        </w:tc>
        <w:tc>
          <w:tcPr>
            <w:tcW w:w="1112" w:type="dxa"/>
            <w:shd w:val="clear" w:color="auto" w:fill="9DBFE5"/>
          </w:tcPr>
          <w:p w14:paraId="46A147FB" w14:textId="77777777" w:rsidR="00A22D7B" w:rsidRPr="00CC7C14"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Yes</w:t>
            </w:r>
          </w:p>
        </w:tc>
      </w:tr>
      <w:tr w:rsidR="00A94837" w:rsidRPr="00CC7C14" w14:paraId="7ED9D478" w14:textId="77777777" w:rsidTr="7AA453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78273CB6" w14:textId="77777777" w:rsidR="00A22D7B" w:rsidRPr="00CC7C14" w:rsidRDefault="00A22D7B" w:rsidP="00A22D7B">
            <w:pPr>
              <w:rPr>
                <w:b w:val="0"/>
                <w:sz w:val="20"/>
                <w:szCs w:val="22"/>
              </w:rPr>
            </w:pPr>
            <w:r w:rsidRPr="00CC7C14">
              <w:rPr>
                <w:sz w:val="20"/>
                <w:szCs w:val="22"/>
              </w:rPr>
              <w:t>3.4</w:t>
            </w:r>
          </w:p>
        </w:tc>
        <w:tc>
          <w:tcPr>
            <w:tcW w:w="5908" w:type="dxa"/>
            <w:shd w:val="clear" w:color="auto" w:fill="9DBFE5"/>
          </w:tcPr>
          <w:p w14:paraId="145112C6" w14:textId="77777777" w:rsidR="00A22D7B" w:rsidRPr="00CC7C14" w:rsidRDefault="00A22D7B" w:rsidP="00A22D7B">
            <w:pP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Building licensing and control</w:t>
            </w:r>
          </w:p>
        </w:tc>
        <w:tc>
          <w:tcPr>
            <w:tcW w:w="1112" w:type="dxa"/>
            <w:shd w:val="clear" w:color="auto" w:fill="9DBFE5"/>
          </w:tcPr>
          <w:p w14:paraId="0549E4C4" w14:textId="77777777" w:rsidR="00A22D7B" w:rsidRPr="00CC7C14"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Yes</w:t>
            </w:r>
          </w:p>
        </w:tc>
      </w:tr>
      <w:tr w:rsidR="00A22D7B" w:rsidRPr="00CC7C14" w14:paraId="7C639FF9" w14:textId="77777777" w:rsidTr="7AA453DA">
        <w:trPr>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05B8F250" w14:textId="77777777" w:rsidR="00A22D7B" w:rsidRPr="00CC7C14" w:rsidRDefault="00A22D7B" w:rsidP="00A22D7B">
            <w:pPr>
              <w:rPr>
                <w:b w:val="0"/>
                <w:sz w:val="20"/>
                <w:szCs w:val="22"/>
              </w:rPr>
            </w:pPr>
            <w:r w:rsidRPr="00CC7C14">
              <w:rPr>
                <w:sz w:val="20"/>
                <w:szCs w:val="22"/>
              </w:rPr>
              <w:t>4.1</w:t>
            </w:r>
          </w:p>
        </w:tc>
        <w:tc>
          <w:tcPr>
            <w:tcW w:w="5908" w:type="dxa"/>
            <w:shd w:val="clear" w:color="auto" w:fill="9DBFE5"/>
          </w:tcPr>
          <w:p w14:paraId="23349E23" w14:textId="77777777" w:rsidR="00A22D7B" w:rsidRPr="00CC7C14"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Services r.t infrastructure</w:t>
            </w:r>
          </w:p>
        </w:tc>
        <w:tc>
          <w:tcPr>
            <w:tcW w:w="1112" w:type="dxa"/>
            <w:shd w:val="clear" w:color="auto" w:fill="9DBFE5"/>
          </w:tcPr>
          <w:p w14:paraId="34A36B99" w14:textId="77777777" w:rsidR="00A22D7B" w:rsidRPr="00CC7C14"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Yes</w:t>
            </w:r>
          </w:p>
        </w:tc>
      </w:tr>
      <w:tr w:rsidR="00A94837" w:rsidRPr="00CC7C14" w14:paraId="2F1C4723" w14:textId="77777777" w:rsidTr="7AA453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14FD1A08" w14:textId="77777777" w:rsidR="00A22D7B" w:rsidRPr="00CC7C14" w:rsidRDefault="00A22D7B" w:rsidP="00A22D7B">
            <w:pPr>
              <w:rPr>
                <w:b w:val="0"/>
                <w:sz w:val="20"/>
                <w:szCs w:val="22"/>
              </w:rPr>
            </w:pPr>
            <w:r w:rsidRPr="00CC7C14">
              <w:rPr>
                <w:sz w:val="20"/>
                <w:szCs w:val="22"/>
              </w:rPr>
              <w:t>4.2</w:t>
            </w:r>
          </w:p>
        </w:tc>
        <w:tc>
          <w:tcPr>
            <w:tcW w:w="5908" w:type="dxa"/>
            <w:shd w:val="clear" w:color="auto" w:fill="9DBFE5"/>
          </w:tcPr>
          <w:p w14:paraId="4CDC6113" w14:textId="77777777" w:rsidR="00A22D7B" w:rsidRPr="00CC7C14" w:rsidRDefault="00A22D7B" w:rsidP="00A22D7B">
            <w:pP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Maintenance of assets</w:t>
            </w:r>
          </w:p>
        </w:tc>
        <w:tc>
          <w:tcPr>
            <w:tcW w:w="1112" w:type="dxa"/>
            <w:shd w:val="clear" w:color="auto" w:fill="9DBFE5"/>
          </w:tcPr>
          <w:p w14:paraId="3D84EA46" w14:textId="77777777" w:rsidR="00A22D7B" w:rsidRPr="00CC7C14"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Yes</w:t>
            </w:r>
          </w:p>
        </w:tc>
      </w:tr>
      <w:tr w:rsidR="00A22D7B" w:rsidRPr="00CC7C14" w14:paraId="7D7B3BAD" w14:textId="77777777" w:rsidTr="7AA453DA">
        <w:trPr>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6AE1DD08" w14:textId="77777777" w:rsidR="00A22D7B" w:rsidRPr="00CC7C14" w:rsidRDefault="00A22D7B" w:rsidP="00A22D7B">
            <w:pPr>
              <w:rPr>
                <w:b w:val="0"/>
                <w:sz w:val="20"/>
                <w:szCs w:val="22"/>
              </w:rPr>
            </w:pPr>
            <w:r w:rsidRPr="00CC7C14">
              <w:rPr>
                <w:sz w:val="20"/>
                <w:szCs w:val="22"/>
              </w:rPr>
              <w:t>4.3</w:t>
            </w:r>
          </w:p>
        </w:tc>
        <w:tc>
          <w:tcPr>
            <w:tcW w:w="5908" w:type="dxa"/>
            <w:shd w:val="clear" w:color="auto" w:fill="9DBFE5"/>
          </w:tcPr>
          <w:p w14:paraId="75E97B82" w14:textId="77777777" w:rsidR="00A22D7B" w:rsidRPr="00CC7C14"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Solid waste management</w:t>
            </w:r>
          </w:p>
        </w:tc>
        <w:tc>
          <w:tcPr>
            <w:tcW w:w="1112" w:type="dxa"/>
            <w:shd w:val="clear" w:color="auto" w:fill="9DBFE5"/>
          </w:tcPr>
          <w:p w14:paraId="193410F5" w14:textId="77777777" w:rsidR="00A22D7B" w:rsidRPr="00CC7C14"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Yes</w:t>
            </w:r>
          </w:p>
        </w:tc>
      </w:tr>
      <w:tr w:rsidR="00A94837" w:rsidRPr="00CC7C14" w14:paraId="01F3B3AD" w14:textId="77777777" w:rsidTr="7AA453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7BAD5048" w14:textId="77777777" w:rsidR="00A22D7B" w:rsidRPr="00CC7C14" w:rsidRDefault="00A22D7B" w:rsidP="00A22D7B">
            <w:pPr>
              <w:rPr>
                <w:b w:val="0"/>
                <w:sz w:val="20"/>
                <w:szCs w:val="22"/>
              </w:rPr>
            </w:pPr>
            <w:r w:rsidRPr="00CC7C14">
              <w:rPr>
                <w:sz w:val="20"/>
                <w:szCs w:val="22"/>
              </w:rPr>
              <w:t>4.4</w:t>
            </w:r>
          </w:p>
        </w:tc>
        <w:tc>
          <w:tcPr>
            <w:tcW w:w="5908" w:type="dxa"/>
            <w:shd w:val="clear" w:color="auto" w:fill="9DBFE5"/>
          </w:tcPr>
          <w:p w14:paraId="42EDE4D9" w14:textId="77777777" w:rsidR="00A22D7B" w:rsidRPr="00CC7C14" w:rsidRDefault="00A22D7B" w:rsidP="00A22D7B">
            <w:pP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Cleanliness of public spaces and infrastructure</w:t>
            </w:r>
          </w:p>
        </w:tc>
        <w:tc>
          <w:tcPr>
            <w:tcW w:w="1112" w:type="dxa"/>
            <w:shd w:val="clear" w:color="auto" w:fill="9DBFE5"/>
          </w:tcPr>
          <w:p w14:paraId="3B713B10" w14:textId="77777777" w:rsidR="00A22D7B" w:rsidRPr="00CC7C14"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Yes</w:t>
            </w:r>
          </w:p>
        </w:tc>
      </w:tr>
      <w:tr w:rsidR="00A22D7B" w:rsidRPr="00CC7C14" w14:paraId="5378CBED" w14:textId="77777777" w:rsidTr="7AA453DA">
        <w:trPr>
          <w:jc w:val="center"/>
        </w:trPr>
        <w:tc>
          <w:tcPr>
            <w:cnfStyle w:val="001000000000" w:firstRow="0" w:lastRow="0" w:firstColumn="1" w:lastColumn="0" w:oddVBand="0" w:evenVBand="0" w:oddHBand="0" w:evenHBand="0" w:firstRowFirstColumn="0" w:firstRowLastColumn="0" w:lastRowFirstColumn="0" w:lastRowLastColumn="0"/>
            <w:tcW w:w="770" w:type="dxa"/>
          </w:tcPr>
          <w:p w14:paraId="7D40A5AC" w14:textId="77777777" w:rsidR="00A22D7B" w:rsidRPr="00CC7C14" w:rsidRDefault="00A22D7B" w:rsidP="00A22D7B">
            <w:pPr>
              <w:rPr>
                <w:b w:val="0"/>
                <w:sz w:val="20"/>
                <w:szCs w:val="22"/>
              </w:rPr>
            </w:pPr>
            <w:r w:rsidRPr="00CC7C14">
              <w:rPr>
                <w:sz w:val="20"/>
              </w:rPr>
              <w:t>4.5</w:t>
            </w:r>
          </w:p>
        </w:tc>
        <w:tc>
          <w:tcPr>
            <w:tcW w:w="5908" w:type="dxa"/>
          </w:tcPr>
          <w:p w14:paraId="3420AFAC" w14:textId="38DBDAFB" w:rsidR="00A22D7B" w:rsidRPr="00CC7C14" w:rsidRDefault="7AA453DA" w:rsidP="7AA453DA">
            <w:pPr>
              <w:cnfStyle w:val="000000000000" w:firstRow="0" w:lastRow="0" w:firstColumn="0" w:lastColumn="0" w:oddVBand="0" w:evenVBand="0" w:oddHBand="0" w:evenHBand="0" w:firstRowFirstColumn="0" w:firstRowLastColumn="0" w:lastRowFirstColumn="0" w:lastRowLastColumn="0"/>
              <w:rPr>
                <w:sz w:val="20"/>
                <w:szCs w:val="20"/>
              </w:rPr>
            </w:pPr>
            <w:r w:rsidRPr="7AA453DA">
              <w:rPr>
                <w:sz w:val="20"/>
                <w:szCs w:val="20"/>
              </w:rPr>
              <w:t xml:space="preserve">Public utilities </w:t>
            </w:r>
          </w:p>
        </w:tc>
        <w:tc>
          <w:tcPr>
            <w:tcW w:w="1112" w:type="dxa"/>
          </w:tcPr>
          <w:p w14:paraId="65003186" w14:textId="3435646E" w:rsidR="00A22D7B" w:rsidRPr="00CC7C14"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No</w:t>
            </w:r>
          </w:p>
        </w:tc>
      </w:tr>
      <w:tr w:rsidR="00A22D7B" w:rsidRPr="00CC7C14" w14:paraId="30102717" w14:textId="77777777" w:rsidTr="7AA453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tcPr>
          <w:p w14:paraId="5C3432AA" w14:textId="77777777" w:rsidR="00A22D7B" w:rsidRPr="00CC7C14" w:rsidRDefault="00A22D7B" w:rsidP="00A22D7B">
            <w:pPr>
              <w:rPr>
                <w:b w:val="0"/>
                <w:sz w:val="20"/>
              </w:rPr>
            </w:pPr>
            <w:r w:rsidRPr="00CC7C14">
              <w:rPr>
                <w:sz w:val="20"/>
              </w:rPr>
              <w:t>4.6</w:t>
            </w:r>
          </w:p>
        </w:tc>
        <w:tc>
          <w:tcPr>
            <w:tcW w:w="5908" w:type="dxa"/>
          </w:tcPr>
          <w:p w14:paraId="59888F5B" w14:textId="14A656C7" w:rsidR="00A22D7B" w:rsidRPr="00CC7C14" w:rsidRDefault="7AA453DA" w:rsidP="7AA453DA">
            <w:pPr>
              <w:cnfStyle w:val="000000100000" w:firstRow="0" w:lastRow="0" w:firstColumn="0" w:lastColumn="0" w:oddVBand="0" w:evenVBand="0" w:oddHBand="1" w:evenHBand="0" w:firstRowFirstColumn="0" w:firstRowLastColumn="0" w:lastRowFirstColumn="0" w:lastRowLastColumn="0"/>
              <w:rPr>
                <w:sz w:val="20"/>
                <w:szCs w:val="20"/>
              </w:rPr>
            </w:pPr>
            <w:r w:rsidRPr="7AA453DA">
              <w:rPr>
                <w:sz w:val="20"/>
                <w:szCs w:val="20"/>
              </w:rPr>
              <w:t xml:space="preserve">Wastewater management  </w:t>
            </w:r>
          </w:p>
        </w:tc>
        <w:tc>
          <w:tcPr>
            <w:tcW w:w="1112" w:type="dxa"/>
          </w:tcPr>
          <w:p w14:paraId="66F0699A" w14:textId="77777777" w:rsidR="00A22D7B" w:rsidRPr="00CC7C14"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No</w:t>
            </w:r>
          </w:p>
        </w:tc>
      </w:tr>
      <w:tr w:rsidR="00A22D7B" w:rsidRPr="00CC7C14" w14:paraId="6EE680CA" w14:textId="77777777" w:rsidTr="7AA453DA">
        <w:trPr>
          <w:jc w:val="center"/>
        </w:trPr>
        <w:tc>
          <w:tcPr>
            <w:cnfStyle w:val="001000000000" w:firstRow="0" w:lastRow="0" w:firstColumn="1" w:lastColumn="0" w:oddVBand="0" w:evenVBand="0" w:oddHBand="0" w:evenHBand="0" w:firstRowFirstColumn="0" w:firstRowLastColumn="0" w:lastRowFirstColumn="0" w:lastRowLastColumn="0"/>
            <w:tcW w:w="770" w:type="dxa"/>
          </w:tcPr>
          <w:p w14:paraId="76B877A4" w14:textId="77777777" w:rsidR="00A22D7B" w:rsidRPr="00CC7C14" w:rsidRDefault="00A22D7B" w:rsidP="00A22D7B">
            <w:pPr>
              <w:rPr>
                <w:b w:val="0"/>
                <w:sz w:val="20"/>
              </w:rPr>
            </w:pPr>
            <w:r w:rsidRPr="00CC7C14">
              <w:rPr>
                <w:sz w:val="20"/>
              </w:rPr>
              <w:t>4.7</w:t>
            </w:r>
          </w:p>
        </w:tc>
        <w:tc>
          <w:tcPr>
            <w:tcW w:w="5908" w:type="dxa"/>
          </w:tcPr>
          <w:p w14:paraId="1DD2CA10" w14:textId="77777777" w:rsidR="00A22D7B" w:rsidRPr="00CC7C14" w:rsidRDefault="00A22D7B" w:rsidP="00A22D7B">
            <w:pPr>
              <w:cnfStyle w:val="000000000000" w:firstRow="0" w:lastRow="0" w:firstColumn="0" w:lastColumn="0" w:oddVBand="0" w:evenVBand="0" w:oddHBand="0" w:evenHBand="0" w:firstRowFirstColumn="0" w:firstRowLastColumn="0" w:lastRowFirstColumn="0" w:lastRowLastColumn="0"/>
              <w:rPr>
                <w:sz w:val="20"/>
              </w:rPr>
            </w:pPr>
            <w:r w:rsidRPr="00CC7C14">
              <w:rPr>
                <w:sz w:val="20"/>
              </w:rPr>
              <w:t>Public transport</w:t>
            </w:r>
          </w:p>
        </w:tc>
        <w:tc>
          <w:tcPr>
            <w:tcW w:w="1112" w:type="dxa"/>
          </w:tcPr>
          <w:p w14:paraId="3A9E887A" w14:textId="77777777" w:rsidR="00A22D7B" w:rsidRPr="00CC7C14"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No</w:t>
            </w:r>
          </w:p>
        </w:tc>
      </w:tr>
      <w:tr w:rsidR="00A94837" w:rsidRPr="00CC7C14" w14:paraId="4F7ED9F0" w14:textId="77777777" w:rsidTr="7AA453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1BE7C8BC" w14:textId="77777777" w:rsidR="00A22D7B" w:rsidRPr="00CC7C14" w:rsidRDefault="00A22D7B" w:rsidP="00A22D7B">
            <w:pPr>
              <w:rPr>
                <w:b w:val="0"/>
                <w:sz w:val="20"/>
                <w:szCs w:val="22"/>
              </w:rPr>
            </w:pPr>
            <w:r w:rsidRPr="00CC7C14">
              <w:rPr>
                <w:sz w:val="20"/>
                <w:szCs w:val="22"/>
              </w:rPr>
              <w:t>4.8</w:t>
            </w:r>
          </w:p>
        </w:tc>
        <w:tc>
          <w:tcPr>
            <w:tcW w:w="5908" w:type="dxa"/>
            <w:shd w:val="clear" w:color="auto" w:fill="9DBFE5"/>
          </w:tcPr>
          <w:p w14:paraId="260C97CF" w14:textId="77777777" w:rsidR="00A22D7B" w:rsidRPr="00CC7C14" w:rsidRDefault="00A22D7B" w:rsidP="00A22D7B">
            <w:pP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Street naming &amp; building numbering</w:t>
            </w:r>
          </w:p>
        </w:tc>
        <w:tc>
          <w:tcPr>
            <w:tcW w:w="1112" w:type="dxa"/>
            <w:shd w:val="clear" w:color="auto" w:fill="9DBFE5"/>
          </w:tcPr>
          <w:p w14:paraId="4C28ACED" w14:textId="77777777" w:rsidR="00A22D7B" w:rsidRPr="00CC7C14"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Yes</w:t>
            </w:r>
          </w:p>
        </w:tc>
      </w:tr>
      <w:tr w:rsidR="00A22D7B" w:rsidRPr="00CC7C14" w14:paraId="4693CBA3" w14:textId="77777777" w:rsidTr="7AA453DA">
        <w:trPr>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507B9DDC" w14:textId="77777777" w:rsidR="00A22D7B" w:rsidRPr="00CC7C14" w:rsidRDefault="00A22D7B" w:rsidP="00A22D7B">
            <w:pPr>
              <w:rPr>
                <w:b w:val="0"/>
                <w:sz w:val="20"/>
                <w:szCs w:val="22"/>
              </w:rPr>
            </w:pPr>
            <w:r w:rsidRPr="00CC7C14">
              <w:rPr>
                <w:sz w:val="20"/>
                <w:szCs w:val="22"/>
              </w:rPr>
              <w:t>5.1</w:t>
            </w:r>
          </w:p>
        </w:tc>
        <w:tc>
          <w:tcPr>
            <w:tcW w:w="5908" w:type="dxa"/>
            <w:shd w:val="clear" w:color="auto" w:fill="9DBFE5"/>
          </w:tcPr>
          <w:p w14:paraId="3163DA50" w14:textId="77777777" w:rsidR="00A22D7B" w:rsidRPr="00CC7C14"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Markets</w:t>
            </w:r>
          </w:p>
        </w:tc>
        <w:tc>
          <w:tcPr>
            <w:tcW w:w="1112" w:type="dxa"/>
            <w:shd w:val="clear" w:color="auto" w:fill="9DBFE5"/>
          </w:tcPr>
          <w:p w14:paraId="5EBAFD49" w14:textId="77777777" w:rsidR="00A22D7B" w:rsidRPr="00CC7C14"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Yes</w:t>
            </w:r>
          </w:p>
        </w:tc>
      </w:tr>
      <w:tr w:rsidR="00A22D7B" w:rsidRPr="00CC7C14" w14:paraId="4924545D" w14:textId="77777777" w:rsidTr="7AA453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tcPr>
          <w:p w14:paraId="2EF7F832" w14:textId="77777777" w:rsidR="00A22D7B" w:rsidRPr="00CC7C14" w:rsidRDefault="00A22D7B" w:rsidP="00A22D7B">
            <w:pPr>
              <w:rPr>
                <w:b w:val="0"/>
                <w:sz w:val="20"/>
              </w:rPr>
            </w:pPr>
            <w:r w:rsidRPr="00CC7C14">
              <w:rPr>
                <w:sz w:val="20"/>
              </w:rPr>
              <w:t>6.1</w:t>
            </w:r>
          </w:p>
        </w:tc>
        <w:tc>
          <w:tcPr>
            <w:tcW w:w="5908" w:type="dxa"/>
          </w:tcPr>
          <w:p w14:paraId="79F950AE" w14:textId="77777777" w:rsidR="00A22D7B" w:rsidRPr="00CC7C14" w:rsidRDefault="00A22D7B" w:rsidP="00A22D7B">
            <w:pPr>
              <w:cnfStyle w:val="000000100000" w:firstRow="0" w:lastRow="0" w:firstColumn="0" w:lastColumn="0" w:oddVBand="0" w:evenVBand="0" w:oddHBand="1" w:evenHBand="0" w:firstRowFirstColumn="0" w:firstRowLastColumn="0" w:lastRowFirstColumn="0" w:lastRowLastColumn="0"/>
              <w:rPr>
                <w:sz w:val="20"/>
              </w:rPr>
            </w:pPr>
            <w:r w:rsidRPr="00CC7C14">
              <w:rPr>
                <w:sz w:val="20"/>
              </w:rPr>
              <w:t>Tourism, cultural, and leisure time services</w:t>
            </w:r>
          </w:p>
        </w:tc>
        <w:tc>
          <w:tcPr>
            <w:tcW w:w="1112" w:type="dxa"/>
          </w:tcPr>
          <w:p w14:paraId="6C991E17" w14:textId="77777777" w:rsidR="00A22D7B" w:rsidRPr="00CC7C14"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No</w:t>
            </w:r>
          </w:p>
        </w:tc>
      </w:tr>
      <w:tr w:rsidR="00A22D7B" w:rsidRPr="00CC7C14" w14:paraId="481F57FC" w14:textId="77777777" w:rsidTr="7AA453DA">
        <w:trPr>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11C53EF1" w14:textId="77777777" w:rsidR="00A22D7B" w:rsidRPr="00CC7C14" w:rsidRDefault="00A22D7B" w:rsidP="00A22D7B">
            <w:pPr>
              <w:rPr>
                <w:b w:val="0"/>
                <w:sz w:val="20"/>
                <w:szCs w:val="22"/>
              </w:rPr>
            </w:pPr>
            <w:r w:rsidRPr="00CC7C14">
              <w:rPr>
                <w:sz w:val="20"/>
                <w:szCs w:val="22"/>
              </w:rPr>
              <w:t>6.2</w:t>
            </w:r>
          </w:p>
        </w:tc>
        <w:tc>
          <w:tcPr>
            <w:tcW w:w="5908" w:type="dxa"/>
            <w:shd w:val="clear" w:color="auto" w:fill="9DBFE5"/>
          </w:tcPr>
          <w:p w14:paraId="570C5E25" w14:textId="77777777" w:rsidR="00A22D7B" w:rsidRPr="00CC7C14" w:rsidRDefault="00A22D7B" w:rsidP="00A22D7B">
            <w:pP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Public health related services</w:t>
            </w:r>
          </w:p>
        </w:tc>
        <w:tc>
          <w:tcPr>
            <w:tcW w:w="1112" w:type="dxa"/>
            <w:shd w:val="clear" w:color="auto" w:fill="9DBFE5"/>
          </w:tcPr>
          <w:p w14:paraId="10848CEF" w14:textId="77777777" w:rsidR="00A22D7B" w:rsidRPr="00CC7C14"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Yes</w:t>
            </w:r>
          </w:p>
        </w:tc>
      </w:tr>
      <w:tr w:rsidR="00A22D7B" w:rsidRPr="00CC7C14" w14:paraId="2A194658" w14:textId="77777777" w:rsidTr="7AA453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tcPr>
          <w:p w14:paraId="757F29FF" w14:textId="77777777" w:rsidR="00A22D7B" w:rsidRPr="00CC7C14" w:rsidRDefault="00A22D7B" w:rsidP="00A22D7B">
            <w:pPr>
              <w:rPr>
                <w:b w:val="0"/>
                <w:sz w:val="20"/>
              </w:rPr>
            </w:pPr>
            <w:r w:rsidRPr="00CC7C14">
              <w:rPr>
                <w:sz w:val="20"/>
              </w:rPr>
              <w:t>7.1</w:t>
            </w:r>
          </w:p>
        </w:tc>
        <w:tc>
          <w:tcPr>
            <w:tcW w:w="5908" w:type="dxa"/>
          </w:tcPr>
          <w:p w14:paraId="2A7B1878" w14:textId="77777777" w:rsidR="00A22D7B" w:rsidRPr="00CC7C14" w:rsidRDefault="00A22D7B" w:rsidP="00A22D7B">
            <w:pPr>
              <w:cnfStyle w:val="000000100000" w:firstRow="0" w:lastRow="0" w:firstColumn="0" w:lastColumn="0" w:oddVBand="0" w:evenVBand="0" w:oddHBand="1" w:evenHBand="0" w:firstRowFirstColumn="0" w:firstRowLastColumn="0" w:lastRowFirstColumn="0" w:lastRowLastColumn="0"/>
              <w:rPr>
                <w:sz w:val="20"/>
              </w:rPr>
            </w:pPr>
            <w:r w:rsidRPr="00CC7C14">
              <w:rPr>
                <w:sz w:val="20"/>
              </w:rPr>
              <w:t>Fire prevention</w:t>
            </w:r>
          </w:p>
        </w:tc>
        <w:tc>
          <w:tcPr>
            <w:tcW w:w="1112" w:type="dxa"/>
          </w:tcPr>
          <w:p w14:paraId="4F667EBF" w14:textId="77777777" w:rsidR="00A22D7B" w:rsidRPr="00CC7C14"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No</w:t>
            </w:r>
          </w:p>
        </w:tc>
      </w:tr>
      <w:tr w:rsidR="00A22D7B" w:rsidRPr="00CC7C14" w14:paraId="11512F1B" w14:textId="77777777" w:rsidTr="7AA453DA">
        <w:trPr>
          <w:jc w:val="center"/>
        </w:trPr>
        <w:tc>
          <w:tcPr>
            <w:cnfStyle w:val="001000000000" w:firstRow="0" w:lastRow="0" w:firstColumn="1" w:lastColumn="0" w:oddVBand="0" w:evenVBand="0" w:oddHBand="0" w:evenHBand="0" w:firstRowFirstColumn="0" w:firstRowLastColumn="0" w:lastRowFirstColumn="0" w:lastRowLastColumn="0"/>
            <w:tcW w:w="770" w:type="dxa"/>
          </w:tcPr>
          <w:p w14:paraId="26AC7975" w14:textId="77777777" w:rsidR="00A22D7B" w:rsidRPr="00CC7C14" w:rsidRDefault="00A22D7B" w:rsidP="00A22D7B">
            <w:pPr>
              <w:rPr>
                <w:b w:val="0"/>
                <w:sz w:val="20"/>
              </w:rPr>
            </w:pPr>
            <w:r w:rsidRPr="00CC7C14">
              <w:rPr>
                <w:sz w:val="20"/>
              </w:rPr>
              <w:t>7.2</w:t>
            </w:r>
          </w:p>
        </w:tc>
        <w:tc>
          <w:tcPr>
            <w:tcW w:w="5908" w:type="dxa"/>
          </w:tcPr>
          <w:p w14:paraId="41BC4F07" w14:textId="77777777" w:rsidR="00A22D7B" w:rsidRPr="00CC7C14" w:rsidRDefault="00A22D7B" w:rsidP="00A22D7B">
            <w:pPr>
              <w:cnfStyle w:val="000000000000" w:firstRow="0" w:lastRow="0" w:firstColumn="0" w:lastColumn="0" w:oddVBand="0" w:evenVBand="0" w:oddHBand="0" w:evenHBand="0" w:firstRowFirstColumn="0" w:firstRowLastColumn="0" w:lastRowFirstColumn="0" w:lastRowLastColumn="0"/>
              <w:rPr>
                <w:sz w:val="20"/>
              </w:rPr>
            </w:pPr>
            <w:r w:rsidRPr="00CC7C14">
              <w:rPr>
                <w:sz w:val="20"/>
              </w:rPr>
              <w:t>Calamity management</w:t>
            </w:r>
          </w:p>
        </w:tc>
        <w:tc>
          <w:tcPr>
            <w:tcW w:w="1112" w:type="dxa"/>
          </w:tcPr>
          <w:p w14:paraId="70308AFE" w14:textId="77777777" w:rsidR="00A22D7B" w:rsidRPr="00CC7C14" w:rsidRDefault="00A22D7B" w:rsidP="009C226A">
            <w:pPr>
              <w:jc w:val="center"/>
              <w:cnfStyle w:val="000000000000" w:firstRow="0" w:lastRow="0" w:firstColumn="0" w:lastColumn="0" w:oddVBand="0" w:evenVBand="0" w:oddHBand="0" w:evenHBand="0" w:firstRowFirstColumn="0" w:firstRowLastColumn="0" w:lastRowFirstColumn="0" w:lastRowLastColumn="0"/>
              <w:rPr>
                <w:sz w:val="20"/>
                <w:szCs w:val="22"/>
              </w:rPr>
            </w:pPr>
            <w:r w:rsidRPr="00CC7C14">
              <w:rPr>
                <w:sz w:val="20"/>
                <w:szCs w:val="22"/>
              </w:rPr>
              <w:t>No</w:t>
            </w:r>
          </w:p>
        </w:tc>
      </w:tr>
      <w:tr w:rsidR="00A94837" w:rsidRPr="00CC7C14" w14:paraId="47861ED7" w14:textId="77777777" w:rsidTr="7AA453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0" w:type="dxa"/>
            <w:shd w:val="clear" w:color="auto" w:fill="9DBFE5"/>
          </w:tcPr>
          <w:p w14:paraId="7288E9F5" w14:textId="77777777" w:rsidR="00A22D7B" w:rsidRPr="00CC7C14" w:rsidRDefault="00A22D7B" w:rsidP="00A22D7B">
            <w:pPr>
              <w:rPr>
                <w:b w:val="0"/>
                <w:sz w:val="20"/>
                <w:szCs w:val="22"/>
              </w:rPr>
            </w:pPr>
            <w:r w:rsidRPr="00CC7C14">
              <w:rPr>
                <w:sz w:val="20"/>
                <w:szCs w:val="22"/>
              </w:rPr>
              <w:t>8.1</w:t>
            </w:r>
          </w:p>
        </w:tc>
        <w:tc>
          <w:tcPr>
            <w:tcW w:w="5908" w:type="dxa"/>
            <w:shd w:val="clear" w:color="auto" w:fill="9DBFE5"/>
          </w:tcPr>
          <w:p w14:paraId="09846354" w14:textId="77777777" w:rsidR="00A22D7B" w:rsidRPr="00CC7C14" w:rsidRDefault="00A22D7B" w:rsidP="00A22D7B">
            <w:pP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Planning and reporting</w:t>
            </w:r>
          </w:p>
        </w:tc>
        <w:tc>
          <w:tcPr>
            <w:tcW w:w="1112" w:type="dxa"/>
            <w:shd w:val="clear" w:color="auto" w:fill="9DBFE5"/>
          </w:tcPr>
          <w:p w14:paraId="36E342CA" w14:textId="77777777" w:rsidR="00A22D7B" w:rsidRPr="00CC7C14" w:rsidRDefault="00A22D7B" w:rsidP="009C226A">
            <w:pPr>
              <w:jc w:val="center"/>
              <w:cnfStyle w:val="000000100000" w:firstRow="0" w:lastRow="0" w:firstColumn="0" w:lastColumn="0" w:oddVBand="0" w:evenVBand="0" w:oddHBand="1" w:evenHBand="0" w:firstRowFirstColumn="0" w:firstRowLastColumn="0" w:lastRowFirstColumn="0" w:lastRowLastColumn="0"/>
              <w:rPr>
                <w:sz w:val="20"/>
                <w:szCs w:val="22"/>
              </w:rPr>
            </w:pPr>
            <w:r w:rsidRPr="00CC7C14">
              <w:rPr>
                <w:sz w:val="20"/>
                <w:szCs w:val="22"/>
              </w:rPr>
              <w:t>Yes</w:t>
            </w:r>
          </w:p>
        </w:tc>
      </w:tr>
    </w:tbl>
    <w:p w14:paraId="5A5663BC" w14:textId="77777777" w:rsidR="002704BA" w:rsidRPr="00CC7C14" w:rsidRDefault="002704BA">
      <w:pPr>
        <w:tabs>
          <w:tab w:val="left" w:pos="6840"/>
        </w:tabs>
        <w:spacing w:line="240" w:lineRule="auto"/>
        <w:jc w:val="left"/>
      </w:pPr>
    </w:p>
    <w:p w14:paraId="7CA5D95A" w14:textId="74924F04" w:rsidR="002704BA" w:rsidRPr="00CC7C14" w:rsidRDefault="00F15813" w:rsidP="00854C8E">
      <w:r w:rsidRPr="00CC7C14">
        <w:t>The MICA tool is likely sufficient for CITIES purposes of “starting a conversation” around municipality service needs. However, t</w:t>
      </w:r>
      <w:r w:rsidR="002704BA" w:rsidRPr="00CC7C14">
        <w:t xml:space="preserve">o fill the gap left by the current MICA items that are neither under municipal control nor supported through regulatory guidance, the evaluation team will consider employing additional MICA items that capture changes in municipality services, processes, and management. </w:t>
      </w:r>
      <w:r w:rsidRPr="00CC7C14">
        <w:t xml:space="preserve">An augmented MICA will allow the evaluation team to better measure outcomes that have the potential to change in both treatment and comparison municipalities and are related to CITIES interventions. </w:t>
      </w:r>
    </w:p>
    <w:p w14:paraId="55B1D18A" w14:textId="1859D74E" w:rsidR="000A33FB" w:rsidRPr="00CC7C14" w:rsidRDefault="000A33FB" w:rsidP="00202099">
      <w:pPr>
        <w:spacing w:after="160" w:line="259" w:lineRule="auto"/>
        <w:jc w:val="left"/>
        <w:rPr>
          <w:color w:val="002A6C"/>
          <w:sz w:val="32"/>
          <w:szCs w:val="32"/>
        </w:rPr>
      </w:pPr>
    </w:p>
    <w:p w14:paraId="73E67A9D" w14:textId="77777777" w:rsidR="00854C8E" w:rsidRPr="00CC7C14" w:rsidRDefault="00854C8E" w:rsidP="00202099">
      <w:pPr>
        <w:spacing w:after="160" w:line="259" w:lineRule="auto"/>
        <w:jc w:val="left"/>
        <w:rPr>
          <w:color w:val="002A6C"/>
          <w:sz w:val="32"/>
          <w:szCs w:val="32"/>
        </w:rPr>
      </w:pPr>
    </w:p>
    <w:p w14:paraId="2BF08FC1" w14:textId="77777777" w:rsidR="00854C8E" w:rsidRPr="00CC7C14" w:rsidRDefault="00854C8E" w:rsidP="00202099">
      <w:pPr>
        <w:spacing w:after="160" w:line="259" w:lineRule="auto"/>
        <w:jc w:val="left"/>
        <w:rPr>
          <w:color w:val="002A6C"/>
          <w:sz w:val="32"/>
          <w:szCs w:val="32"/>
        </w:rPr>
        <w:sectPr w:rsidR="00854C8E" w:rsidRPr="00CC7C14" w:rsidSect="00B270BF">
          <w:pgSz w:w="12240" w:h="15840"/>
          <w:pgMar w:top="1440" w:right="1440" w:bottom="1440" w:left="1440" w:header="720" w:footer="720" w:gutter="0"/>
          <w:cols w:space="720"/>
          <w:docGrid w:linePitch="360"/>
        </w:sectPr>
      </w:pPr>
    </w:p>
    <w:p w14:paraId="771198CD" w14:textId="3F9AD88E" w:rsidR="00884473" w:rsidRDefault="00854C8E" w:rsidP="00884473">
      <w:pPr>
        <w:pStyle w:val="Heading3"/>
      </w:pPr>
      <w:bookmarkStart w:id="193" w:name="_Toc524597418"/>
      <w:r w:rsidRPr="00CC7C14">
        <w:t xml:space="preserve">Annex </w:t>
      </w:r>
      <w:r w:rsidR="00FE03E4">
        <w:t>7</w:t>
      </w:r>
      <w:r w:rsidRPr="00CC7C14">
        <w:t>: Listing of Selected Treatment and Comparison Municipalities</w:t>
      </w:r>
      <w:bookmarkEnd w:id="193"/>
    </w:p>
    <w:tbl>
      <w:tblPr>
        <w:tblStyle w:val="TableGrid"/>
        <w:tblW w:w="10626" w:type="dxa"/>
        <w:jc w:val="center"/>
        <w:tblLook w:val="04A0" w:firstRow="1" w:lastRow="0" w:firstColumn="1" w:lastColumn="0" w:noHBand="0" w:noVBand="1"/>
      </w:tblPr>
      <w:tblGrid>
        <w:gridCol w:w="1528"/>
        <w:gridCol w:w="1275"/>
        <w:gridCol w:w="2618"/>
        <w:gridCol w:w="1155"/>
        <w:gridCol w:w="720"/>
        <w:gridCol w:w="1260"/>
        <w:gridCol w:w="1170"/>
        <w:gridCol w:w="900"/>
      </w:tblGrid>
      <w:tr w:rsidR="00FC77C2" w:rsidRPr="00CC7C14" w14:paraId="102C029A" w14:textId="77777777" w:rsidTr="00FC77C2">
        <w:trPr>
          <w:tblHeader/>
          <w:jc w:val="center"/>
        </w:trPr>
        <w:tc>
          <w:tcPr>
            <w:tcW w:w="1528" w:type="dxa"/>
            <w:shd w:val="clear" w:color="auto" w:fill="D9D9D9" w:themeFill="background1" w:themeFillShade="D9"/>
            <w:vAlign w:val="center"/>
          </w:tcPr>
          <w:p w14:paraId="3C790AF5" w14:textId="0514BEEC" w:rsidR="00FC77C2" w:rsidRPr="00CC7C14" w:rsidRDefault="00FC77C2" w:rsidP="00176AB2">
            <w:pPr>
              <w:jc w:val="center"/>
              <w:rPr>
                <w:sz w:val="20"/>
                <w:szCs w:val="20"/>
              </w:rPr>
            </w:pPr>
            <w:r w:rsidRPr="00CC7C14">
              <w:rPr>
                <w:sz w:val="20"/>
                <w:szCs w:val="20"/>
              </w:rPr>
              <w:t>Region</w:t>
            </w:r>
          </w:p>
        </w:tc>
        <w:tc>
          <w:tcPr>
            <w:tcW w:w="1275" w:type="dxa"/>
            <w:shd w:val="clear" w:color="auto" w:fill="D9D9D9" w:themeFill="background1" w:themeFillShade="D9"/>
            <w:vAlign w:val="center"/>
          </w:tcPr>
          <w:p w14:paraId="0AA624E9" w14:textId="77777777" w:rsidR="00FC77C2" w:rsidRPr="00CC7C14" w:rsidRDefault="00FC77C2" w:rsidP="00176AB2">
            <w:pPr>
              <w:jc w:val="center"/>
              <w:rPr>
                <w:sz w:val="20"/>
                <w:szCs w:val="20"/>
              </w:rPr>
            </w:pPr>
            <w:r w:rsidRPr="00CC7C14">
              <w:rPr>
                <w:sz w:val="20"/>
                <w:szCs w:val="20"/>
              </w:rPr>
              <w:t>Governorate</w:t>
            </w:r>
          </w:p>
        </w:tc>
        <w:tc>
          <w:tcPr>
            <w:tcW w:w="2618" w:type="dxa"/>
            <w:shd w:val="clear" w:color="auto" w:fill="D9D9D9" w:themeFill="background1" w:themeFillShade="D9"/>
            <w:vAlign w:val="center"/>
          </w:tcPr>
          <w:p w14:paraId="22E2B233" w14:textId="77777777" w:rsidR="00FC77C2" w:rsidRPr="00CC7C14" w:rsidRDefault="00FC77C2" w:rsidP="00176AB2">
            <w:pPr>
              <w:jc w:val="center"/>
              <w:rPr>
                <w:sz w:val="20"/>
                <w:szCs w:val="20"/>
              </w:rPr>
            </w:pPr>
            <w:r w:rsidRPr="00CC7C14">
              <w:rPr>
                <w:sz w:val="20"/>
                <w:szCs w:val="20"/>
              </w:rPr>
              <w:t>Municipality</w:t>
            </w:r>
          </w:p>
        </w:tc>
        <w:tc>
          <w:tcPr>
            <w:tcW w:w="1155" w:type="dxa"/>
            <w:shd w:val="clear" w:color="auto" w:fill="D9D9D9" w:themeFill="background1" w:themeFillShade="D9"/>
            <w:vAlign w:val="center"/>
          </w:tcPr>
          <w:p w14:paraId="6DDB00CD" w14:textId="77777777" w:rsidR="00FC77C2" w:rsidRPr="00CC7C14" w:rsidRDefault="00FC77C2" w:rsidP="00176AB2">
            <w:pPr>
              <w:jc w:val="center"/>
              <w:rPr>
                <w:sz w:val="20"/>
                <w:szCs w:val="20"/>
              </w:rPr>
            </w:pPr>
            <w:r w:rsidRPr="00CC7C14">
              <w:rPr>
                <w:sz w:val="20"/>
                <w:szCs w:val="20"/>
              </w:rPr>
              <w:t>Treatment</w:t>
            </w:r>
          </w:p>
        </w:tc>
        <w:tc>
          <w:tcPr>
            <w:tcW w:w="720" w:type="dxa"/>
            <w:shd w:val="clear" w:color="auto" w:fill="D9D9D9" w:themeFill="background1" w:themeFillShade="D9"/>
            <w:vAlign w:val="center"/>
          </w:tcPr>
          <w:p w14:paraId="05BAB41C" w14:textId="77777777" w:rsidR="00FC77C2" w:rsidRPr="00CC7C14" w:rsidRDefault="00FC77C2" w:rsidP="00176AB2">
            <w:pPr>
              <w:jc w:val="center"/>
              <w:rPr>
                <w:sz w:val="20"/>
                <w:szCs w:val="20"/>
              </w:rPr>
            </w:pPr>
            <w:r w:rsidRPr="00CC7C14">
              <w:rPr>
                <w:sz w:val="20"/>
                <w:szCs w:val="20"/>
              </w:rPr>
              <w:t>Class</w:t>
            </w:r>
          </w:p>
        </w:tc>
        <w:tc>
          <w:tcPr>
            <w:tcW w:w="1260" w:type="dxa"/>
            <w:shd w:val="clear" w:color="auto" w:fill="D9D9D9" w:themeFill="background1" w:themeFillShade="D9"/>
            <w:vAlign w:val="center"/>
          </w:tcPr>
          <w:p w14:paraId="669C3E8E" w14:textId="77777777" w:rsidR="00FC77C2" w:rsidRPr="00CC7C14" w:rsidRDefault="00FC77C2" w:rsidP="00176AB2">
            <w:pPr>
              <w:jc w:val="center"/>
              <w:rPr>
                <w:sz w:val="20"/>
                <w:szCs w:val="20"/>
              </w:rPr>
            </w:pPr>
            <w:r w:rsidRPr="00CC7C14">
              <w:rPr>
                <w:sz w:val="20"/>
                <w:szCs w:val="20"/>
              </w:rPr>
              <w:t>Log population</w:t>
            </w:r>
          </w:p>
        </w:tc>
        <w:tc>
          <w:tcPr>
            <w:tcW w:w="1170" w:type="dxa"/>
            <w:shd w:val="clear" w:color="auto" w:fill="D9D9D9" w:themeFill="background1" w:themeFillShade="D9"/>
            <w:vAlign w:val="center"/>
          </w:tcPr>
          <w:p w14:paraId="1318CA1F" w14:textId="77777777" w:rsidR="00FC77C2" w:rsidRPr="00CC7C14" w:rsidRDefault="00FC77C2" w:rsidP="00176AB2">
            <w:pPr>
              <w:jc w:val="center"/>
              <w:rPr>
                <w:sz w:val="20"/>
                <w:szCs w:val="20"/>
              </w:rPr>
            </w:pPr>
            <w:r w:rsidRPr="00CC7C14">
              <w:rPr>
                <w:sz w:val="20"/>
                <w:szCs w:val="20"/>
              </w:rPr>
              <w:t>Refugee population</w:t>
            </w:r>
          </w:p>
        </w:tc>
        <w:tc>
          <w:tcPr>
            <w:tcW w:w="900" w:type="dxa"/>
            <w:shd w:val="clear" w:color="auto" w:fill="D9D9D9" w:themeFill="background1" w:themeFillShade="D9"/>
            <w:vAlign w:val="center"/>
          </w:tcPr>
          <w:p w14:paraId="390EB664" w14:textId="77777777" w:rsidR="00FC77C2" w:rsidRPr="00CC7C14" w:rsidRDefault="00FC77C2" w:rsidP="00176AB2">
            <w:pPr>
              <w:jc w:val="center"/>
              <w:rPr>
                <w:sz w:val="20"/>
                <w:szCs w:val="20"/>
              </w:rPr>
            </w:pPr>
            <w:r w:rsidRPr="00CC7C14">
              <w:rPr>
                <w:sz w:val="20"/>
                <w:szCs w:val="20"/>
              </w:rPr>
              <w:t>Poverty rate</w:t>
            </w:r>
          </w:p>
        </w:tc>
      </w:tr>
      <w:tr w:rsidR="00FC77C2" w:rsidRPr="00CC7C14" w14:paraId="6D648620" w14:textId="77777777" w:rsidTr="00FC77C2">
        <w:trPr>
          <w:trHeight w:val="288"/>
          <w:tblHeader/>
          <w:jc w:val="center"/>
        </w:trPr>
        <w:tc>
          <w:tcPr>
            <w:tcW w:w="1528" w:type="dxa"/>
            <w:noWrap/>
            <w:vAlign w:val="center"/>
            <w:hideMark/>
          </w:tcPr>
          <w:p w14:paraId="036C797C"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Central</w:t>
            </w:r>
          </w:p>
        </w:tc>
        <w:tc>
          <w:tcPr>
            <w:tcW w:w="1275" w:type="dxa"/>
            <w:noWrap/>
            <w:vAlign w:val="center"/>
            <w:hideMark/>
          </w:tcPr>
          <w:p w14:paraId="737D2B9D"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Amman</w:t>
            </w:r>
          </w:p>
        </w:tc>
        <w:tc>
          <w:tcPr>
            <w:tcW w:w="2618" w:type="dxa"/>
            <w:noWrap/>
            <w:vAlign w:val="center"/>
            <w:hideMark/>
          </w:tcPr>
          <w:p w14:paraId="23FF0E43"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Sahab</w:t>
            </w:r>
          </w:p>
        </w:tc>
        <w:tc>
          <w:tcPr>
            <w:tcW w:w="1155" w:type="dxa"/>
            <w:noWrap/>
            <w:vAlign w:val="center"/>
            <w:hideMark/>
          </w:tcPr>
          <w:p w14:paraId="0AD2ED4B"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w:t>
            </w:r>
          </w:p>
        </w:tc>
        <w:tc>
          <w:tcPr>
            <w:tcW w:w="720" w:type="dxa"/>
            <w:noWrap/>
            <w:vAlign w:val="center"/>
            <w:hideMark/>
          </w:tcPr>
          <w:p w14:paraId="58E61EA0"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B</w:t>
            </w:r>
          </w:p>
        </w:tc>
        <w:tc>
          <w:tcPr>
            <w:tcW w:w="1260" w:type="dxa"/>
            <w:noWrap/>
            <w:vAlign w:val="center"/>
            <w:hideMark/>
          </w:tcPr>
          <w:p w14:paraId="0F31CBCD"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11.767</w:t>
            </w:r>
          </w:p>
        </w:tc>
        <w:tc>
          <w:tcPr>
            <w:tcW w:w="1170" w:type="dxa"/>
            <w:noWrap/>
            <w:vAlign w:val="center"/>
            <w:hideMark/>
          </w:tcPr>
          <w:p w14:paraId="04642BA0"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0.195</w:t>
            </w:r>
          </w:p>
        </w:tc>
        <w:tc>
          <w:tcPr>
            <w:tcW w:w="900" w:type="dxa"/>
            <w:noWrap/>
            <w:vAlign w:val="center"/>
            <w:hideMark/>
          </w:tcPr>
          <w:p w14:paraId="11EA5CCA"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0.202</w:t>
            </w:r>
          </w:p>
        </w:tc>
      </w:tr>
      <w:tr w:rsidR="00FC77C2" w:rsidRPr="00CC7C14" w14:paraId="186FBBB2" w14:textId="77777777" w:rsidTr="00FC77C2">
        <w:trPr>
          <w:trHeight w:val="288"/>
          <w:tblHeader/>
          <w:jc w:val="center"/>
        </w:trPr>
        <w:tc>
          <w:tcPr>
            <w:tcW w:w="1528" w:type="dxa"/>
            <w:noWrap/>
            <w:vAlign w:val="center"/>
            <w:hideMark/>
          </w:tcPr>
          <w:p w14:paraId="447A6B5E"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Central</w:t>
            </w:r>
          </w:p>
        </w:tc>
        <w:tc>
          <w:tcPr>
            <w:tcW w:w="1275" w:type="dxa"/>
            <w:noWrap/>
            <w:vAlign w:val="center"/>
            <w:hideMark/>
          </w:tcPr>
          <w:p w14:paraId="2775C4CD"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Balqa</w:t>
            </w:r>
          </w:p>
        </w:tc>
        <w:tc>
          <w:tcPr>
            <w:tcW w:w="2618" w:type="dxa"/>
            <w:noWrap/>
            <w:vAlign w:val="center"/>
            <w:hideMark/>
          </w:tcPr>
          <w:p w14:paraId="6C0BA32B"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Dair Alla</w:t>
            </w:r>
          </w:p>
        </w:tc>
        <w:tc>
          <w:tcPr>
            <w:tcW w:w="1155" w:type="dxa"/>
            <w:noWrap/>
            <w:vAlign w:val="center"/>
            <w:hideMark/>
          </w:tcPr>
          <w:p w14:paraId="157F9964"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w:t>
            </w:r>
          </w:p>
        </w:tc>
        <w:tc>
          <w:tcPr>
            <w:tcW w:w="720" w:type="dxa"/>
            <w:noWrap/>
            <w:vAlign w:val="center"/>
            <w:hideMark/>
          </w:tcPr>
          <w:p w14:paraId="5B2C530A"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B</w:t>
            </w:r>
          </w:p>
        </w:tc>
        <w:tc>
          <w:tcPr>
            <w:tcW w:w="1260" w:type="dxa"/>
            <w:noWrap/>
            <w:vAlign w:val="center"/>
            <w:hideMark/>
          </w:tcPr>
          <w:p w14:paraId="4E7A8BEF"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10.841</w:t>
            </w:r>
          </w:p>
        </w:tc>
        <w:tc>
          <w:tcPr>
            <w:tcW w:w="1170" w:type="dxa"/>
            <w:noWrap/>
            <w:vAlign w:val="center"/>
            <w:hideMark/>
          </w:tcPr>
          <w:p w14:paraId="4E573FD7"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0.017</w:t>
            </w:r>
          </w:p>
        </w:tc>
        <w:tc>
          <w:tcPr>
            <w:tcW w:w="900" w:type="dxa"/>
            <w:noWrap/>
            <w:vAlign w:val="center"/>
            <w:hideMark/>
          </w:tcPr>
          <w:p w14:paraId="04390A27"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0.299</w:t>
            </w:r>
          </w:p>
        </w:tc>
      </w:tr>
      <w:tr w:rsidR="00FC77C2" w:rsidRPr="00CC7C14" w14:paraId="45E2EE33" w14:textId="77777777" w:rsidTr="00FC77C2">
        <w:trPr>
          <w:trHeight w:val="288"/>
          <w:tblHeader/>
          <w:jc w:val="center"/>
        </w:trPr>
        <w:tc>
          <w:tcPr>
            <w:tcW w:w="1528" w:type="dxa"/>
            <w:noWrap/>
            <w:vAlign w:val="center"/>
            <w:hideMark/>
          </w:tcPr>
          <w:p w14:paraId="11806792"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Central</w:t>
            </w:r>
          </w:p>
        </w:tc>
        <w:tc>
          <w:tcPr>
            <w:tcW w:w="1275" w:type="dxa"/>
            <w:noWrap/>
            <w:vAlign w:val="center"/>
            <w:hideMark/>
          </w:tcPr>
          <w:p w14:paraId="0611FF98"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Balqa</w:t>
            </w:r>
          </w:p>
        </w:tc>
        <w:tc>
          <w:tcPr>
            <w:tcW w:w="2618" w:type="dxa"/>
            <w:noWrap/>
            <w:vAlign w:val="center"/>
            <w:hideMark/>
          </w:tcPr>
          <w:p w14:paraId="7B871C7E"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M'addi</w:t>
            </w:r>
          </w:p>
        </w:tc>
        <w:tc>
          <w:tcPr>
            <w:tcW w:w="1155" w:type="dxa"/>
            <w:noWrap/>
            <w:vAlign w:val="center"/>
            <w:hideMark/>
          </w:tcPr>
          <w:p w14:paraId="095D0969"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w:t>
            </w:r>
          </w:p>
        </w:tc>
        <w:tc>
          <w:tcPr>
            <w:tcW w:w="720" w:type="dxa"/>
            <w:noWrap/>
            <w:vAlign w:val="center"/>
            <w:hideMark/>
          </w:tcPr>
          <w:p w14:paraId="513EA988"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B</w:t>
            </w:r>
          </w:p>
        </w:tc>
        <w:tc>
          <w:tcPr>
            <w:tcW w:w="1260" w:type="dxa"/>
            <w:noWrap/>
            <w:vAlign w:val="center"/>
            <w:hideMark/>
          </w:tcPr>
          <w:p w14:paraId="6BFA9C92"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10.018</w:t>
            </w:r>
          </w:p>
        </w:tc>
        <w:tc>
          <w:tcPr>
            <w:tcW w:w="1170" w:type="dxa"/>
            <w:noWrap/>
            <w:vAlign w:val="center"/>
            <w:hideMark/>
          </w:tcPr>
          <w:p w14:paraId="085588E6"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0.049</w:t>
            </w:r>
          </w:p>
        </w:tc>
        <w:tc>
          <w:tcPr>
            <w:tcW w:w="900" w:type="dxa"/>
            <w:noWrap/>
            <w:vAlign w:val="center"/>
            <w:hideMark/>
          </w:tcPr>
          <w:p w14:paraId="54719CC5"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0.299</w:t>
            </w:r>
          </w:p>
        </w:tc>
      </w:tr>
      <w:tr w:rsidR="00FC77C2" w:rsidRPr="00CC7C14" w14:paraId="561AC30E" w14:textId="77777777" w:rsidTr="00FC77C2">
        <w:trPr>
          <w:trHeight w:val="288"/>
          <w:tblHeader/>
          <w:jc w:val="center"/>
        </w:trPr>
        <w:tc>
          <w:tcPr>
            <w:tcW w:w="1528" w:type="dxa"/>
            <w:noWrap/>
            <w:vAlign w:val="center"/>
            <w:hideMark/>
          </w:tcPr>
          <w:p w14:paraId="2DD8ED53"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Central</w:t>
            </w:r>
          </w:p>
        </w:tc>
        <w:tc>
          <w:tcPr>
            <w:tcW w:w="1275" w:type="dxa"/>
            <w:noWrap/>
            <w:vAlign w:val="center"/>
            <w:hideMark/>
          </w:tcPr>
          <w:p w14:paraId="761557F9"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Zarqa</w:t>
            </w:r>
          </w:p>
        </w:tc>
        <w:tc>
          <w:tcPr>
            <w:tcW w:w="2618" w:type="dxa"/>
            <w:noWrap/>
            <w:vAlign w:val="center"/>
            <w:hideMark/>
          </w:tcPr>
          <w:p w14:paraId="2BDCEEF5"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El-Hallabat</w:t>
            </w:r>
          </w:p>
        </w:tc>
        <w:tc>
          <w:tcPr>
            <w:tcW w:w="1155" w:type="dxa"/>
            <w:noWrap/>
            <w:vAlign w:val="center"/>
            <w:hideMark/>
          </w:tcPr>
          <w:p w14:paraId="55C7FE73"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w:t>
            </w:r>
          </w:p>
        </w:tc>
        <w:tc>
          <w:tcPr>
            <w:tcW w:w="720" w:type="dxa"/>
            <w:noWrap/>
            <w:vAlign w:val="center"/>
            <w:hideMark/>
          </w:tcPr>
          <w:p w14:paraId="74796C9F"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C</w:t>
            </w:r>
          </w:p>
        </w:tc>
        <w:tc>
          <w:tcPr>
            <w:tcW w:w="1260" w:type="dxa"/>
            <w:noWrap/>
            <w:vAlign w:val="center"/>
            <w:hideMark/>
          </w:tcPr>
          <w:p w14:paraId="714910B6"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10.265</w:t>
            </w:r>
          </w:p>
        </w:tc>
        <w:tc>
          <w:tcPr>
            <w:tcW w:w="1170" w:type="dxa"/>
            <w:noWrap/>
            <w:vAlign w:val="center"/>
            <w:hideMark/>
          </w:tcPr>
          <w:p w14:paraId="1B130730"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0.602</w:t>
            </w:r>
          </w:p>
        </w:tc>
        <w:tc>
          <w:tcPr>
            <w:tcW w:w="900" w:type="dxa"/>
            <w:noWrap/>
            <w:vAlign w:val="center"/>
            <w:hideMark/>
          </w:tcPr>
          <w:p w14:paraId="440773A9"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0.138</w:t>
            </w:r>
          </w:p>
        </w:tc>
      </w:tr>
      <w:tr w:rsidR="00FC77C2" w:rsidRPr="00CC7C14" w14:paraId="4D9408BF" w14:textId="77777777" w:rsidTr="00FC77C2">
        <w:trPr>
          <w:trHeight w:val="288"/>
          <w:tblHeader/>
          <w:jc w:val="center"/>
        </w:trPr>
        <w:tc>
          <w:tcPr>
            <w:tcW w:w="1528" w:type="dxa"/>
            <w:noWrap/>
            <w:vAlign w:val="center"/>
            <w:hideMark/>
          </w:tcPr>
          <w:p w14:paraId="5BB9E3D9"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North</w:t>
            </w:r>
          </w:p>
        </w:tc>
        <w:tc>
          <w:tcPr>
            <w:tcW w:w="1275" w:type="dxa"/>
            <w:noWrap/>
            <w:vAlign w:val="center"/>
            <w:hideMark/>
          </w:tcPr>
          <w:p w14:paraId="0566EE07"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Irbid</w:t>
            </w:r>
          </w:p>
        </w:tc>
        <w:tc>
          <w:tcPr>
            <w:tcW w:w="2618" w:type="dxa"/>
            <w:noWrap/>
            <w:vAlign w:val="center"/>
            <w:hideMark/>
          </w:tcPr>
          <w:p w14:paraId="58C62F20"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Sahel Horan</w:t>
            </w:r>
          </w:p>
        </w:tc>
        <w:tc>
          <w:tcPr>
            <w:tcW w:w="1155" w:type="dxa"/>
            <w:noWrap/>
            <w:vAlign w:val="center"/>
            <w:hideMark/>
          </w:tcPr>
          <w:p w14:paraId="460ABB63"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w:t>
            </w:r>
          </w:p>
        </w:tc>
        <w:tc>
          <w:tcPr>
            <w:tcW w:w="720" w:type="dxa"/>
            <w:noWrap/>
            <w:vAlign w:val="center"/>
            <w:hideMark/>
          </w:tcPr>
          <w:p w14:paraId="24C399DC"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B</w:t>
            </w:r>
          </w:p>
        </w:tc>
        <w:tc>
          <w:tcPr>
            <w:tcW w:w="1260" w:type="dxa"/>
            <w:noWrap/>
            <w:vAlign w:val="center"/>
            <w:hideMark/>
          </w:tcPr>
          <w:p w14:paraId="7EF25F0A"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11.184</w:t>
            </w:r>
          </w:p>
        </w:tc>
        <w:tc>
          <w:tcPr>
            <w:tcW w:w="1170" w:type="dxa"/>
            <w:noWrap/>
            <w:vAlign w:val="center"/>
            <w:hideMark/>
          </w:tcPr>
          <w:p w14:paraId="333505D5"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0.242</w:t>
            </w:r>
          </w:p>
        </w:tc>
        <w:tc>
          <w:tcPr>
            <w:tcW w:w="900" w:type="dxa"/>
            <w:noWrap/>
            <w:vAlign w:val="center"/>
            <w:hideMark/>
          </w:tcPr>
          <w:p w14:paraId="142D9852"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0.251</w:t>
            </w:r>
          </w:p>
        </w:tc>
      </w:tr>
      <w:tr w:rsidR="00FC77C2" w:rsidRPr="00CC7C14" w14:paraId="2855EA24" w14:textId="77777777" w:rsidTr="00FC77C2">
        <w:trPr>
          <w:trHeight w:val="288"/>
          <w:tblHeader/>
          <w:jc w:val="center"/>
        </w:trPr>
        <w:tc>
          <w:tcPr>
            <w:tcW w:w="1528" w:type="dxa"/>
            <w:noWrap/>
            <w:vAlign w:val="center"/>
            <w:hideMark/>
          </w:tcPr>
          <w:p w14:paraId="4320783B"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North</w:t>
            </w:r>
          </w:p>
        </w:tc>
        <w:tc>
          <w:tcPr>
            <w:tcW w:w="1275" w:type="dxa"/>
            <w:noWrap/>
            <w:vAlign w:val="center"/>
            <w:hideMark/>
          </w:tcPr>
          <w:p w14:paraId="4FB1380A"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Mafraq</w:t>
            </w:r>
          </w:p>
        </w:tc>
        <w:tc>
          <w:tcPr>
            <w:tcW w:w="2618" w:type="dxa"/>
            <w:noWrap/>
            <w:vAlign w:val="center"/>
            <w:hideMark/>
          </w:tcPr>
          <w:p w14:paraId="5CBFB1D8"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Bal'ama Aljadedah</w:t>
            </w:r>
          </w:p>
        </w:tc>
        <w:tc>
          <w:tcPr>
            <w:tcW w:w="1155" w:type="dxa"/>
            <w:noWrap/>
            <w:vAlign w:val="center"/>
            <w:hideMark/>
          </w:tcPr>
          <w:p w14:paraId="41169FFC"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w:t>
            </w:r>
          </w:p>
        </w:tc>
        <w:tc>
          <w:tcPr>
            <w:tcW w:w="720" w:type="dxa"/>
            <w:noWrap/>
            <w:vAlign w:val="center"/>
            <w:hideMark/>
          </w:tcPr>
          <w:p w14:paraId="1C044B55"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B</w:t>
            </w:r>
          </w:p>
        </w:tc>
        <w:tc>
          <w:tcPr>
            <w:tcW w:w="1260" w:type="dxa"/>
            <w:noWrap/>
            <w:vAlign w:val="center"/>
            <w:hideMark/>
          </w:tcPr>
          <w:p w14:paraId="6BCACBFA"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10.419</w:t>
            </w:r>
          </w:p>
        </w:tc>
        <w:tc>
          <w:tcPr>
            <w:tcW w:w="1170" w:type="dxa"/>
            <w:noWrap/>
            <w:vAlign w:val="center"/>
            <w:hideMark/>
          </w:tcPr>
          <w:p w14:paraId="5E001654"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0.099</w:t>
            </w:r>
          </w:p>
        </w:tc>
        <w:tc>
          <w:tcPr>
            <w:tcW w:w="900" w:type="dxa"/>
            <w:noWrap/>
            <w:vAlign w:val="center"/>
            <w:hideMark/>
          </w:tcPr>
          <w:p w14:paraId="44656C8E"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0.144</w:t>
            </w:r>
          </w:p>
        </w:tc>
      </w:tr>
      <w:tr w:rsidR="00FC77C2" w:rsidRPr="00CC7C14" w14:paraId="790991B0" w14:textId="77777777" w:rsidTr="00FC77C2">
        <w:trPr>
          <w:trHeight w:val="288"/>
          <w:tblHeader/>
          <w:jc w:val="center"/>
        </w:trPr>
        <w:tc>
          <w:tcPr>
            <w:tcW w:w="1528" w:type="dxa"/>
            <w:noWrap/>
            <w:vAlign w:val="center"/>
            <w:hideMark/>
          </w:tcPr>
          <w:p w14:paraId="030425CC"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North</w:t>
            </w:r>
          </w:p>
        </w:tc>
        <w:tc>
          <w:tcPr>
            <w:tcW w:w="1275" w:type="dxa"/>
            <w:noWrap/>
            <w:vAlign w:val="center"/>
            <w:hideMark/>
          </w:tcPr>
          <w:p w14:paraId="512AB7DC"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Mafraq</w:t>
            </w:r>
          </w:p>
        </w:tc>
        <w:tc>
          <w:tcPr>
            <w:tcW w:w="2618" w:type="dxa"/>
            <w:noWrap/>
            <w:vAlign w:val="center"/>
            <w:hideMark/>
          </w:tcPr>
          <w:p w14:paraId="6EDC47F7"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Dair Alkahf Aljadedah</w:t>
            </w:r>
          </w:p>
        </w:tc>
        <w:tc>
          <w:tcPr>
            <w:tcW w:w="1155" w:type="dxa"/>
            <w:noWrap/>
            <w:vAlign w:val="center"/>
            <w:hideMark/>
          </w:tcPr>
          <w:p w14:paraId="13C1C5CB"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w:t>
            </w:r>
          </w:p>
        </w:tc>
        <w:tc>
          <w:tcPr>
            <w:tcW w:w="720" w:type="dxa"/>
            <w:noWrap/>
            <w:vAlign w:val="center"/>
            <w:hideMark/>
          </w:tcPr>
          <w:p w14:paraId="0BCDC85A"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C</w:t>
            </w:r>
          </w:p>
        </w:tc>
        <w:tc>
          <w:tcPr>
            <w:tcW w:w="1260" w:type="dxa"/>
            <w:noWrap/>
            <w:vAlign w:val="center"/>
            <w:hideMark/>
          </w:tcPr>
          <w:p w14:paraId="708BE2BC"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9.298</w:t>
            </w:r>
          </w:p>
        </w:tc>
        <w:tc>
          <w:tcPr>
            <w:tcW w:w="1170" w:type="dxa"/>
            <w:noWrap/>
            <w:vAlign w:val="center"/>
            <w:hideMark/>
          </w:tcPr>
          <w:p w14:paraId="41862F6C"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0.046</w:t>
            </w:r>
          </w:p>
        </w:tc>
        <w:tc>
          <w:tcPr>
            <w:tcW w:w="900" w:type="dxa"/>
            <w:noWrap/>
            <w:vAlign w:val="center"/>
            <w:hideMark/>
          </w:tcPr>
          <w:p w14:paraId="53D61614"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0.428</w:t>
            </w:r>
          </w:p>
        </w:tc>
      </w:tr>
      <w:tr w:rsidR="00FC77C2" w:rsidRPr="00CC7C14" w14:paraId="013FA71F" w14:textId="77777777" w:rsidTr="00FC77C2">
        <w:trPr>
          <w:trHeight w:val="288"/>
          <w:tblHeader/>
          <w:jc w:val="center"/>
        </w:trPr>
        <w:tc>
          <w:tcPr>
            <w:tcW w:w="1528" w:type="dxa"/>
            <w:noWrap/>
            <w:vAlign w:val="center"/>
            <w:hideMark/>
          </w:tcPr>
          <w:p w14:paraId="7F26FE13"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North</w:t>
            </w:r>
          </w:p>
        </w:tc>
        <w:tc>
          <w:tcPr>
            <w:tcW w:w="1275" w:type="dxa"/>
            <w:noWrap/>
            <w:vAlign w:val="center"/>
            <w:hideMark/>
          </w:tcPr>
          <w:p w14:paraId="15EE29E6"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Mafraq</w:t>
            </w:r>
          </w:p>
        </w:tc>
        <w:tc>
          <w:tcPr>
            <w:tcW w:w="2618" w:type="dxa"/>
            <w:noWrap/>
            <w:vAlign w:val="center"/>
            <w:hideMark/>
          </w:tcPr>
          <w:p w14:paraId="6CCA0DEE"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Khaldiyah</w:t>
            </w:r>
          </w:p>
        </w:tc>
        <w:tc>
          <w:tcPr>
            <w:tcW w:w="1155" w:type="dxa"/>
            <w:noWrap/>
            <w:vAlign w:val="center"/>
            <w:hideMark/>
          </w:tcPr>
          <w:p w14:paraId="1E855834"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w:t>
            </w:r>
          </w:p>
        </w:tc>
        <w:tc>
          <w:tcPr>
            <w:tcW w:w="720" w:type="dxa"/>
            <w:noWrap/>
            <w:vAlign w:val="center"/>
            <w:hideMark/>
          </w:tcPr>
          <w:p w14:paraId="7C95765D"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C</w:t>
            </w:r>
          </w:p>
        </w:tc>
        <w:tc>
          <w:tcPr>
            <w:tcW w:w="1260" w:type="dxa"/>
            <w:noWrap/>
            <w:vAlign w:val="center"/>
            <w:hideMark/>
          </w:tcPr>
          <w:p w14:paraId="0CEAC5D3"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10.581</w:t>
            </w:r>
          </w:p>
        </w:tc>
        <w:tc>
          <w:tcPr>
            <w:tcW w:w="1170" w:type="dxa"/>
            <w:noWrap/>
            <w:vAlign w:val="center"/>
            <w:hideMark/>
          </w:tcPr>
          <w:p w14:paraId="25B3E2D5"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0.169</w:t>
            </w:r>
          </w:p>
        </w:tc>
        <w:tc>
          <w:tcPr>
            <w:tcW w:w="900" w:type="dxa"/>
            <w:noWrap/>
            <w:vAlign w:val="center"/>
            <w:hideMark/>
          </w:tcPr>
          <w:p w14:paraId="0111BB2E"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0.195</w:t>
            </w:r>
          </w:p>
        </w:tc>
      </w:tr>
      <w:tr w:rsidR="00FC77C2" w:rsidRPr="00CC7C14" w14:paraId="2A480074" w14:textId="77777777" w:rsidTr="00FC77C2">
        <w:trPr>
          <w:trHeight w:val="288"/>
          <w:tblHeader/>
          <w:jc w:val="center"/>
        </w:trPr>
        <w:tc>
          <w:tcPr>
            <w:tcW w:w="1528" w:type="dxa"/>
            <w:noWrap/>
            <w:vAlign w:val="center"/>
            <w:hideMark/>
          </w:tcPr>
          <w:p w14:paraId="01FAF402"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North</w:t>
            </w:r>
          </w:p>
        </w:tc>
        <w:tc>
          <w:tcPr>
            <w:tcW w:w="1275" w:type="dxa"/>
            <w:noWrap/>
            <w:vAlign w:val="center"/>
            <w:hideMark/>
          </w:tcPr>
          <w:p w14:paraId="136F967F"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Mafraq</w:t>
            </w:r>
          </w:p>
        </w:tc>
        <w:tc>
          <w:tcPr>
            <w:tcW w:w="2618" w:type="dxa"/>
            <w:noWrap/>
            <w:vAlign w:val="center"/>
            <w:hideMark/>
          </w:tcPr>
          <w:p w14:paraId="3AED33BB"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Prince Alhusain Ben Abdollah</w:t>
            </w:r>
          </w:p>
        </w:tc>
        <w:tc>
          <w:tcPr>
            <w:tcW w:w="1155" w:type="dxa"/>
            <w:noWrap/>
            <w:vAlign w:val="center"/>
            <w:hideMark/>
          </w:tcPr>
          <w:p w14:paraId="38E650DB"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w:t>
            </w:r>
          </w:p>
        </w:tc>
        <w:tc>
          <w:tcPr>
            <w:tcW w:w="720" w:type="dxa"/>
            <w:noWrap/>
            <w:vAlign w:val="center"/>
            <w:hideMark/>
          </w:tcPr>
          <w:p w14:paraId="76B8C177"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C</w:t>
            </w:r>
          </w:p>
        </w:tc>
        <w:tc>
          <w:tcPr>
            <w:tcW w:w="1260" w:type="dxa"/>
            <w:noWrap/>
            <w:vAlign w:val="center"/>
            <w:hideMark/>
          </w:tcPr>
          <w:p w14:paraId="28E2DF41"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9.750</w:t>
            </w:r>
          </w:p>
        </w:tc>
        <w:tc>
          <w:tcPr>
            <w:tcW w:w="1170" w:type="dxa"/>
            <w:noWrap/>
            <w:vAlign w:val="center"/>
            <w:hideMark/>
          </w:tcPr>
          <w:p w14:paraId="229B7F2E"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0.165</w:t>
            </w:r>
          </w:p>
        </w:tc>
        <w:tc>
          <w:tcPr>
            <w:tcW w:w="900" w:type="dxa"/>
            <w:noWrap/>
            <w:vAlign w:val="center"/>
            <w:hideMark/>
          </w:tcPr>
          <w:p w14:paraId="426AD4E3"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0.061</w:t>
            </w:r>
          </w:p>
        </w:tc>
      </w:tr>
      <w:tr w:rsidR="00FC77C2" w:rsidRPr="00CC7C14" w14:paraId="68D5FBD0" w14:textId="77777777" w:rsidTr="00FC77C2">
        <w:trPr>
          <w:trHeight w:val="288"/>
          <w:tblHeader/>
          <w:jc w:val="center"/>
        </w:trPr>
        <w:tc>
          <w:tcPr>
            <w:tcW w:w="1528" w:type="dxa"/>
            <w:noWrap/>
            <w:vAlign w:val="center"/>
            <w:hideMark/>
          </w:tcPr>
          <w:p w14:paraId="27462581"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North</w:t>
            </w:r>
          </w:p>
        </w:tc>
        <w:tc>
          <w:tcPr>
            <w:tcW w:w="1275" w:type="dxa"/>
            <w:noWrap/>
            <w:vAlign w:val="center"/>
            <w:hideMark/>
          </w:tcPr>
          <w:p w14:paraId="491984A7"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Mafraq</w:t>
            </w:r>
          </w:p>
        </w:tc>
        <w:tc>
          <w:tcPr>
            <w:tcW w:w="2618" w:type="dxa"/>
            <w:noWrap/>
            <w:vAlign w:val="center"/>
            <w:hideMark/>
          </w:tcPr>
          <w:p w14:paraId="7302DCBF"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Salhiah &amp; Naifeh</w:t>
            </w:r>
          </w:p>
        </w:tc>
        <w:tc>
          <w:tcPr>
            <w:tcW w:w="1155" w:type="dxa"/>
            <w:noWrap/>
            <w:vAlign w:val="center"/>
            <w:hideMark/>
          </w:tcPr>
          <w:p w14:paraId="4FDB82AC"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w:t>
            </w:r>
          </w:p>
        </w:tc>
        <w:tc>
          <w:tcPr>
            <w:tcW w:w="720" w:type="dxa"/>
            <w:noWrap/>
            <w:vAlign w:val="center"/>
            <w:hideMark/>
          </w:tcPr>
          <w:p w14:paraId="3330E0EB"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C</w:t>
            </w:r>
          </w:p>
        </w:tc>
        <w:tc>
          <w:tcPr>
            <w:tcW w:w="1260" w:type="dxa"/>
            <w:noWrap/>
            <w:vAlign w:val="center"/>
            <w:hideMark/>
          </w:tcPr>
          <w:p w14:paraId="75316871"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9.939</w:t>
            </w:r>
          </w:p>
        </w:tc>
        <w:tc>
          <w:tcPr>
            <w:tcW w:w="1170" w:type="dxa"/>
            <w:noWrap/>
            <w:vAlign w:val="center"/>
            <w:hideMark/>
          </w:tcPr>
          <w:p w14:paraId="0380A56D"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0.163</w:t>
            </w:r>
          </w:p>
        </w:tc>
        <w:tc>
          <w:tcPr>
            <w:tcW w:w="900" w:type="dxa"/>
            <w:noWrap/>
            <w:vAlign w:val="center"/>
            <w:hideMark/>
          </w:tcPr>
          <w:p w14:paraId="7956E923"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0.447</w:t>
            </w:r>
          </w:p>
        </w:tc>
      </w:tr>
      <w:tr w:rsidR="00FC77C2" w:rsidRPr="00CC7C14" w14:paraId="6E2DC51F" w14:textId="77777777" w:rsidTr="00FC77C2">
        <w:trPr>
          <w:trHeight w:val="288"/>
          <w:tblHeader/>
          <w:jc w:val="center"/>
        </w:trPr>
        <w:tc>
          <w:tcPr>
            <w:tcW w:w="1528" w:type="dxa"/>
            <w:noWrap/>
            <w:vAlign w:val="center"/>
            <w:hideMark/>
          </w:tcPr>
          <w:p w14:paraId="742A5BBC"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North</w:t>
            </w:r>
          </w:p>
        </w:tc>
        <w:tc>
          <w:tcPr>
            <w:tcW w:w="1275" w:type="dxa"/>
            <w:noWrap/>
            <w:vAlign w:val="center"/>
            <w:hideMark/>
          </w:tcPr>
          <w:p w14:paraId="180E4132"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Mafraq</w:t>
            </w:r>
          </w:p>
        </w:tc>
        <w:tc>
          <w:tcPr>
            <w:tcW w:w="2618" w:type="dxa"/>
            <w:noWrap/>
            <w:vAlign w:val="center"/>
            <w:hideMark/>
          </w:tcPr>
          <w:p w14:paraId="75E7E56A"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Serhan</w:t>
            </w:r>
          </w:p>
        </w:tc>
        <w:tc>
          <w:tcPr>
            <w:tcW w:w="1155" w:type="dxa"/>
            <w:noWrap/>
            <w:vAlign w:val="center"/>
            <w:hideMark/>
          </w:tcPr>
          <w:p w14:paraId="5C5913EF"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w:t>
            </w:r>
          </w:p>
        </w:tc>
        <w:tc>
          <w:tcPr>
            <w:tcW w:w="720" w:type="dxa"/>
            <w:noWrap/>
            <w:vAlign w:val="center"/>
            <w:hideMark/>
          </w:tcPr>
          <w:p w14:paraId="605E9E8D"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B</w:t>
            </w:r>
          </w:p>
        </w:tc>
        <w:tc>
          <w:tcPr>
            <w:tcW w:w="1260" w:type="dxa"/>
            <w:noWrap/>
            <w:vAlign w:val="center"/>
            <w:hideMark/>
          </w:tcPr>
          <w:p w14:paraId="28F56230"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10.178</w:t>
            </w:r>
          </w:p>
        </w:tc>
        <w:tc>
          <w:tcPr>
            <w:tcW w:w="1170" w:type="dxa"/>
            <w:noWrap/>
            <w:vAlign w:val="center"/>
            <w:hideMark/>
          </w:tcPr>
          <w:p w14:paraId="68C4928B"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0.239</w:t>
            </w:r>
          </w:p>
        </w:tc>
        <w:tc>
          <w:tcPr>
            <w:tcW w:w="900" w:type="dxa"/>
            <w:noWrap/>
            <w:vAlign w:val="center"/>
            <w:hideMark/>
          </w:tcPr>
          <w:p w14:paraId="5836C6CC"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0.202</w:t>
            </w:r>
          </w:p>
        </w:tc>
      </w:tr>
      <w:tr w:rsidR="00FC77C2" w:rsidRPr="00CC7C14" w14:paraId="5AC62709" w14:textId="77777777" w:rsidTr="00FC77C2">
        <w:trPr>
          <w:trHeight w:val="288"/>
          <w:tblHeader/>
          <w:jc w:val="center"/>
        </w:trPr>
        <w:tc>
          <w:tcPr>
            <w:tcW w:w="1528" w:type="dxa"/>
            <w:noWrap/>
            <w:vAlign w:val="center"/>
            <w:hideMark/>
          </w:tcPr>
          <w:p w14:paraId="6CF03590"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North</w:t>
            </w:r>
          </w:p>
        </w:tc>
        <w:tc>
          <w:tcPr>
            <w:tcW w:w="1275" w:type="dxa"/>
            <w:noWrap/>
            <w:vAlign w:val="center"/>
            <w:hideMark/>
          </w:tcPr>
          <w:p w14:paraId="5643C687"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Mafraq</w:t>
            </w:r>
          </w:p>
        </w:tc>
        <w:tc>
          <w:tcPr>
            <w:tcW w:w="2618" w:type="dxa"/>
            <w:noWrap/>
            <w:vAlign w:val="center"/>
            <w:hideMark/>
          </w:tcPr>
          <w:p w14:paraId="01241492"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Um aljmal Aljadedah</w:t>
            </w:r>
          </w:p>
        </w:tc>
        <w:tc>
          <w:tcPr>
            <w:tcW w:w="1155" w:type="dxa"/>
            <w:noWrap/>
            <w:vAlign w:val="center"/>
            <w:hideMark/>
          </w:tcPr>
          <w:p w14:paraId="6035CB40"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w:t>
            </w:r>
          </w:p>
        </w:tc>
        <w:tc>
          <w:tcPr>
            <w:tcW w:w="720" w:type="dxa"/>
            <w:noWrap/>
            <w:vAlign w:val="center"/>
            <w:hideMark/>
          </w:tcPr>
          <w:p w14:paraId="0AC34885"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B</w:t>
            </w:r>
          </w:p>
        </w:tc>
        <w:tc>
          <w:tcPr>
            <w:tcW w:w="1260" w:type="dxa"/>
            <w:noWrap/>
            <w:vAlign w:val="center"/>
            <w:hideMark/>
          </w:tcPr>
          <w:p w14:paraId="00C1D556"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10.289</w:t>
            </w:r>
          </w:p>
        </w:tc>
        <w:tc>
          <w:tcPr>
            <w:tcW w:w="1170" w:type="dxa"/>
            <w:noWrap/>
            <w:vAlign w:val="center"/>
            <w:hideMark/>
          </w:tcPr>
          <w:p w14:paraId="2721EE81"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0.193</w:t>
            </w:r>
          </w:p>
        </w:tc>
        <w:tc>
          <w:tcPr>
            <w:tcW w:w="900" w:type="dxa"/>
            <w:noWrap/>
            <w:vAlign w:val="center"/>
            <w:hideMark/>
          </w:tcPr>
          <w:p w14:paraId="5BC78F6C"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0.176</w:t>
            </w:r>
          </w:p>
        </w:tc>
      </w:tr>
      <w:tr w:rsidR="00FC77C2" w:rsidRPr="00CC7C14" w14:paraId="445286F3" w14:textId="77777777" w:rsidTr="00FC77C2">
        <w:trPr>
          <w:trHeight w:val="288"/>
          <w:tblHeader/>
          <w:jc w:val="center"/>
        </w:trPr>
        <w:tc>
          <w:tcPr>
            <w:tcW w:w="1528" w:type="dxa"/>
            <w:noWrap/>
            <w:vAlign w:val="center"/>
            <w:hideMark/>
          </w:tcPr>
          <w:p w14:paraId="7ED46141"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South</w:t>
            </w:r>
          </w:p>
        </w:tc>
        <w:tc>
          <w:tcPr>
            <w:tcW w:w="1275" w:type="dxa"/>
            <w:noWrap/>
            <w:vAlign w:val="center"/>
            <w:hideMark/>
          </w:tcPr>
          <w:p w14:paraId="34A3E46A"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Aqaba</w:t>
            </w:r>
          </w:p>
        </w:tc>
        <w:tc>
          <w:tcPr>
            <w:tcW w:w="2618" w:type="dxa"/>
            <w:noWrap/>
            <w:vAlign w:val="center"/>
            <w:hideMark/>
          </w:tcPr>
          <w:p w14:paraId="0E7E7C45"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Hud Aldisah</w:t>
            </w:r>
          </w:p>
        </w:tc>
        <w:tc>
          <w:tcPr>
            <w:tcW w:w="1155" w:type="dxa"/>
            <w:noWrap/>
            <w:vAlign w:val="center"/>
            <w:hideMark/>
          </w:tcPr>
          <w:p w14:paraId="25721AAA"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w:t>
            </w:r>
          </w:p>
        </w:tc>
        <w:tc>
          <w:tcPr>
            <w:tcW w:w="720" w:type="dxa"/>
            <w:noWrap/>
            <w:vAlign w:val="center"/>
            <w:hideMark/>
          </w:tcPr>
          <w:p w14:paraId="2575BD0F"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C</w:t>
            </w:r>
          </w:p>
        </w:tc>
        <w:tc>
          <w:tcPr>
            <w:tcW w:w="1260" w:type="dxa"/>
            <w:noWrap/>
            <w:vAlign w:val="center"/>
            <w:hideMark/>
          </w:tcPr>
          <w:p w14:paraId="30E29F00"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8.719</w:t>
            </w:r>
          </w:p>
        </w:tc>
        <w:tc>
          <w:tcPr>
            <w:tcW w:w="1170" w:type="dxa"/>
            <w:noWrap/>
            <w:vAlign w:val="center"/>
            <w:hideMark/>
          </w:tcPr>
          <w:p w14:paraId="00FA7F79"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0.017</w:t>
            </w:r>
          </w:p>
        </w:tc>
        <w:tc>
          <w:tcPr>
            <w:tcW w:w="900" w:type="dxa"/>
            <w:noWrap/>
            <w:vAlign w:val="center"/>
            <w:hideMark/>
          </w:tcPr>
          <w:p w14:paraId="24F8E87A"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0.475</w:t>
            </w:r>
          </w:p>
        </w:tc>
      </w:tr>
      <w:tr w:rsidR="00FC77C2" w:rsidRPr="00CC7C14" w14:paraId="0EC78E4B" w14:textId="77777777" w:rsidTr="00FC77C2">
        <w:trPr>
          <w:trHeight w:val="288"/>
          <w:tblHeader/>
          <w:jc w:val="center"/>
        </w:trPr>
        <w:tc>
          <w:tcPr>
            <w:tcW w:w="1528" w:type="dxa"/>
            <w:noWrap/>
            <w:vAlign w:val="center"/>
            <w:hideMark/>
          </w:tcPr>
          <w:p w14:paraId="2D0FF8A3"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South</w:t>
            </w:r>
          </w:p>
        </w:tc>
        <w:tc>
          <w:tcPr>
            <w:tcW w:w="1275" w:type="dxa"/>
            <w:noWrap/>
            <w:vAlign w:val="center"/>
            <w:hideMark/>
          </w:tcPr>
          <w:p w14:paraId="58C24F51"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Maan</w:t>
            </w:r>
          </w:p>
        </w:tc>
        <w:tc>
          <w:tcPr>
            <w:tcW w:w="2618" w:type="dxa"/>
            <w:noWrap/>
            <w:vAlign w:val="center"/>
            <w:hideMark/>
          </w:tcPr>
          <w:p w14:paraId="3169C8EB"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Al Jafer</w:t>
            </w:r>
          </w:p>
        </w:tc>
        <w:tc>
          <w:tcPr>
            <w:tcW w:w="1155" w:type="dxa"/>
            <w:noWrap/>
            <w:vAlign w:val="center"/>
            <w:hideMark/>
          </w:tcPr>
          <w:p w14:paraId="424DA7D4"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w:t>
            </w:r>
          </w:p>
        </w:tc>
        <w:tc>
          <w:tcPr>
            <w:tcW w:w="720" w:type="dxa"/>
            <w:noWrap/>
            <w:vAlign w:val="center"/>
            <w:hideMark/>
          </w:tcPr>
          <w:p w14:paraId="382C3C4B"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C</w:t>
            </w:r>
          </w:p>
        </w:tc>
        <w:tc>
          <w:tcPr>
            <w:tcW w:w="1260" w:type="dxa"/>
            <w:noWrap/>
            <w:vAlign w:val="center"/>
            <w:hideMark/>
          </w:tcPr>
          <w:p w14:paraId="1411DFA4"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8.962</w:t>
            </w:r>
          </w:p>
        </w:tc>
        <w:tc>
          <w:tcPr>
            <w:tcW w:w="1170" w:type="dxa"/>
            <w:noWrap/>
            <w:vAlign w:val="center"/>
            <w:hideMark/>
          </w:tcPr>
          <w:p w14:paraId="0CBD5A9E"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0.004</w:t>
            </w:r>
          </w:p>
        </w:tc>
        <w:tc>
          <w:tcPr>
            <w:tcW w:w="900" w:type="dxa"/>
            <w:noWrap/>
            <w:vAlign w:val="center"/>
            <w:hideMark/>
          </w:tcPr>
          <w:p w14:paraId="574A102D"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0.338</w:t>
            </w:r>
          </w:p>
        </w:tc>
      </w:tr>
      <w:tr w:rsidR="00FC77C2" w:rsidRPr="00CC7C14" w14:paraId="223E11DB" w14:textId="77777777" w:rsidTr="00FC77C2">
        <w:trPr>
          <w:trHeight w:val="288"/>
          <w:tblHeader/>
          <w:jc w:val="center"/>
        </w:trPr>
        <w:tc>
          <w:tcPr>
            <w:tcW w:w="1528" w:type="dxa"/>
            <w:noWrap/>
            <w:vAlign w:val="center"/>
            <w:hideMark/>
          </w:tcPr>
          <w:p w14:paraId="18AA9CBF"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South</w:t>
            </w:r>
          </w:p>
        </w:tc>
        <w:tc>
          <w:tcPr>
            <w:tcW w:w="1275" w:type="dxa"/>
            <w:noWrap/>
            <w:vAlign w:val="center"/>
            <w:hideMark/>
          </w:tcPr>
          <w:p w14:paraId="644C195E"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Maan</w:t>
            </w:r>
          </w:p>
        </w:tc>
        <w:tc>
          <w:tcPr>
            <w:tcW w:w="2618" w:type="dxa"/>
            <w:noWrap/>
            <w:vAlign w:val="center"/>
            <w:hideMark/>
          </w:tcPr>
          <w:p w14:paraId="56761035"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Husanieh Aljadedah</w:t>
            </w:r>
          </w:p>
        </w:tc>
        <w:tc>
          <w:tcPr>
            <w:tcW w:w="1155" w:type="dxa"/>
            <w:noWrap/>
            <w:vAlign w:val="center"/>
            <w:hideMark/>
          </w:tcPr>
          <w:p w14:paraId="0A58A43D"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1</w:t>
            </w:r>
          </w:p>
        </w:tc>
        <w:tc>
          <w:tcPr>
            <w:tcW w:w="720" w:type="dxa"/>
            <w:noWrap/>
            <w:vAlign w:val="center"/>
            <w:hideMark/>
          </w:tcPr>
          <w:p w14:paraId="05A1699E"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B</w:t>
            </w:r>
          </w:p>
        </w:tc>
        <w:tc>
          <w:tcPr>
            <w:tcW w:w="1260" w:type="dxa"/>
            <w:noWrap/>
            <w:vAlign w:val="center"/>
            <w:hideMark/>
          </w:tcPr>
          <w:p w14:paraId="1C5D8162"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9.814</w:t>
            </w:r>
          </w:p>
        </w:tc>
        <w:tc>
          <w:tcPr>
            <w:tcW w:w="1170" w:type="dxa"/>
            <w:noWrap/>
            <w:vAlign w:val="center"/>
            <w:hideMark/>
          </w:tcPr>
          <w:p w14:paraId="4A393BCE"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0.008</w:t>
            </w:r>
          </w:p>
        </w:tc>
        <w:tc>
          <w:tcPr>
            <w:tcW w:w="900" w:type="dxa"/>
            <w:noWrap/>
            <w:vAlign w:val="center"/>
            <w:hideMark/>
          </w:tcPr>
          <w:p w14:paraId="10B83850" w14:textId="77777777" w:rsidR="00FC77C2" w:rsidRPr="00CC7C14" w:rsidRDefault="00FC77C2" w:rsidP="00176AB2">
            <w:pPr>
              <w:jc w:val="center"/>
              <w:rPr>
                <w:rFonts w:eastAsia="Times New Roman" w:cs="Times New Roman"/>
                <w:sz w:val="20"/>
                <w:szCs w:val="20"/>
              </w:rPr>
            </w:pPr>
            <w:r w:rsidRPr="00CC7C14">
              <w:rPr>
                <w:rFonts w:eastAsia="Times New Roman" w:cs="Times New Roman"/>
                <w:sz w:val="20"/>
                <w:szCs w:val="20"/>
              </w:rPr>
              <w:t>0.525</w:t>
            </w:r>
          </w:p>
        </w:tc>
      </w:tr>
      <w:tr w:rsidR="00FC77C2" w:rsidRPr="00CC7C14" w14:paraId="12E77FFE" w14:textId="77777777" w:rsidTr="00FC77C2">
        <w:trPr>
          <w:trHeight w:val="288"/>
          <w:tblHeader/>
          <w:jc w:val="center"/>
        </w:trPr>
        <w:tc>
          <w:tcPr>
            <w:tcW w:w="1528" w:type="dxa"/>
            <w:noWrap/>
          </w:tcPr>
          <w:p w14:paraId="423FC165" w14:textId="77777777" w:rsidR="00FC77C2" w:rsidRPr="00CC7C14" w:rsidRDefault="00FC77C2" w:rsidP="00176AB2">
            <w:pPr>
              <w:jc w:val="center"/>
              <w:rPr>
                <w:rFonts w:eastAsia="Times New Roman" w:cs="Times New Roman"/>
                <w:sz w:val="20"/>
                <w:szCs w:val="20"/>
              </w:rPr>
            </w:pPr>
            <w:r w:rsidRPr="00CC7C14">
              <w:rPr>
                <w:sz w:val="20"/>
                <w:szCs w:val="20"/>
              </w:rPr>
              <w:t>Central</w:t>
            </w:r>
          </w:p>
        </w:tc>
        <w:tc>
          <w:tcPr>
            <w:tcW w:w="1275" w:type="dxa"/>
            <w:noWrap/>
          </w:tcPr>
          <w:p w14:paraId="22EB1A6F" w14:textId="77777777" w:rsidR="00FC77C2" w:rsidRPr="00CC7C14" w:rsidRDefault="00FC77C2" w:rsidP="00176AB2">
            <w:pPr>
              <w:jc w:val="center"/>
              <w:rPr>
                <w:rFonts w:eastAsia="Times New Roman" w:cs="Times New Roman"/>
                <w:sz w:val="20"/>
                <w:szCs w:val="20"/>
              </w:rPr>
            </w:pPr>
            <w:r w:rsidRPr="00CC7C14">
              <w:rPr>
                <w:sz w:val="20"/>
                <w:szCs w:val="20"/>
              </w:rPr>
              <w:t>Amman</w:t>
            </w:r>
          </w:p>
        </w:tc>
        <w:tc>
          <w:tcPr>
            <w:tcW w:w="2618" w:type="dxa"/>
            <w:noWrap/>
          </w:tcPr>
          <w:p w14:paraId="3061C687" w14:textId="77777777" w:rsidR="00FC77C2" w:rsidRPr="00CC7C14" w:rsidRDefault="00FC77C2" w:rsidP="00176AB2">
            <w:pPr>
              <w:jc w:val="center"/>
              <w:rPr>
                <w:rFonts w:eastAsia="Times New Roman" w:cs="Times New Roman"/>
                <w:sz w:val="20"/>
                <w:szCs w:val="20"/>
              </w:rPr>
            </w:pPr>
            <w:r w:rsidRPr="00CC7C14">
              <w:rPr>
                <w:sz w:val="20"/>
                <w:szCs w:val="20"/>
              </w:rPr>
              <w:t>Jizah</w:t>
            </w:r>
          </w:p>
        </w:tc>
        <w:tc>
          <w:tcPr>
            <w:tcW w:w="1155" w:type="dxa"/>
            <w:noWrap/>
          </w:tcPr>
          <w:p w14:paraId="3209F758" w14:textId="77777777" w:rsidR="00FC77C2" w:rsidRPr="00CC7C14" w:rsidRDefault="00FC77C2" w:rsidP="00176AB2">
            <w:pPr>
              <w:jc w:val="center"/>
              <w:rPr>
                <w:rFonts w:eastAsia="Times New Roman" w:cs="Times New Roman"/>
                <w:sz w:val="20"/>
                <w:szCs w:val="20"/>
              </w:rPr>
            </w:pPr>
            <w:r w:rsidRPr="00CC7C14">
              <w:rPr>
                <w:sz w:val="20"/>
                <w:szCs w:val="20"/>
              </w:rPr>
              <w:t>0</w:t>
            </w:r>
          </w:p>
        </w:tc>
        <w:tc>
          <w:tcPr>
            <w:tcW w:w="720" w:type="dxa"/>
            <w:noWrap/>
          </w:tcPr>
          <w:p w14:paraId="4362BDB1" w14:textId="77777777" w:rsidR="00FC77C2" w:rsidRPr="00CC7C14" w:rsidRDefault="00FC77C2" w:rsidP="00176AB2">
            <w:pPr>
              <w:jc w:val="center"/>
              <w:rPr>
                <w:rFonts w:eastAsia="Times New Roman" w:cs="Times New Roman"/>
                <w:sz w:val="20"/>
                <w:szCs w:val="20"/>
              </w:rPr>
            </w:pPr>
            <w:r w:rsidRPr="00CC7C14">
              <w:rPr>
                <w:sz w:val="20"/>
                <w:szCs w:val="20"/>
              </w:rPr>
              <w:t>B</w:t>
            </w:r>
          </w:p>
        </w:tc>
        <w:tc>
          <w:tcPr>
            <w:tcW w:w="1260" w:type="dxa"/>
            <w:noWrap/>
          </w:tcPr>
          <w:p w14:paraId="3E13F728" w14:textId="77777777" w:rsidR="00FC77C2" w:rsidRPr="00CC7C14" w:rsidRDefault="00FC77C2" w:rsidP="00176AB2">
            <w:pPr>
              <w:jc w:val="center"/>
              <w:rPr>
                <w:rFonts w:eastAsia="Times New Roman" w:cs="Times New Roman"/>
                <w:sz w:val="20"/>
                <w:szCs w:val="20"/>
              </w:rPr>
            </w:pPr>
            <w:r w:rsidRPr="00CC7C14">
              <w:rPr>
                <w:sz w:val="20"/>
                <w:szCs w:val="20"/>
              </w:rPr>
              <w:t>11.274</w:t>
            </w:r>
          </w:p>
        </w:tc>
        <w:tc>
          <w:tcPr>
            <w:tcW w:w="1170" w:type="dxa"/>
            <w:noWrap/>
          </w:tcPr>
          <w:p w14:paraId="1EFD9ACA" w14:textId="77777777" w:rsidR="00FC77C2" w:rsidRPr="00CC7C14" w:rsidRDefault="00FC77C2" w:rsidP="00176AB2">
            <w:pPr>
              <w:jc w:val="center"/>
              <w:rPr>
                <w:rFonts w:eastAsia="Times New Roman" w:cs="Times New Roman"/>
                <w:sz w:val="20"/>
                <w:szCs w:val="20"/>
              </w:rPr>
            </w:pPr>
            <w:r w:rsidRPr="00CC7C14">
              <w:rPr>
                <w:sz w:val="20"/>
                <w:szCs w:val="20"/>
              </w:rPr>
              <w:t>0.086</w:t>
            </w:r>
          </w:p>
        </w:tc>
        <w:tc>
          <w:tcPr>
            <w:tcW w:w="900" w:type="dxa"/>
            <w:noWrap/>
          </w:tcPr>
          <w:p w14:paraId="02280862" w14:textId="77777777" w:rsidR="00FC77C2" w:rsidRPr="00CC7C14" w:rsidRDefault="00FC77C2" w:rsidP="00176AB2">
            <w:pPr>
              <w:jc w:val="center"/>
              <w:rPr>
                <w:rFonts w:eastAsia="Times New Roman" w:cs="Times New Roman"/>
                <w:sz w:val="20"/>
                <w:szCs w:val="20"/>
              </w:rPr>
            </w:pPr>
            <w:r w:rsidRPr="00CC7C14">
              <w:rPr>
                <w:sz w:val="20"/>
                <w:szCs w:val="20"/>
              </w:rPr>
              <w:t>0.222</w:t>
            </w:r>
          </w:p>
        </w:tc>
      </w:tr>
      <w:tr w:rsidR="00FC77C2" w:rsidRPr="00CC7C14" w14:paraId="28454D43" w14:textId="77777777" w:rsidTr="00FC77C2">
        <w:trPr>
          <w:trHeight w:val="288"/>
          <w:tblHeader/>
          <w:jc w:val="center"/>
        </w:trPr>
        <w:tc>
          <w:tcPr>
            <w:tcW w:w="1528" w:type="dxa"/>
            <w:noWrap/>
          </w:tcPr>
          <w:p w14:paraId="5625E83F" w14:textId="77777777" w:rsidR="00FC77C2" w:rsidRPr="00CC7C14" w:rsidRDefault="00FC77C2" w:rsidP="00176AB2">
            <w:pPr>
              <w:jc w:val="center"/>
              <w:rPr>
                <w:rFonts w:eastAsia="Times New Roman" w:cs="Times New Roman"/>
                <w:sz w:val="20"/>
                <w:szCs w:val="20"/>
              </w:rPr>
            </w:pPr>
            <w:r w:rsidRPr="00CC7C14">
              <w:rPr>
                <w:sz w:val="20"/>
                <w:szCs w:val="20"/>
              </w:rPr>
              <w:t>Central</w:t>
            </w:r>
          </w:p>
        </w:tc>
        <w:tc>
          <w:tcPr>
            <w:tcW w:w="1275" w:type="dxa"/>
            <w:noWrap/>
          </w:tcPr>
          <w:p w14:paraId="074BA2D7" w14:textId="77777777" w:rsidR="00FC77C2" w:rsidRPr="00CC7C14" w:rsidRDefault="00FC77C2" w:rsidP="00176AB2">
            <w:pPr>
              <w:jc w:val="center"/>
              <w:rPr>
                <w:rFonts w:eastAsia="Times New Roman" w:cs="Times New Roman"/>
                <w:sz w:val="20"/>
                <w:szCs w:val="20"/>
              </w:rPr>
            </w:pPr>
            <w:r w:rsidRPr="00CC7C14">
              <w:rPr>
                <w:sz w:val="20"/>
                <w:szCs w:val="20"/>
              </w:rPr>
              <w:t>Balqa</w:t>
            </w:r>
          </w:p>
        </w:tc>
        <w:tc>
          <w:tcPr>
            <w:tcW w:w="2618" w:type="dxa"/>
            <w:noWrap/>
          </w:tcPr>
          <w:p w14:paraId="7BB2BF6F" w14:textId="77777777" w:rsidR="00FC77C2" w:rsidRPr="00CC7C14" w:rsidRDefault="00FC77C2" w:rsidP="00176AB2">
            <w:pPr>
              <w:jc w:val="center"/>
              <w:rPr>
                <w:rFonts w:eastAsia="Times New Roman" w:cs="Times New Roman"/>
                <w:sz w:val="20"/>
                <w:szCs w:val="20"/>
              </w:rPr>
            </w:pPr>
            <w:r w:rsidRPr="00CC7C14">
              <w:rPr>
                <w:sz w:val="20"/>
                <w:szCs w:val="20"/>
              </w:rPr>
              <w:t>Ain Albasha</w:t>
            </w:r>
          </w:p>
        </w:tc>
        <w:tc>
          <w:tcPr>
            <w:tcW w:w="1155" w:type="dxa"/>
            <w:noWrap/>
          </w:tcPr>
          <w:p w14:paraId="13670169" w14:textId="77777777" w:rsidR="00FC77C2" w:rsidRPr="00CC7C14" w:rsidRDefault="00FC77C2" w:rsidP="00176AB2">
            <w:pPr>
              <w:jc w:val="center"/>
              <w:rPr>
                <w:rFonts w:eastAsia="Times New Roman" w:cs="Times New Roman"/>
                <w:sz w:val="20"/>
                <w:szCs w:val="20"/>
              </w:rPr>
            </w:pPr>
            <w:r w:rsidRPr="00CC7C14">
              <w:rPr>
                <w:sz w:val="20"/>
                <w:szCs w:val="20"/>
              </w:rPr>
              <w:t>0</w:t>
            </w:r>
          </w:p>
        </w:tc>
        <w:tc>
          <w:tcPr>
            <w:tcW w:w="720" w:type="dxa"/>
            <w:noWrap/>
          </w:tcPr>
          <w:p w14:paraId="71ADC4D3" w14:textId="77777777" w:rsidR="00FC77C2" w:rsidRPr="00CC7C14" w:rsidRDefault="00FC77C2" w:rsidP="00176AB2">
            <w:pPr>
              <w:jc w:val="center"/>
              <w:rPr>
                <w:rFonts w:eastAsia="Times New Roman" w:cs="Times New Roman"/>
                <w:sz w:val="20"/>
                <w:szCs w:val="20"/>
              </w:rPr>
            </w:pPr>
            <w:r w:rsidRPr="00CC7C14">
              <w:rPr>
                <w:sz w:val="20"/>
                <w:szCs w:val="20"/>
              </w:rPr>
              <w:t>B</w:t>
            </w:r>
          </w:p>
        </w:tc>
        <w:tc>
          <w:tcPr>
            <w:tcW w:w="1260" w:type="dxa"/>
            <w:noWrap/>
          </w:tcPr>
          <w:p w14:paraId="3264CEE2" w14:textId="77777777" w:rsidR="00FC77C2" w:rsidRPr="00CC7C14" w:rsidRDefault="00FC77C2" w:rsidP="00176AB2">
            <w:pPr>
              <w:jc w:val="center"/>
              <w:rPr>
                <w:rFonts w:eastAsia="Times New Roman" w:cs="Times New Roman"/>
                <w:sz w:val="20"/>
                <w:szCs w:val="20"/>
              </w:rPr>
            </w:pPr>
            <w:r w:rsidRPr="00CC7C14">
              <w:rPr>
                <w:sz w:val="20"/>
                <w:szCs w:val="20"/>
              </w:rPr>
              <w:t>11.589</w:t>
            </w:r>
          </w:p>
        </w:tc>
        <w:tc>
          <w:tcPr>
            <w:tcW w:w="1170" w:type="dxa"/>
            <w:noWrap/>
          </w:tcPr>
          <w:p w14:paraId="6061943C" w14:textId="77777777" w:rsidR="00FC77C2" w:rsidRPr="00CC7C14" w:rsidRDefault="00FC77C2" w:rsidP="00176AB2">
            <w:pPr>
              <w:jc w:val="center"/>
              <w:rPr>
                <w:rFonts w:eastAsia="Times New Roman" w:cs="Times New Roman"/>
                <w:sz w:val="20"/>
                <w:szCs w:val="20"/>
              </w:rPr>
            </w:pPr>
            <w:r w:rsidRPr="00CC7C14">
              <w:rPr>
                <w:sz w:val="20"/>
                <w:szCs w:val="20"/>
              </w:rPr>
              <w:t>0.075</w:t>
            </w:r>
          </w:p>
        </w:tc>
        <w:tc>
          <w:tcPr>
            <w:tcW w:w="900" w:type="dxa"/>
            <w:noWrap/>
          </w:tcPr>
          <w:p w14:paraId="1A809D5D" w14:textId="77777777" w:rsidR="00FC77C2" w:rsidRPr="00CC7C14" w:rsidRDefault="00FC77C2" w:rsidP="00176AB2">
            <w:pPr>
              <w:jc w:val="center"/>
              <w:rPr>
                <w:rFonts w:eastAsia="Times New Roman" w:cs="Times New Roman"/>
                <w:sz w:val="20"/>
                <w:szCs w:val="20"/>
              </w:rPr>
            </w:pPr>
            <w:r w:rsidRPr="00CC7C14">
              <w:rPr>
                <w:sz w:val="20"/>
                <w:szCs w:val="20"/>
              </w:rPr>
              <w:t>0.295</w:t>
            </w:r>
          </w:p>
        </w:tc>
      </w:tr>
      <w:tr w:rsidR="00FC77C2" w:rsidRPr="00CC7C14" w14:paraId="40FD92F4" w14:textId="77777777" w:rsidTr="00FC77C2">
        <w:trPr>
          <w:trHeight w:val="288"/>
          <w:tblHeader/>
          <w:jc w:val="center"/>
        </w:trPr>
        <w:tc>
          <w:tcPr>
            <w:tcW w:w="1528" w:type="dxa"/>
            <w:noWrap/>
          </w:tcPr>
          <w:p w14:paraId="05B1C1C2" w14:textId="77777777" w:rsidR="00FC77C2" w:rsidRPr="00CC7C14" w:rsidRDefault="00FC77C2" w:rsidP="00176AB2">
            <w:pPr>
              <w:jc w:val="center"/>
              <w:rPr>
                <w:rFonts w:eastAsia="Times New Roman" w:cs="Times New Roman"/>
                <w:sz w:val="20"/>
                <w:szCs w:val="20"/>
              </w:rPr>
            </w:pPr>
            <w:r w:rsidRPr="00CC7C14">
              <w:rPr>
                <w:sz w:val="20"/>
                <w:szCs w:val="20"/>
              </w:rPr>
              <w:t>North</w:t>
            </w:r>
          </w:p>
        </w:tc>
        <w:tc>
          <w:tcPr>
            <w:tcW w:w="1275" w:type="dxa"/>
            <w:noWrap/>
          </w:tcPr>
          <w:p w14:paraId="0F62EEB8" w14:textId="77777777" w:rsidR="00FC77C2" w:rsidRPr="00CC7C14" w:rsidRDefault="00FC77C2" w:rsidP="00176AB2">
            <w:pPr>
              <w:jc w:val="center"/>
              <w:rPr>
                <w:rFonts w:eastAsia="Times New Roman" w:cs="Times New Roman"/>
                <w:sz w:val="20"/>
                <w:szCs w:val="20"/>
              </w:rPr>
            </w:pPr>
            <w:r w:rsidRPr="00CC7C14">
              <w:rPr>
                <w:sz w:val="20"/>
                <w:szCs w:val="20"/>
              </w:rPr>
              <w:t>Ajlun</w:t>
            </w:r>
          </w:p>
        </w:tc>
        <w:tc>
          <w:tcPr>
            <w:tcW w:w="2618" w:type="dxa"/>
            <w:noWrap/>
          </w:tcPr>
          <w:p w14:paraId="616CC802" w14:textId="77777777" w:rsidR="00FC77C2" w:rsidRPr="00CC7C14" w:rsidRDefault="00FC77C2" w:rsidP="00176AB2">
            <w:pPr>
              <w:jc w:val="center"/>
              <w:rPr>
                <w:rFonts w:eastAsia="Times New Roman" w:cs="Times New Roman"/>
                <w:sz w:val="20"/>
                <w:szCs w:val="20"/>
              </w:rPr>
            </w:pPr>
            <w:r w:rsidRPr="00CC7C14">
              <w:rPr>
                <w:sz w:val="20"/>
                <w:szCs w:val="20"/>
              </w:rPr>
              <w:t>Alauion</w:t>
            </w:r>
          </w:p>
        </w:tc>
        <w:tc>
          <w:tcPr>
            <w:tcW w:w="1155" w:type="dxa"/>
            <w:noWrap/>
          </w:tcPr>
          <w:p w14:paraId="2541D34A" w14:textId="77777777" w:rsidR="00FC77C2" w:rsidRPr="00CC7C14" w:rsidRDefault="00FC77C2" w:rsidP="00176AB2">
            <w:pPr>
              <w:jc w:val="center"/>
              <w:rPr>
                <w:rFonts w:eastAsia="Times New Roman" w:cs="Times New Roman"/>
                <w:sz w:val="20"/>
                <w:szCs w:val="20"/>
              </w:rPr>
            </w:pPr>
            <w:r w:rsidRPr="00CC7C14">
              <w:rPr>
                <w:sz w:val="20"/>
                <w:szCs w:val="20"/>
              </w:rPr>
              <w:t>0</w:t>
            </w:r>
          </w:p>
        </w:tc>
        <w:tc>
          <w:tcPr>
            <w:tcW w:w="720" w:type="dxa"/>
            <w:noWrap/>
          </w:tcPr>
          <w:p w14:paraId="69537A33" w14:textId="77777777" w:rsidR="00FC77C2" w:rsidRPr="00CC7C14" w:rsidRDefault="00FC77C2" w:rsidP="00176AB2">
            <w:pPr>
              <w:jc w:val="center"/>
              <w:rPr>
                <w:rFonts w:eastAsia="Times New Roman" w:cs="Times New Roman"/>
                <w:sz w:val="20"/>
                <w:szCs w:val="20"/>
              </w:rPr>
            </w:pPr>
            <w:r w:rsidRPr="00CC7C14">
              <w:rPr>
                <w:sz w:val="20"/>
                <w:szCs w:val="20"/>
              </w:rPr>
              <w:t>B</w:t>
            </w:r>
          </w:p>
        </w:tc>
        <w:tc>
          <w:tcPr>
            <w:tcW w:w="1260" w:type="dxa"/>
            <w:noWrap/>
          </w:tcPr>
          <w:p w14:paraId="4283D8D5" w14:textId="77777777" w:rsidR="00FC77C2" w:rsidRPr="00CC7C14" w:rsidRDefault="00FC77C2" w:rsidP="00176AB2">
            <w:pPr>
              <w:jc w:val="center"/>
              <w:rPr>
                <w:rFonts w:eastAsia="Times New Roman" w:cs="Times New Roman"/>
                <w:sz w:val="20"/>
                <w:szCs w:val="20"/>
              </w:rPr>
            </w:pPr>
            <w:r w:rsidRPr="00CC7C14">
              <w:rPr>
                <w:sz w:val="20"/>
                <w:szCs w:val="20"/>
              </w:rPr>
              <w:t>10.002</w:t>
            </w:r>
          </w:p>
        </w:tc>
        <w:tc>
          <w:tcPr>
            <w:tcW w:w="1170" w:type="dxa"/>
            <w:noWrap/>
          </w:tcPr>
          <w:p w14:paraId="57224935" w14:textId="77777777" w:rsidR="00FC77C2" w:rsidRPr="00CC7C14" w:rsidRDefault="00FC77C2" w:rsidP="00176AB2">
            <w:pPr>
              <w:jc w:val="center"/>
              <w:rPr>
                <w:rFonts w:eastAsia="Times New Roman" w:cs="Times New Roman"/>
                <w:sz w:val="20"/>
                <w:szCs w:val="20"/>
              </w:rPr>
            </w:pPr>
            <w:r w:rsidRPr="00CC7C14">
              <w:rPr>
                <w:sz w:val="20"/>
                <w:szCs w:val="20"/>
              </w:rPr>
              <w:t>0.057</w:t>
            </w:r>
          </w:p>
        </w:tc>
        <w:tc>
          <w:tcPr>
            <w:tcW w:w="900" w:type="dxa"/>
            <w:noWrap/>
          </w:tcPr>
          <w:p w14:paraId="595F4A52" w14:textId="77777777" w:rsidR="00FC77C2" w:rsidRPr="00CC7C14" w:rsidRDefault="00FC77C2" w:rsidP="00176AB2">
            <w:pPr>
              <w:jc w:val="center"/>
              <w:rPr>
                <w:rFonts w:eastAsia="Times New Roman" w:cs="Times New Roman"/>
                <w:sz w:val="20"/>
                <w:szCs w:val="20"/>
              </w:rPr>
            </w:pPr>
            <w:r w:rsidRPr="00CC7C14">
              <w:rPr>
                <w:sz w:val="20"/>
                <w:szCs w:val="20"/>
              </w:rPr>
              <w:t>0.339</w:t>
            </w:r>
          </w:p>
        </w:tc>
      </w:tr>
      <w:tr w:rsidR="00FC77C2" w:rsidRPr="00CC7C14" w14:paraId="2AA66B9C" w14:textId="77777777" w:rsidTr="00FC77C2">
        <w:trPr>
          <w:trHeight w:val="288"/>
          <w:tblHeader/>
          <w:jc w:val="center"/>
        </w:trPr>
        <w:tc>
          <w:tcPr>
            <w:tcW w:w="1528" w:type="dxa"/>
            <w:noWrap/>
          </w:tcPr>
          <w:p w14:paraId="5AFB7B4C" w14:textId="77777777" w:rsidR="00FC77C2" w:rsidRPr="00CC7C14" w:rsidRDefault="00FC77C2" w:rsidP="00176AB2">
            <w:pPr>
              <w:jc w:val="center"/>
              <w:rPr>
                <w:rFonts w:eastAsia="Times New Roman" w:cs="Times New Roman"/>
                <w:sz w:val="20"/>
                <w:szCs w:val="20"/>
              </w:rPr>
            </w:pPr>
            <w:r w:rsidRPr="00CC7C14">
              <w:rPr>
                <w:sz w:val="20"/>
                <w:szCs w:val="20"/>
              </w:rPr>
              <w:t>North</w:t>
            </w:r>
          </w:p>
        </w:tc>
        <w:tc>
          <w:tcPr>
            <w:tcW w:w="1275" w:type="dxa"/>
            <w:noWrap/>
          </w:tcPr>
          <w:p w14:paraId="7CB5F895" w14:textId="77777777" w:rsidR="00FC77C2" w:rsidRPr="00CC7C14" w:rsidRDefault="00FC77C2" w:rsidP="00176AB2">
            <w:pPr>
              <w:jc w:val="center"/>
              <w:rPr>
                <w:rFonts w:eastAsia="Times New Roman" w:cs="Times New Roman"/>
                <w:sz w:val="20"/>
                <w:szCs w:val="20"/>
              </w:rPr>
            </w:pPr>
            <w:r w:rsidRPr="00CC7C14">
              <w:rPr>
                <w:sz w:val="20"/>
                <w:szCs w:val="20"/>
              </w:rPr>
              <w:t>Ajlun</w:t>
            </w:r>
          </w:p>
        </w:tc>
        <w:tc>
          <w:tcPr>
            <w:tcW w:w="2618" w:type="dxa"/>
            <w:noWrap/>
          </w:tcPr>
          <w:p w14:paraId="6C0E747F" w14:textId="77777777" w:rsidR="00FC77C2" w:rsidRPr="00CC7C14" w:rsidRDefault="00FC77C2" w:rsidP="00176AB2">
            <w:pPr>
              <w:jc w:val="center"/>
              <w:rPr>
                <w:rFonts w:eastAsia="Times New Roman" w:cs="Times New Roman"/>
                <w:sz w:val="20"/>
                <w:szCs w:val="20"/>
              </w:rPr>
            </w:pPr>
            <w:r w:rsidRPr="00CC7C14">
              <w:rPr>
                <w:sz w:val="20"/>
                <w:szCs w:val="20"/>
              </w:rPr>
              <w:t>Shafa</w:t>
            </w:r>
          </w:p>
        </w:tc>
        <w:tc>
          <w:tcPr>
            <w:tcW w:w="1155" w:type="dxa"/>
            <w:noWrap/>
          </w:tcPr>
          <w:p w14:paraId="01981C75" w14:textId="77777777" w:rsidR="00FC77C2" w:rsidRPr="00CC7C14" w:rsidRDefault="00FC77C2" w:rsidP="00176AB2">
            <w:pPr>
              <w:jc w:val="center"/>
              <w:rPr>
                <w:rFonts w:eastAsia="Times New Roman" w:cs="Times New Roman"/>
                <w:sz w:val="20"/>
                <w:szCs w:val="20"/>
              </w:rPr>
            </w:pPr>
            <w:r w:rsidRPr="00CC7C14">
              <w:rPr>
                <w:sz w:val="20"/>
                <w:szCs w:val="20"/>
              </w:rPr>
              <w:t>0</w:t>
            </w:r>
          </w:p>
        </w:tc>
        <w:tc>
          <w:tcPr>
            <w:tcW w:w="720" w:type="dxa"/>
            <w:noWrap/>
          </w:tcPr>
          <w:p w14:paraId="438872C5" w14:textId="77777777" w:rsidR="00FC77C2" w:rsidRPr="00CC7C14" w:rsidRDefault="00FC77C2" w:rsidP="00176AB2">
            <w:pPr>
              <w:jc w:val="center"/>
              <w:rPr>
                <w:rFonts w:eastAsia="Times New Roman" w:cs="Times New Roman"/>
                <w:sz w:val="20"/>
                <w:szCs w:val="20"/>
              </w:rPr>
            </w:pPr>
            <w:r w:rsidRPr="00CC7C14">
              <w:rPr>
                <w:sz w:val="20"/>
                <w:szCs w:val="20"/>
              </w:rPr>
              <w:t>B</w:t>
            </w:r>
          </w:p>
        </w:tc>
        <w:tc>
          <w:tcPr>
            <w:tcW w:w="1260" w:type="dxa"/>
            <w:noWrap/>
          </w:tcPr>
          <w:p w14:paraId="64A7C73B" w14:textId="77777777" w:rsidR="00FC77C2" w:rsidRPr="00CC7C14" w:rsidRDefault="00FC77C2" w:rsidP="00176AB2">
            <w:pPr>
              <w:jc w:val="center"/>
              <w:rPr>
                <w:rFonts w:eastAsia="Times New Roman" w:cs="Times New Roman"/>
                <w:sz w:val="20"/>
                <w:szCs w:val="20"/>
              </w:rPr>
            </w:pPr>
            <w:r w:rsidRPr="00CC7C14">
              <w:rPr>
                <w:sz w:val="20"/>
                <w:szCs w:val="20"/>
              </w:rPr>
              <w:t>10.128</w:t>
            </w:r>
          </w:p>
        </w:tc>
        <w:tc>
          <w:tcPr>
            <w:tcW w:w="1170" w:type="dxa"/>
            <w:noWrap/>
          </w:tcPr>
          <w:p w14:paraId="13931BAC" w14:textId="77777777" w:rsidR="00FC77C2" w:rsidRPr="00CC7C14" w:rsidRDefault="00FC77C2" w:rsidP="00176AB2">
            <w:pPr>
              <w:jc w:val="center"/>
              <w:rPr>
                <w:rFonts w:eastAsia="Times New Roman" w:cs="Times New Roman"/>
                <w:sz w:val="20"/>
                <w:szCs w:val="20"/>
              </w:rPr>
            </w:pPr>
            <w:r w:rsidRPr="00CC7C14">
              <w:rPr>
                <w:sz w:val="20"/>
                <w:szCs w:val="20"/>
              </w:rPr>
              <w:t>0.062</w:t>
            </w:r>
          </w:p>
        </w:tc>
        <w:tc>
          <w:tcPr>
            <w:tcW w:w="900" w:type="dxa"/>
            <w:noWrap/>
          </w:tcPr>
          <w:p w14:paraId="0D9944EB" w14:textId="77777777" w:rsidR="00FC77C2" w:rsidRPr="00CC7C14" w:rsidRDefault="00FC77C2" w:rsidP="00176AB2">
            <w:pPr>
              <w:jc w:val="center"/>
              <w:rPr>
                <w:rFonts w:eastAsia="Times New Roman" w:cs="Times New Roman"/>
                <w:sz w:val="20"/>
                <w:szCs w:val="20"/>
              </w:rPr>
            </w:pPr>
            <w:r w:rsidRPr="00CC7C14">
              <w:rPr>
                <w:sz w:val="20"/>
                <w:szCs w:val="20"/>
              </w:rPr>
              <w:t>0.278</w:t>
            </w:r>
          </w:p>
        </w:tc>
      </w:tr>
      <w:tr w:rsidR="00FC77C2" w:rsidRPr="00CC7C14" w14:paraId="33917B6E" w14:textId="77777777" w:rsidTr="00FC77C2">
        <w:trPr>
          <w:trHeight w:val="288"/>
          <w:tblHeader/>
          <w:jc w:val="center"/>
        </w:trPr>
        <w:tc>
          <w:tcPr>
            <w:tcW w:w="1528" w:type="dxa"/>
            <w:noWrap/>
          </w:tcPr>
          <w:p w14:paraId="4D7B0BCC" w14:textId="77777777" w:rsidR="00FC77C2" w:rsidRPr="00CC7C14" w:rsidRDefault="00FC77C2" w:rsidP="00176AB2">
            <w:pPr>
              <w:jc w:val="center"/>
              <w:rPr>
                <w:rFonts w:eastAsia="Times New Roman" w:cs="Times New Roman"/>
                <w:sz w:val="20"/>
                <w:szCs w:val="20"/>
              </w:rPr>
            </w:pPr>
            <w:r w:rsidRPr="00CC7C14">
              <w:rPr>
                <w:sz w:val="20"/>
                <w:szCs w:val="20"/>
              </w:rPr>
              <w:t>North</w:t>
            </w:r>
          </w:p>
        </w:tc>
        <w:tc>
          <w:tcPr>
            <w:tcW w:w="1275" w:type="dxa"/>
            <w:noWrap/>
          </w:tcPr>
          <w:p w14:paraId="04807FEF" w14:textId="77777777" w:rsidR="00FC77C2" w:rsidRPr="00CC7C14" w:rsidRDefault="00FC77C2" w:rsidP="00176AB2">
            <w:pPr>
              <w:jc w:val="center"/>
              <w:rPr>
                <w:rFonts w:eastAsia="Times New Roman" w:cs="Times New Roman"/>
                <w:sz w:val="20"/>
                <w:szCs w:val="20"/>
              </w:rPr>
            </w:pPr>
            <w:r w:rsidRPr="00CC7C14">
              <w:rPr>
                <w:sz w:val="20"/>
                <w:szCs w:val="20"/>
              </w:rPr>
              <w:t>Irbid</w:t>
            </w:r>
          </w:p>
        </w:tc>
        <w:tc>
          <w:tcPr>
            <w:tcW w:w="2618" w:type="dxa"/>
            <w:noWrap/>
          </w:tcPr>
          <w:p w14:paraId="50B899BD" w14:textId="77777777" w:rsidR="00FC77C2" w:rsidRPr="00CC7C14" w:rsidRDefault="00FC77C2" w:rsidP="00176AB2">
            <w:pPr>
              <w:jc w:val="center"/>
              <w:rPr>
                <w:rFonts w:eastAsia="Times New Roman" w:cs="Times New Roman"/>
                <w:sz w:val="20"/>
                <w:szCs w:val="20"/>
              </w:rPr>
            </w:pPr>
            <w:r w:rsidRPr="00CC7C14">
              <w:rPr>
                <w:sz w:val="20"/>
                <w:szCs w:val="20"/>
              </w:rPr>
              <w:t>Al Seru</w:t>
            </w:r>
          </w:p>
        </w:tc>
        <w:tc>
          <w:tcPr>
            <w:tcW w:w="1155" w:type="dxa"/>
            <w:noWrap/>
          </w:tcPr>
          <w:p w14:paraId="54EEBE0D" w14:textId="77777777" w:rsidR="00FC77C2" w:rsidRPr="00CC7C14" w:rsidRDefault="00FC77C2" w:rsidP="00176AB2">
            <w:pPr>
              <w:jc w:val="center"/>
              <w:rPr>
                <w:rFonts w:eastAsia="Times New Roman" w:cs="Times New Roman"/>
                <w:sz w:val="20"/>
                <w:szCs w:val="20"/>
              </w:rPr>
            </w:pPr>
            <w:r w:rsidRPr="00CC7C14">
              <w:rPr>
                <w:sz w:val="20"/>
                <w:szCs w:val="20"/>
              </w:rPr>
              <w:t>0</w:t>
            </w:r>
          </w:p>
        </w:tc>
        <w:tc>
          <w:tcPr>
            <w:tcW w:w="720" w:type="dxa"/>
            <w:noWrap/>
          </w:tcPr>
          <w:p w14:paraId="65FDE31E" w14:textId="77777777" w:rsidR="00FC77C2" w:rsidRPr="00CC7C14" w:rsidRDefault="00FC77C2" w:rsidP="00176AB2">
            <w:pPr>
              <w:jc w:val="center"/>
              <w:rPr>
                <w:rFonts w:eastAsia="Times New Roman" w:cs="Times New Roman"/>
                <w:sz w:val="20"/>
                <w:szCs w:val="20"/>
              </w:rPr>
            </w:pPr>
            <w:r w:rsidRPr="00CC7C14">
              <w:rPr>
                <w:sz w:val="20"/>
                <w:szCs w:val="20"/>
              </w:rPr>
              <w:t>B</w:t>
            </w:r>
          </w:p>
        </w:tc>
        <w:tc>
          <w:tcPr>
            <w:tcW w:w="1260" w:type="dxa"/>
            <w:noWrap/>
          </w:tcPr>
          <w:p w14:paraId="57FEF367" w14:textId="77777777" w:rsidR="00FC77C2" w:rsidRPr="00CC7C14" w:rsidRDefault="00FC77C2" w:rsidP="00176AB2">
            <w:pPr>
              <w:jc w:val="center"/>
              <w:rPr>
                <w:rFonts w:eastAsia="Times New Roman" w:cs="Times New Roman"/>
                <w:sz w:val="20"/>
                <w:szCs w:val="20"/>
              </w:rPr>
            </w:pPr>
            <w:r w:rsidRPr="00CC7C14">
              <w:rPr>
                <w:sz w:val="20"/>
                <w:szCs w:val="20"/>
              </w:rPr>
              <w:t>10.042</w:t>
            </w:r>
          </w:p>
        </w:tc>
        <w:tc>
          <w:tcPr>
            <w:tcW w:w="1170" w:type="dxa"/>
            <w:noWrap/>
          </w:tcPr>
          <w:p w14:paraId="6ACC99C5" w14:textId="77777777" w:rsidR="00FC77C2" w:rsidRPr="00CC7C14" w:rsidRDefault="00FC77C2" w:rsidP="00176AB2">
            <w:pPr>
              <w:jc w:val="center"/>
              <w:rPr>
                <w:rFonts w:eastAsia="Times New Roman" w:cs="Times New Roman"/>
                <w:sz w:val="20"/>
                <w:szCs w:val="20"/>
              </w:rPr>
            </w:pPr>
            <w:r w:rsidRPr="00CC7C14">
              <w:rPr>
                <w:sz w:val="20"/>
                <w:szCs w:val="20"/>
              </w:rPr>
              <w:t>0.119</w:t>
            </w:r>
          </w:p>
        </w:tc>
        <w:tc>
          <w:tcPr>
            <w:tcW w:w="900" w:type="dxa"/>
            <w:noWrap/>
          </w:tcPr>
          <w:p w14:paraId="46341539" w14:textId="77777777" w:rsidR="00FC77C2" w:rsidRPr="00CC7C14" w:rsidRDefault="00FC77C2" w:rsidP="00176AB2">
            <w:pPr>
              <w:jc w:val="center"/>
              <w:rPr>
                <w:rFonts w:eastAsia="Times New Roman" w:cs="Times New Roman"/>
                <w:sz w:val="20"/>
                <w:szCs w:val="20"/>
              </w:rPr>
            </w:pPr>
            <w:r w:rsidRPr="00CC7C14">
              <w:rPr>
                <w:sz w:val="20"/>
                <w:szCs w:val="20"/>
              </w:rPr>
              <w:t>0.132</w:t>
            </w:r>
          </w:p>
        </w:tc>
      </w:tr>
      <w:tr w:rsidR="00FC77C2" w:rsidRPr="00CC7C14" w14:paraId="7F87D53B" w14:textId="77777777" w:rsidTr="00FC77C2">
        <w:trPr>
          <w:trHeight w:val="288"/>
          <w:tblHeader/>
          <w:jc w:val="center"/>
        </w:trPr>
        <w:tc>
          <w:tcPr>
            <w:tcW w:w="1528" w:type="dxa"/>
            <w:noWrap/>
          </w:tcPr>
          <w:p w14:paraId="6F38E9AC" w14:textId="77777777" w:rsidR="00FC77C2" w:rsidRPr="00CC7C14" w:rsidRDefault="00FC77C2" w:rsidP="00176AB2">
            <w:pPr>
              <w:jc w:val="center"/>
              <w:rPr>
                <w:rFonts w:eastAsia="Times New Roman" w:cs="Times New Roman"/>
                <w:sz w:val="20"/>
                <w:szCs w:val="20"/>
              </w:rPr>
            </w:pPr>
            <w:r w:rsidRPr="00CC7C14">
              <w:rPr>
                <w:sz w:val="20"/>
                <w:szCs w:val="20"/>
              </w:rPr>
              <w:t>North</w:t>
            </w:r>
          </w:p>
        </w:tc>
        <w:tc>
          <w:tcPr>
            <w:tcW w:w="1275" w:type="dxa"/>
            <w:noWrap/>
          </w:tcPr>
          <w:p w14:paraId="75696CF5" w14:textId="77777777" w:rsidR="00FC77C2" w:rsidRPr="00CC7C14" w:rsidRDefault="00FC77C2" w:rsidP="00176AB2">
            <w:pPr>
              <w:jc w:val="center"/>
              <w:rPr>
                <w:rFonts w:eastAsia="Times New Roman" w:cs="Times New Roman"/>
                <w:sz w:val="20"/>
                <w:szCs w:val="20"/>
              </w:rPr>
            </w:pPr>
            <w:r w:rsidRPr="00CC7C14">
              <w:rPr>
                <w:sz w:val="20"/>
                <w:szCs w:val="20"/>
              </w:rPr>
              <w:t>Irbid</w:t>
            </w:r>
          </w:p>
        </w:tc>
        <w:tc>
          <w:tcPr>
            <w:tcW w:w="2618" w:type="dxa"/>
            <w:noWrap/>
          </w:tcPr>
          <w:p w14:paraId="6885EE69" w14:textId="77777777" w:rsidR="00FC77C2" w:rsidRPr="00CC7C14" w:rsidRDefault="00FC77C2" w:rsidP="00176AB2">
            <w:pPr>
              <w:jc w:val="center"/>
              <w:rPr>
                <w:rFonts w:eastAsia="Times New Roman" w:cs="Times New Roman"/>
                <w:sz w:val="20"/>
                <w:szCs w:val="20"/>
              </w:rPr>
            </w:pPr>
            <w:r w:rsidRPr="00CC7C14">
              <w:rPr>
                <w:sz w:val="20"/>
                <w:szCs w:val="20"/>
              </w:rPr>
              <w:t>Alyarmook Aljadedah</w:t>
            </w:r>
          </w:p>
        </w:tc>
        <w:tc>
          <w:tcPr>
            <w:tcW w:w="1155" w:type="dxa"/>
            <w:noWrap/>
          </w:tcPr>
          <w:p w14:paraId="75181246" w14:textId="77777777" w:rsidR="00FC77C2" w:rsidRPr="00CC7C14" w:rsidRDefault="00FC77C2" w:rsidP="00176AB2">
            <w:pPr>
              <w:jc w:val="center"/>
              <w:rPr>
                <w:rFonts w:eastAsia="Times New Roman" w:cs="Times New Roman"/>
                <w:sz w:val="20"/>
                <w:szCs w:val="20"/>
              </w:rPr>
            </w:pPr>
            <w:r w:rsidRPr="00CC7C14">
              <w:rPr>
                <w:sz w:val="20"/>
                <w:szCs w:val="20"/>
              </w:rPr>
              <w:t>0</w:t>
            </w:r>
          </w:p>
        </w:tc>
        <w:tc>
          <w:tcPr>
            <w:tcW w:w="720" w:type="dxa"/>
            <w:noWrap/>
          </w:tcPr>
          <w:p w14:paraId="3782095B" w14:textId="77777777" w:rsidR="00FC77C2" w:rsidRPr="00CC7C14" w:rsidRDefault="00FC77C2" w:rsidP="00176AB2">
            <w:pPr>
              <w:jc w:val="center"/>
              <w:rPr>
                <w:rFonts w:eastAsia="Times New Roman" w:cs="Times New Roman"/>
                <w:sz w:val="20"/>
                <w:szCs w:val="20"/>
              </w:rPr>
            </w:pPr>
            <w:r w:rsidRPr="00CC7C14">
              <w:rPr>
                <w:sz w:val="20"/>
                <w:szCs w:val="20"/>
              </w:rPr>
              <w:t>C</w:t>
            </w:r>
          </w:p>
        </w:tc>
        <w:tc>
          <w:tcPr>
            <w:tcW w:w="1260" w:type="dxa"/>
            <w:noWrap/>
          </w:tcPr>
          <w:p w14:paraId="12ADC0B4" w14:textId="77777777" w:rsidR="00FC77C2" w:rsidRPr="00CC7C14" w:rsidRDefault="00FC77C2" w:rsidP="00176AB2">
            <w:pPr>
              <w:jc w:val="center"/>
              <w:rPr>
                <w:rFonts w:eastAsia="Times New Roman" w:cs="Times New Roman"/>
                <w:sz w:val="20"/>
                <w:szCs w:val="20"/>
              </w:rPr>
            </w:pPr>
            <w:r w:rsidRPr="00CC7C14">
              <w:rPr>
                <w:sz w:val="20"/>
                <w:szCs w:val="20"/>
              </w:rPr>
              <w:t>10.109</w:t>
            </w:r>
          </w:p>
        </w:tc>
        <w:tc>
          <w:tcPr>
            <w:tcW w:w="1170" w:type="dxa"/>
            <w:noWrap/>
          </w:tcPr>
          <w:p w14:paraId="2EC6684C" w14:textId="77777777" w:rsidR="00FC77C2" w:rsidRPr="00CC7C14" w:rsidRDefault="00FC77C2" w:rsidP="00176AB2">
            <w:pPr>
              <w:jc w:val="center"/>
              <w:rPr>
                <w:rFonts w:eastAsia="Times New Roman" w:cs="Times New Roman"/>
                <w:sz w:val="20"/>
                <w:szCs w:val="20"/>
              </w:rPr>
            </w:pPr>
            <w:r w:rsidRPr="00CC7C14">
              <w:rPr>
                <w:sz w:val="20"/>
                <w:szCs w:val="20"/>
              </w:rPr>
              <w:t>0.157</w:t>
            </w:r>
          </w:p>
        </w:tc>
        <w:tc>
          <w:tcPr>
            <w:tcW w:w="900" w:type="dxa"/>
            <w:noWrap/>
          </w:tcPr>
          <w:p w14:paraId="0C9BFA36" w14:textId="77777777" w:rsidR="00FC77C2" w:rsidRPr="00CC7C14" w:rsidRDefault="00FC77C2" w:rsidP="00176AB2">
            <w:pPr>
              <w:jc w:val="center"/>
              <w:rPr>
                <w:rFonts w:eastAsia="Times New Roman" w:cs="Times New Roman"/>
                <w:sz w:val="20"/>
                <w:szCs w:val="20"/>
              </w:rPr>
            </w:pPr>
            <w:r w:rsidRPr="00CC7C14">
              <w:rPr>
                <w:sz w:val="20"/>
                <w:szCs w:val="20"/>
              </w:rPr>
              <w:t>0.132</w:t>
            </w:r>
          </w:p>
        </w:tc>
      </w:tr>
      <w:tr w:rsidR="00FC77C2" w:rsidRPr="00CC7C14" w14:paraId="6FC033C2" w14:textId="77777777" w:rsidTr="00FC77C2">
        <w:trPr>
          <w:trHeight w:val="288"/>
          <w:tblHeader/>
          <w:jc w:val="center"/>
        </w:trPr>
        <w:tc>
          <w:tcPr>
            <w:tcW w:w="1528" w:type="dxa"/>
            <w:noWrap/>
          </w:tcPr>
          <w:p w14:paraId="190C4095" w14:textId="77777777" w:rsidR="00FC77C2" w:rsidRPr="00CC7C14" w:rsidRDefault="00FC77C2" w:rsidP="00176AB2">
            <w:pPr>
              <w:jc w:val="center"/>
              <w:rPr>
                <w:rFonts w:eastAsia="Times New Roman" w:cs="Times New Roman"/>
                <w:sz w:val="20"/>
                <w:szCs w:val="20"/>
              </w:rPr>
            </w:pPr>
            <w:r w:rsidRPr="00CC7C14">
              <w:rPr>
                <w:sz w:val="20"/>
                <w:szCs w:val="20"/>
              </w:rPr>
              <w:t>North</w:t>
            </w:r>
          </w:p>
        </w:tc>
        <w:tc>
          <w:tcPr>
            <w:tcW w:w="1275" w:type="dxa"/>
            <w:noWrap/>
          </w:tcPr>
          <w:p w14:paraId="06164942" w14:textId="77777777" w:rsidR="00FC77C2" w:rsidRPr="00CC7C14" w:rsidRDefault="00FC77C2" w:rsidP="00176AB2">
            <w:pPr>
              <w:jc w:val="center"/>
              <w:rPr>
                <w:rFonts w:eastAsia="Times New Roman" w:cs="Times New Roman"/>
                <w:sz w:val="20"/>
                <w:szCs w:val="20"/>
              </w:rPr>
            </w:pPr>
            <w:r w:rsidRPr="00CC7C14">
              <w:rPr>
                <w:sz w:val="20"/>
                <w:szCs w:val="20"/>
              </w:rPr>
              <w:t>Irbid</w:t>
            </w:r>
          </w:p>
        </w:tc>
        <w:tc>
          <w:tcPr>
            <w:tcW w:w="2618" w:type="dxa"/>
            <w:noWrap/>
          </w:tcPr>
          <w:p w14:paraId="20051423" w14:textId="77777777" w:rsidR="00FC77C2" w:rsidRPr="00CC7C14" w:rsidRDefault="00FC77C2" w:rsidP="00176AB2">
            <w:pPr>
              <w:jc w:val="center"/>
              <w:rPr>
                <w:rFonts w:eastAsia="Times New Roman" w:cs="Times New Roman"/>
                <w:sz w:val="20"/>
                <w:szCs w:val="20"/>
              </w:rPr>
            </w:pPr>
            <w:r w:rsidRPr="00CC7C14">
              <w:rPr>
                <w:sz w:val="20"/>
                <w:szCs w:val="20"/>
              </w:rPr>
              <w:t>Mazar Jadeda</w:t>
            </w:r>
          </w:p>
        </w:tc>
        <w:tc>
          <w:tcPr>
            <w:tcW w:w="1155" w:type="dxa"/>
            <w:noWrap/>
          </w:tcPr>
          <w:p w14:paraId="7DE24E2A" w14:textId="77777777" w:rsidR="00FC77C2" w:rsidRPr="00CC7C14" w:rsidRDefault="00FC77C2" w:rsidP="00176AB2">
            <w:pPr>
              <w:jc w:val="center"/>
              <w:rPr>
                <w:rFonts w:eastAsia="Times New Roman" w:cs="Times New Roman"/>
                <w:sz w:val="20"/>
                <w:szCs w:val="20"/>
              </w:rPr>
            </w:pPr>
            <w:r w:rsidRPr="00CC7C14">
              <w:rPr>
                <w:sz w:val="20"/>
                <w:szCs w:val="20"/>
              </w:rPr>
              <w:t>0</w:t>
            </w:r>
          </w:p>
        </w:tc>
        <w:tc>
          <w:tcPr>
            <w:tcW w:w="720" w:type="dxa"/>
            <w:noWrap/>
          </w:tcPr>
          <w:p w14:paraId="6DDD9E16" w14:textId="77777777" w:rsidR="00FC77C2" w:rsidRPr="00CC7C14" w:rsidRDefault="00FC77C2" w:rsidP="00176AB2">
            <w:pPr>
              <w:jc w:val="center"/>
              <w:rPr>
                <w:rFonts w:eastAsia="Times New Roman" w:cs="Times New Roman"/>
                <w:sz w:val="20"/>
                <w:szCs w:val="20"/>
              </w:rPr>
            </w:pPr>
            <w:r w:rsidRPr="00CC7C14">
              <w:rPr>
                <w:sz w:val="20"/>
                <w:szCs w:val="20"/>
              </w:rPr>
              <w:t>B</w:t>
            </w:r>
          </w:p>
        </w:tc>
        <w:tc>
          <w:tcPr>
            <w:tcW w:w="1260" w:type="dxa"/>
            <w:noWrap/>
          </w:tcPr>
          <w:p w14:paraId="6A06A382" w14:textId="77777777" w:rsidR="00FC77C2" w:rsidRPr="00CC7C14" w:rsidRDefault="00FC77C2" w:rsidP="00176AB2">
            <w:pPr>
              <w:jc w:val="center"/>
              <w:rPr>
                <w:rFonts w:eastAsia="Times New Roman" w:cs="Times New Roman"/>
                <w:sz w:val="20"/>
                <w:szCs w:val="20"/>
              </w:rPr>
            </w:pPr>
            <w:r w:rsidRPr="00CC7C14">
              <w:rPr>
                <w:sz w:val="20"/>
                <w:szCs w:val="20"/>
              </w:rPr>
              <w:t>10.037</w:t>
            </w:r>
          </w:p>
        </w:tc>
        <w:tc>
          <w:tcPr>
            <w:tcW w:w="1170" w:type="dxa"/>
            <w:noWrap/>
          </w:tcPr>
          <w:p w14:paraId="1BBB9343" w14:textId="77777777" w:rsidR="00FC77C2" w:rsidRPr="00CC7C14" w:rsidRDefault="00FC77C2" w:rsidP="00176AB2">
            <w:pPr>
              <w:jc w:val="center"/>
              <w:rPr>
                <w:rFonts w:eastAsia="Times New Roman" w:cs="Times New Roman"/>
                <w:sz w:val="20"/>
                <w:szCs w:val="20"/>
              </w:rPr>
            </w:pPr>
            <w:r w:rsidRPr="00CC7C14">
              <w:rPr>
                <w:sz w:val="20"/>
                <w:szCs w:val="20"/>
              </w:rPr>
              <w:t>0.148</w:t>
            </w:r>
          </w:p>
        </w:tc>
        <w:tc>
          <w:tcPr>
            <w:tcW w:w="900" w:type="dxa"/>
            <w:noWrap/>
          </w:tcPr>
          <w:p w14:paraId="060D2D70" w14:textId="77777777" w:rsidR="00FC77C2" w:rsidRPr="00CC7C14" w:rsidRDefault="00FC77C2" w:rsidP="00176AB2">
            <w:pPr>
              <w:jc w:val="center"/>
              <w:rPr>
                <w:rFonts w:eastAsia="Times New Roman" w:cs="Times New Roman"/>
                <w:sz w:val="20"/>
                <w:szCs w:val="20"/>
              </w:rPr>
            </w:pPr>
            <w:r w:rsidRPr="00CC7C14">
              <w:rPr>
                <w:sz w:val="20"/>
                <w:szCs w:val="20"/>
              </w:rPr>
              <w:t>0.170</w:t>
            </w:r>
          </w:p>
        </w:tc>
      </w:tr>
      <w:tr w:rsidR="00FC77C2" w:rsidRPr="00CC7C14" w14:paraId="29A13717" w14:textId="77777777" w:rsidTr="00FC77C2">
        <w:trPr>
          <w:trHeight w:val="288"/>
          <w:tblHeader/>
          <w:jc w:val="center"/>
        </w:trPr>
        <w:tc>
          <w:tcPr>
            <w:tcW w:w="1528" w:type="dxa"/>
            <w:noWrap/>
          </w:tcPr>
          <w:p w14:paraId="3B8E94BC" w14:textId="77777777" w:rsidR="00FC77C2" w:rsidRPr="00CC7C14" w:rsidRDefault="00FC77C2" w:rsidP="00176AB2">
            <w:pPr>
              <w:jc w:val="center"/>
              <w:rPr>
                <w:rFonts w:eastAsia="Times New Roman" w:cs="Times New Roman"/>
                <w:sz w:val="20"/>
                <w:szCs w:val="20"/>
              </w:rPr>
            </w:pPr>
            <w:r w:rsidRPr="00CC7C14">
              <w:rPr>
                <w:sz w:val="20"/>
                <w:szCs w:val="20"/>
              </w:rPr>
              <w:t>North</w:t>
            </w:r>
          </w:p>
        </w:tc>
        <w:tc>
          <w:tcPr>
            <w:tcW w:w="1275" w:type="dxa"/>
            <w:noWrap/>
          </w:tcPr>
          <w:p w14:paraId="67ECC27E" w14:textId="77777777" w:rsidR="00FC77C2" w:rsidRPr="00CC7C14" w:rsidRDefault="00FC77C2" w:rsidP="00176AB2">
            <w:pPr>
              <w:jc w:val="center"/>
              <w:rPr>
                <w:rFonts w:eastAsia="Times New Roman" w:cs="Times New Roman"/>
                <w:sz w:val="20"/>
                <w:szCs w:val="20"/>
              </w:rPr>
            </w:pPr>
            <w:r w:rsidRPr="00CC7C14">
              <w:rPr>
                <w:sz w:val="20"/>
                <w:szCs w:val="20"/>
              </w:rPr>
              <w:t>Irbid</w:t>
            </w:r>
          </w:p>
        </w:tc>
        <w:tc>
          <w:tcPr>
            <w:tcW w:w="2618" w:type="dxa"/>
            <w:noWrap/>
          </w:tcPr>
          <w:p w14:paraId="00EE3F95" w14:textId="77777777" w:rsidR="00FC77C2" w:rsidRPr="00CC7C14" w:rsidRDefault="00FC77C2" w:rsidP="00176AB2">
            <w:pPr>
              <w:jc w:val="center"/>
              <w:rPr>
                <w:rFonts w:eastAsia="Times New Roman" w:cs="Times New Roman"/>
                <w:sz w:val="20"/>
                <w:szCs w:val="20"/>
              </w:rPr>
            </w:pPr>
            <w:r w:rsidRPr="00CC7C14">
              <w:rPr>
                <w:sz w:val="20"/>
                <w:szCs w:val="20"/>
              </w:rPr>
              <w:t>Mo'ath Abn Jabal</w:t>
            </w:r>
          </w:p>
        </w:tc>
        <w:tc>
          <w:tcPr>
            <w:tcW w:w="1155" w:type="dxa"/>
            <w:noWrap/>
          </w:tcPr>
          <w:p w14:paraId="4F09E882" w14:textId="77777777" w:rsidR="00FC77C2" w:rsidRPr="00CC7C14" w:rsidRDefault="00FC77C2" w:rsidP="00176AB2">
            <w:pPr>
              <w:jc w:val="center"/>
              <w:rPr>
                <w:rFonts w:eastAsia="Times New Roman" w:cs="Times New Roman"/>
                <w:sz w:val="20"/>
                <w:szCs w:val="20"/>
              </w:rPr>
            </w:pPr>
            <w:r w:rsidRPr="00CC7C14">
              <w:rPr>
                <w:sz w:val="20"/>
                <w:szCs w:val="20"/>
              </w:rPr>
              <w:t>0</w:t>
            </w:r>
          </w:p>
        </w:tc>
        <w:tc>
          <w:tcPr>
            <w:tcW w:w="720" w:type="dxa"/>
            <w:noWrap/>
          </w:tcPr>
          <w:p w14:paraId="4A29919A" w14:textId="77777777" w:rsidR="00FC77C2" w:rsidRPr="00CC7C14" w:rsidRDefault="00FC77C2" w:rsidP="00176AB2">
            <w:pPr>
              <w:jc w:val="center"/>
              <w:rPr>
                <w:rFonts w:eastAsia="Times New Roman" w:cs="Times New Roman"/>
                <w:sz w:val="20"/>
                <w:szCs w:val="20"/>
              </w:rPr>
            </w:pPr>
            <w:r w:rsidRPr="00CC7C14">
              <w:rPr>
                <w:sz w:val="20"/>
                <w:szCs w:val="20"/>
              </w:rPr>
              <w:t>B</w:t>
            </w:r>
          </w:p>
        </w:tc>
        <w:tc>
          <w:tcPr>
            <w:tcW w:w="1260" w:type="dxa"/>
            <w:noWrap/>
          </w:tcPr>
          <w:p w14:paraId="37C3A619" w14:textId="77777777" w:rsidR="00FC77C2" w:rsidRPr="00CC7C14" w:rsidRDefault="00FC77C2" w:rsidP="00176AB2">
            <w:pPr>
              <w:jc w:val="center"/>
              <w:rPr>
                <w:rFonts w:eastAsia="Times New Roman" w:cs="Times New Roman"/>
                <w:sz w:val="20"/>
                <w:szCs w:val="20"/>
              </w:rPr>
            </w:pPr>
            <w:r w:rsidRPr="00CC7C14">
              <w:rPr>
                <w:sz w:val="20"/>
                <w:szCs w:val="20"/>
              </w:rPr>
              <w:t>10.849</w:t>
            </w:r>
          </w:p>
        </w:tc>
        <w:tc>
          <w:tcPr>
            <w:tcW w:w="1170" w:type="dxa"/>
            <w:noWrap/>
          </w:tcPr>
          <w:p w14:paraId="67C7EF29" w14:textId="77777777" w:rsidR="00FC77C2" w:rsidRPr="00CC7C14" w:rsidRDefault="00FC77C2" w:rsidP="00176AB2">
            <w:pPr>
              <w:jc w:val="center"/>
              <w:rPr>
                <w:rFonts w:eastAsia="Times New Roman" w:cs="Times New Roman"/>
                <w:sz w:val="20"/>
                <w:szCs w:val="20"/>
              </w:rPr>
            </w:pPr>
            <w:r w:rsidRPr="00CC7C14">
              <w:rPr>
                <w:sz w:val="20"/>
                <w:szCs w:val="20"/>
              </w:rPr>
              <w:t>0.147</w:t>
            </w:r>
          </w:p>
        </w:tc>
        <w:tc>
          <w:tcPr>
            <w:tcW w:w="900" w:type="dxa"/>
            <w:noWrap/>
          </w:tcPr>
          <w:p w14:paraId="7C2EEF2D" w14:textId="77777777" w:rsidR="00FC77C2" w:rsidRPr="00CC7C14" w:rsidRDefault="00FC77C2" w:rsidP="00176AB2">
            <w:pPr>
              <w:jc w:val="center"/>
              <w:rPr>
                <w:rFonts w:eastAsia="Times New Roman" w:cs="Times New Roman"/>
                <w:sz w:val="20"/>
                <w:szCs w:val="20"/>
              </w:rPr>
            </w:pPr>
            <w:r w:rsidRPr="00CC7C14">
              <w:rPr>
                <w:sz w:val="20"/>
                <w:szCs w:val="20"/>
              </w:rPr>
              <w:t>0.360</w:t>
            </w:r>
          </w:p>
        </w:tc>
      </w:tr>
      <w:tr w:rsidR="00FC77C2" w:rsidRPr="00CC7C14" w14:paraId="2024A21F" w14:textId="77777777" w:rsidTr="00FC77C2">
        <w:trPr>
          <w:trHeight w:val="288"/>
          <w:tblHeader/>
          <w:jc w:val="center"/>
        </w:trPr>
        <w:tc>
          <w:tcPr>
            <w:tcW w:w="1528" w:type="dxa"/>
            <w:noWrap/>
          </w:tcPr>
          <w:p w14:paraId="28CB367D" w14:textId="77777777" w:rsidR="00FC77C2" w:rsidRPr="00CC7C14" w:rsidRDefault="00FC77C2" w:rsidP="00176AB2">
            <w:pPr>
              <w:jc w:val="center"/>
              <w:rPr>
                <w:rFonts w:eastAsia="Times New Roman" w:cs="Times New Roman"/>
                <w:sz w:val="20"/>
                <w:szCs w:val="20"/>
              </w:rPr>
            </w:pPr>
            <w:r w:rsidRPr="00CC7C14">
              <w:rPr>
                <w:sz w:val="20"/>
                <w:szCs w:val="20"/>
              </w:rPr>
              <w:t>North</w:t>
            </w:r>
          </w:p>
        </w:tc>
        <w:tc>
          <w:tcPr>
            <w:tcW w:w="1275" w:type="dxa"/>
            <w:noWrap/>
          </w:tcPr>
          <w:p w14:paraId="16F617AE" w14:textId="77777777" w:rsidR="00FC77C2" w:rsidRPr="00CC7C14" w:rsidRDefault="00FC77C2" w:rsidP="00176AB2">
            <w:pPr>
              <w:jc w:val="center"/>
              <w:rPr>
                <w:rFonts w:eastAsia="Times New Roman" w:cs="Times New Roman"/>
                <w:sz w:val="20"/>
                <w:szCs w:val="20"/>
              </w:rPr>
            </w:pPr>
            <w:r w:rsidRPr="00CC7C14">
              <w:rPr>
                <w:sz w:val="20"/>
                <w:szCs w:val="20"/>
              </w:rPr>
              <w:t>Irbid</w:t>
            </w:r>
          </w:p>
        </w:tc>
        <w:tc>
          <w:tcPr>
            <w:tcW w:w="2618" w:type="dxa"/>
            <w:noWrap/>
          </w:tcPr>
          <w:p w14:paraId="79F71F83" w14:textId="77777777" w:rsidR="00FC77C2" w:rsidRPr="00CC7C14" w:rsidRDefault="00FC77C2" w:rsidP="00176AB2">
            <w:pPr>
              <w:jc w:val="center"/>
              <w:rPr>
                <w:rFonts w:eastAsia="Times New Roman" w:cs="Times New Roman"/>
                <w:sz w:val="20"/>
                <w:szCs w:val="20"/>
              </w:rPr>
            </w:pPr>
            <w:r w:rsidRPr="00CC7C14">
              <w:rPr>
                <w:sz w:val="20"/>
                <w:szCs w:val="20"/>
              </w:rPr>
              <w:t>Tabaqat Fahl</w:t>
            </w:r>
          </w:p>
        </w:tc>
        <w:tc>
          <w:tcPr>
            <w:tcW w:w="1155" w:type="dxa"/>
            <w:noWrap/>
          </w:tcPr>
          <w:p w14:paraId="1880D25D" w14:textId="77777777" w:rsidR="00FC77C2" w:rsidRPr="00CC7C14" w:rsidRDefault="00FC77C2" w:rsidP="00176AB2">
            <w:pPr>
              <w:jc w:val="center"/>
              <w:rPr>
                <w:rFonts w:eastAsia="Times New Roman" w:cs="Times New Roman"/>
                <w:sz w:val="20"/>
                <w:szCs w:val="20"/>
              </w:rPr>
            </w:pPr>
            <w:r w:rsidRPr="00CC7C14">
              <w:rPr>
                <w:sz w:val="20"/>
                <w:szCs w:val="20"/>
              </w:rPr>
              <w:t>0</w:t>
            </w:r>
          </w:p>
        </w:tc>
        <w:tc>
          <w:tcPr>
            <w:tcW w:w="720" w:type="dxa"/>
            <w:noWrap/>
          </w:tcPr>
          <w:p w14:paraId="2112F14F" w14:textId="77777777" w:rsidR="00FC77C2" w:rsidRPr="00CC7C14" w:rsidRDefault="00FC77C2" w:rsidP="00176AB2">
            <w:pPr>
              <w:jc w:val="center"/>
              <w:rPr>
                <w:rFonts w:eastAsia="Times New Roman" w:cs="Times New Roman"/>
                <w:sz w:val="20"/>
                <w:szCs w:val="20"/>
              </w:rPr>
            </w:pPr>
            <w:r w:rsidRPr="00CC7C14">
              <w:rPr>
                <w:sz w:val="20"/>
                <w:szCs w:val="20"/>
              </w:rPr>
              <w:t>B</w:t>
            </w:r>
          </w:p>
        </w:tc>
        <w:tc>
          <w:tcPr>
            <w:tcW w:w="1260" w:type="dxa"/>
            <w:noWrap/>
          </w:tcPr>
          <w:p w14:paraId="6EC02E07" w14:textId="77777777" w:rsidR="00FC77C2" w:rsidRPr="00CC7C14" w:rsidRDefault="00FC77C2" w:rsidP="00176AB2">
            <w:pPr>
              <w:jc w:val="center"/>
              <w:rPr>
                <w:rFonts w:eastAsia="Times New Roman" w:cs="Times New Roman"/>
                <w:sz w:val="20"/>
                <w:szCs w:val="20"/>
              </w:rPr>
            </w:pPr>
            <w:r w:rsidRPr="00CC7C14">
              <w:rPr>
                <w:sz w:val="20"/>
                <w:szCs w:val="20"/>
              </w:rPr>
              <w:t>10.558</w:t>
            </w:r>
          </w:p>
        </w:tc>
        <w:tc>
          <w:tcPr>
            <w:tcW w:w="1170" w:type="dxa"/>
            <w:noWrap/>
          </w:tcPr>
          <w:p w14:paraId="5DB2A393" w14:textId="77777777" w:rsidR="00FC77C2" w:rsidRPr="00CC7C14" w:rsidRDefault="00FC77C2" w:rsidP="00176AB2">
            <w:pPr>
              <w:jc w:val="center"/>
              <w:rPr>
                <w:rFonts w:eastAsia="Times New Roman" w:cs="Times New Roman"/>
                <w:sz w:val="20"/>
                <w:szCs w:val="20"/>
              </w:rPr>
            </w:pPr>
            <w:r w:rsidRPr="00CC7C14">
              <w:rPr>
                <w:sz w:val="20"/>
                <w:szCs w:val="20"/>
              </w:rPr>
              <w:t>0.180</w:t>
            </w:r>
          </w:p>
        </w:tc>
        <w:tc>
          <w:tcPr>
            <w:tcW w:w="900" w:type="dxa"/>
            <w:noWrap/>
          </w:tcPr>
          <w:p w14:paraId="293A20EF" w14:textId="77777777" w:rsidR="00FC77C2" w:rsidRPr="00CC7C14" w:rsidRDefault="00FC77C2" w:rsidP="00176AB2">
            <w:pPr>
              <w:jc w:val="center"/>
              <w:rPr>
                <w:rFonts w:eastAsia="Times New Roman" w:cs="Times New Roman"/>
                <w:sz w:val="20"/>
                <w:szCs w:val="20"/>
              </w:rPr>
            </w:pPr>
            <w:r w:rsidRPr="00CC7C14">
              <w:rPr>
                <w:sz w:val="20"/>
                <w:szCs w:val="20"/>
              </w:rPr>
              <w:t>0.360</w:t>
            </w:r>
          </w:p>
        </w:tc>
      </w:tr>
      <w:tr w:rsidR="00FC77C2" w:rsidRPr="00CC7C14" w14:paraId="09207C63" w14:textId="77777777" w:rsidTr="00FC77C2">
        <w:trPr>
          <w:trHeight w:val="288"/>
          <w:tblHeader/>
          <w:jc w:val="center"/>
        </w:trPr>
        <w:tc>
          <w:tcPr>
            <w:tcW w:w="1528" w:type="dxa"/>
            <w:noWrap/>
          </w:tcPr>
          <w:p w14:paraId="386C3F8D" w14:textId="77777777" w:rsidR="00FC77C2" w:rsidRPr="00CC7C14" w:rsidRDefault="00FC77C2" w:rsidP="00176AB2">
            <w:pPr>
              <w:jc w:val="center"/>
              <w:rPr>
                <w:rFonts w:eastAsia="Times New Roman" w:cs="Times New Roman"/>
                <w:sz w:val="20"/>
                <w:szCs w:val="20"/>
              </w:rPr>
            </w:pPr>
            <w:r w:rsidRPr="00CC7C14">
              <w:rPr>
                <w:sz w:val="20"/>
                <w:szCs w:val="20"/>
              </w:rPr>
              <w:t>North</w:t>
            </w:r>
          </w:p>
        </w:tc>
        <w:tc>
          <w:tcPr>
            <w:tcW w:w="1275" w:type="dxa"/>
            <w:noWrap/>
          </w:tcPr>
          <w:p w14:paraId="2BCED838" w14:textId="77777777" w:rsidR="00FC77C2" w:rsidRPr="00CC7C14" w:rsidRDefault="00FC77C2" w:rsidP="00176AB2">
            <w:pPr>
              <w:jc w:val="center"/>
              <w:rPr>
                <w:rFonts w:eastAsia="Times New Roman" w:cs="Times New Roman"/>
                <w:sz w:val="20"/>
                <w:szCs w:val="20"/>
              </w:rPr>
            </w:pPr>
            <w:r w:rsidRPr="00CC7C14">
              <w:rPr>
                <w:sz w:val="20"/>
                <w:szCs w:val="20"/>
              </w:rPr>
              <w:t>Jarash</w:t>
            </w:r>
          </w:p>
        </w:tc>
        <w:tc>
          <w:tcPr>
            <w:tcW w:w="2618" w:type="dxa"/>
            <w:noWrap/>
          </w:tcPr>
          <w:p w14:paraId="3949A793" w14:textId="77777777" w:rsidR="00FC77C2" w:rsidRPr="00CC7C14" w:rsidRDefault="00FC77C2" w:rsidP="00176AB2">
            <w:pPr>
              <w:jc w:val="center"/>
              <w:rPr>
                <w:rFonts w:eastAsia="Times New Roman" w:cs="Times New Roman"/>
                <w:sz w:val="20"/>
                <w:szCs w:val="20"/>
              </w:rPr>
            </w:pPr>
            <w:r w:rsidRPr="00CC7C14">
              <w:rPr>
                <w:sz w:val="20"/>
                <w:szCs w:val="20"/>
              </w:rPr>
              <w:t>Bab Amman</w:t>
            </w:r>
          </w:p>
        </w:tc>
        <w:tc>
          <w:tcPr>
            <w:tcW w:w="1155" w:type="dxa"/>
            <w:noWrap/>
          </w:tcPr>
          <w:p w14:paraId="59AE73F7" w14:textId="77777777" w:rsidR="00FC77C2" w:rsidRPr="00CC7C14" w:rsidRDefault="00FC77C2" w:rsidP="00176AB2">
            <w:pPr>
              <w:jc w:val="center"/>
              <w:rPr>
                <w:rFonts w:eastAsia="Times New Roman" w:cs="Times New Roman"/>
                <w:sz w:val="20"/>
                <w:szCs w:val="20"/>
              </w:rPr>
            </w:pPr>
            <w:r w:rsidRPr="00CC7C14">
              <w:rPr>
                <w:sz w:val="20"/>
                <w:szCs w:val="20"/>
              </w:rPr>
              <w:t>0</w:t>
            </w:r>
          </w:p>
        </w:tc>
        <w:tc>
          <w:tcPr>
            <w:tcW w:w="720" w:type="dxa"/>
            <w:noWrap/>
          </w:tcPr>
          <w:p w14:paraId="14A3A21A" w14:textId="77777777" w:rsidR="00FC77C2" w:rsidRPr="00CC7C14" w:rsidRDefault="00FC77C2" w:rsidP="00176AB2">
            <w:pPr>
              <w:jc w:val="center"/>
              <w:rPr>
                <w:rFonts w:eastAsia="Times New Roman" w:cs="Times New Roman"/>
                <w:sz w:val="20"/>
                <w:szCs w:val="20"/>
              </w:rPr>
            </w:pPr>
            <w:r w:rsidRPr="00CC7C14">
              <w:rPr>
                <w:sz w:val="20"/>
                <w:szCs w:val="20"/>
              </w:rPr>
              <w:t>C</w:t>
            </w:r>
          </w:p>
        </w:tc>
        <w:tc>
          <w:tcPr>
            <w:tcW w:w="1260" w:type="dxa"/>
            <w:noWrap/>
          </w:tcPr>
          <w:p w14:paraId="648E6AFA" w14:textId="77777777" w:rsidR="00FC77C2" w:rsidRPr="00CC7C14" w:rsidRDefault="00FC77C2" w:rsidP="00176AB2">
            <w:pPr>
              <w:jc w:val="center"/>
              <w:rPr>
                <w:rFonts w:eastAsia="Times New Roman" w:cs="Times New Roman"/>
                <w:sz w:val="20"/>
                <w:szCs w:val="20"/>
              </w:rPr>
            </w:pPr>
            <w:r w:rsidRPr="00CC7C14">
              <w:rPr>
                <w:sz w:val="20"/>
                <w:szCs w:val="20"/>
              </w:rPr>
              <w:t>9.735</w:t>
            </w:r>
          </w:p>
        </w:tc>
        <w:tc>
          <w:tcPr>
            <w:tcW w:w="1170" w:type="dxa"/>
            <w:noWrap/>
          </w:tcPr>
          <w:p w14:paraId="46AAE71D" w14:textId="77777777" w:rsidR="00FC77C2" w:rsidRPr="00CC7C14" w:rsidRDefault="00FC77C2" w:rsidP="00176AB2">
            <w:pPr>
              <w:jc w:val="center"/>
              <w:rPr>
                <w:rFonts w:eastAsia="Times New Roman" w:cs="Times New Roman"/>
                <w:sz w:val="20"/>
                <w:szCs w:val="20"/>
              </w:rPr>
            </w:pPr>
            <w:r w:rsidRPr="00CC7C14">
              <w:rPr>
                <w:sz w:val="20"/>
                <w:szCs w:val="20"/>
              </w:rPr>
              <w:t>0.026</w:t>
            </w:r>
          </w:p>
        </w:tc>
        <w:tc>
          <w:tcPr>
            <w:tcW w:w="900" w:type="dxa"/>
            <w:noWrap/>
          </w:tcPr>
          <w:p w14:paraId="25712BC3" w14:textId="77777777" w:rsidR="00FC77C2" w:rsidRPr="00CC7C14" w:rsidRDefault="00FC77C2" w:rsidP="00176AB2">
            <w:pPr>
              <w:jc w:val="center"/>
              <w:rPr>
                <w:rFonts w:eastAsia="Times New Roman" w:cs="Times New Roman"/>
                <w:sz w:val="20"/>
                <w:szCs w:val="20"/>
              </w:rPr>
            </w:pPr>
            <w:r w:rsidRPr="00CC7C14">
              <w:rPr>
                <w:sz w:val="20"/>
                <w:szCs w:val="20"/>
              </w:rPr>
              <w:t>0.203</w:t>
            </w:r>
          </w:p>
        </w:tc>
      </w:tr>
      <w:tr w:rsidR="00FC77C2" w:rsidRPr="00CC7C14" w14:paraId="428AF0A5" w14:textId="77777777" w:rsidTr="00FC77C2">
        <w:trPr>
          <w:trHeight w:val="288"/>
          <w:tblHeader/>
          <w:jc w:val="center"/>
        </w:trPr>
        <w:tc>
          <w:tcPr>
            <w:tcW w:w="1528" w:type="dxa"/>
            <w:noWrap/>
          </w:tcPr>
          <w:p w14:paraId="3E50A121" w14:textId="77777777" w:rsidR="00FC77C2" w:rsidRPr="00CC7C14" w:rsidRDefault="00FC77C2" w:rsidP="00176AB2">
            <w:pPr>
              <w:jc w:val="center"/>
              <w:rPr>
                <w:rFonts w:eastAsia="Times New Roman" w:cs="Times New Roman"/>
                <w:sz w:val="20"/>
                <w:szCs w:val="20"/>
              </w:rPr>
            </w:pPr>
            <w:r w:rsidRPr="00CC7C14">
              <w:rPr>
                <w:sz w:val="20"/>
                <w:szCs w:val="20"/>
              </w:rPr>
              <w:t>North</w:t>
            </w:r>
          </w:p>
        </w:tc>
        <w:tc>
          <w:tcPr>
            <w:tcW w:w="1275" w:type="dxa"/>
            <w:noWrap/>
          </w:tcPr>
          <w:p w14:paraId="36424D8C" w14:textId="77777777" w:rsidR="00FC77C2" w:rsidRPr="00CC7C14" w:rsidRDefault="00FC77C2" w:rsidP="00176AB2">
            <w:pPr>
              <w:jc w:val="center"/>
              <w:rPr>
                <w:rFonts w:eastAsia="Times New Roman" w:cs="Times New Roman"/>
                <w:sz w:val="20"/>
                <w:szCs w:val="20"/>
              </w:rPr>
            </w:pPr>
            <w:r w:rsidRPr="00CC7C14">
              <w:rPr>
                <w:sz w:val="20"/>
                <w:szCs w:val="20"/>
              </w:rPr>
              <w:t>Mafraq</w:t>
            </w:r>
          </w:p>
        </w:tc>
        <w:tc>
          <w:tcPr>
            <w:tcW w:w="2618" w:type="dxa"/>
            <w:noWrap/>
          </w:tcPr>
          <w:p w14:paraId="28A5D68B" w14:textId="77777777" w:rsidR="00FC77C2" w:rsidRPr="00CC7C14" w:rsidRDefault="00FC77C2" w:rsidP="00176AB2">
            <w:pPr>
              <w:jc w:val="center"/>
              <w:rPr>
                <w:rFonts w:eastAsia="Times New Roman" w:cs="Times New Roman"/>
                <w:sz w:val="20"/>
                <w:szCs w:val="20"/>
              </w:rPr>
            </w:pPr>
            <w:r w:rsidRPr="00CC7C14">
              <w:rPr>
                <w:sz w:val="20"/>
                <w:szCs w:val="20"/>
              </w:rPr>
              <w:t>Husha Aljadedah</w:t>
            </w:r>
          </w:p>
        </w:tc>
        <w:tc>
          <w:tcPr>
            <w:tcW w:w="1155" w:type="dxa"/>
            <w:noWrap/>
          </w:tcPr>
          <w:p w14:paraId="7D244E6F" w14:textId="77777777" w:rsidR="00FC77C2" w:rsidRPr="00CC7C14" w:rsidRDefault="00FC77C2" w:rsidP="00176AB2">
            <w:pPr>
              <w:jc w:val="center"/>
              <w:rPr>
                <w:rFonts w:eastAsia="Times New Roman" w:cs="Times New Roman"/>
                <w:sz w:val="20"/>
                <w:szCs w:val="20"/>
              </w:rPr>
            </w:pPr>
            <w:r w:rsidRPr="00CC7C14">
              <w:rPr>
                <w:sz w:val="20"/>
                <w:szCs w:val="20"/>
              </w:rPr>
              <w:t>0</w:t>
            </w:r>
          </w:p>
        </w:tc>
        <w:tc>
          <w:tcPr>
            <w:tcW w:w="720" w:type="dxa"/>
            <w:noWrap/>
          </w:tcPr>
          <w:p w14:paraId="74E20483" w14:textId="77777777" w:rsidR="00FC77C2" w:rsidRPr="00CC7C14" w:rsidRDefault="00FC77C2" w:rsidP="00176AB2">
            <w:pPr>
              <w:jc w:val="center"/>
              <w:rPr>
                <w:rFonts w:eastAsia="Times New Roman" w:cs="Times New Roman"/>
                <w:sz w:val="20"/>
                <w:szCs w:val="20"/>
              </w:rPr>
            </w:pPr>
            <w:r w:rsidRPr="00CC7C14">
              <w:rPr>
                <w:sz w:val="20"/>
                <w:szCs w:val="20"/>
              </w:rPr>
              <w:t>C</w:t>
            </w:r>
          </w:p>
        </w:tc>
        <w:tc>
          <w:tcPr>
            <w:tcW w:w="1260" w:type="dxa"/>
            <w:noWrap/>
          </w:tcPr>
          <w:p w14:paraId="1DD4101A" w14:textId="77777777" w:rsidR="00FC77C2" w:rsidRPr="00CC7C14" w:rsidRDefault="00FC77C2" w:rsidP="00176AB2">
            <w:pPr>
              <w:jc w:val="center"/>
              <w:rPr>
                <w:rFonts w:eastAsia="Times New Roman" w:cs="Times New Roman"/>
                <w:sz w:val="20"/>
                <w:szCs w:val="20"/>
              </w:rPr>
            </w:pPr>
            <w:r w:rsidRPr="00CC7C14">
              <w:rPr>
                <w:sz w:val="20"/>
                <w:szCs w:val="20"/>
              </w:rPr>
              <w:t>10.131</w:t>
            </w:r>
          </w:p>
        </w:tc>
        <w:tc>
          <w:tcPr>
            <w:tcW w:w="1170" w:type="dxa"/>
            <w:noWrap/>
          </w:tcPr>
          <w:p w14:paraId="6B7A6852" w14:textId="77777777" w:rsidR="00FC77C2" w:rsidRPr="00CC7C14" w:rsidRDefault="00FC77C2" w:rsidP="00176AB2">
            <w:pPr>
              <w:jc w:val="center"/>
              <w:rPr>
                <w:rFonts w:eastAsia="Times New Roman" w:cs="Times New Roman"/>
                <w:sz w:val="20"/>
                <w:szCs w:val="20"/>
              </w:rPr>
            </w:pPr>
            <w:r w:rsidRPr="00CC7C14">
              <w:rPr>
                <w:sz w:val="20"/>
                <w:szCs w:val="20"/>
              </w:rPr>
              <w:t>0.264</w:t>
            </w:r>
          </w:p>
        </w:tc>
        <w:tc>
          <w:tcPr>
            <w:tcW w:w="900" w:type="dxa"/>
            <w:noWrap/>
          </w:tcPr>
          <w:p w14:paraId="5200F871" w14:textId="77777777" w:rsidR="00FC77C2" w:rsidRPr="00CC7C14" w:rsidRDefault="00FC77C2" w:rsidP="00176AB2">
            <w:pPr>
              <w:jc w:val="center"/>
              <w:rPr>
                <w:rFonts w:eastAsia="Times New Roman" w:cs="Times New Roman"/>
                <w:sz w:val="20"/>
                <w:szCs w:val="20"/>
              </w:rPr>
            </w:pPr>
            <w:r w:rsidRPr="00CC7C14">
              <w:rPr>
                <w:sz w:val="20"/>
                <w:szCs w:val="20"/>
              </w:rPr>
              <w:t>0.061</w:t>
            </w:r>
          </w:p>
        </w:tc>
      </w:tr>
      <w:tr w:rsidR="00FC77C2" w:rsidRPr="00CC7C14" w14:paraId="003C1508" w14:textId="77777777" w:rsidTr="00FC77C2">
        <w:trPr>
          <w:trHeight w:val="288"/>
          <w:tblHeader/>
          <w:jc w:val="center"/>
        </w:trPr>
        <w:tc>
          <w:tcPr>
            <w:tcW w:w="1528" w:type="dxa"/>
            <w:noWrap/>
          </w:tcPr>
          <w:p w14:paraId="33BF3D02" w14:textId="77777777" w:rsidR="00FC77C2" w:rsidRPr="00CC7C14" w:rsidRDefault="00FC77C2" w:rsidP="00176AB2">
            <w:pPr>
              <w:jc w:val="center"/>
              <w:rPr>
                <w:rFonts w:eastAsia="Times New Roman" w:cs="Times New Roman"/>
                <w:sz w:val="20"/>
                <w:szCs w:val="20"/>
              </w:rPr>
            </w:pPr>
            <w:r w:rsidRPr="00CC7C14">
              <w:rPr>
                <w:sz w:val="20"/>
                <w:szCs w:val="20"/>
              </w:rPr>
              <w:t>North</w:t>
            </w:r>
          </w:p>
        </w:tc>
        <w:tc>
          <w:tcPr>
            <w:tcW w:w="1275" w:type="dxa"/>
            <w:noWrap/>
          </w:tcPr>
          <w:p w14:paraId="4A9455DC" w14:textId="77777777" w:rsidR="00FC77C2" w:rsidRPr="00CC7C14" w:rsidRDefault="00FC77C2" w:rsidP="00176AB2">
            <w:pPr>
              <w:jc w:val="center"/>
              <w:rPr>
                <w:rFonts w:eastAsia="Times New Roman" w:cs="Times New Roman"/>
                <w:sz w:val="20"/>
                <w:szCs w:val="20"/>
              </w:rPr>
            </w:pPr>
            <w:r w:rsidRPr="00CC7C14">
              <w:rPr>
                <w:sz w:val="20"/>
                <w:szCs w:val="20"/>
              </w:rPr>
              <w:t>Mafraq</w:t>
            </w:r>
          </w:p>
        </w:tc>
        <w:tc>
          <w:tcPr>
            <w:tcW w:w="2618" w:type="dxa"/>
            <w:noWrap/>
          </w:tcPr>
          <w:p w14:paraId="37AEB47C" w14:textId="77777777" w:rsidR="00FC77C2" w:rsidRPr="00CC7C14" w:rsidRDefault="00FC77C2" w:rsidP="00176AB2">
            <w:pPr>
              <w:jc w:val="center"/>
              <w:rPr>
                <w:rFonts w:eastAsia="Times New Roman" w:cs="Times New Roman"/>
                <w:sz w:val="20"/>
                <w:szCs w:val="20"/>
              </w:rPr>
            </w:pPr>
            <w:r w:rsidRPr="00CC7C14">
              <w:rPr>
                <w:sz w:val="20"/>
                <w:szCs w:val="20"/>
              </w:rPr>
              <w:t>Manshiat Bane Hasan</w:t>
            </w:r>
          </w:p>
        </w:tc>
        <w:tc>
          <w:tcPr>
            <w:tcW w:w="1155" w:type="dxa"/>
            <w:noWrap/>
          </w:tcPr>
          <w:p w14:paraId="444ED18A" w14:textId="77777777" w:rsidR="00FC77C2" w:rsidRPr="00CC7C14" w:rsidRDefault="00FC77C2" w:rsidP="00176AB2">
            <w:pPr>
              <w:jc w:val="center"/>
              <w:rPr>
                <w:rFonts w:eastAsia="Times New Roman" w:cs="Times New Roman"/>
                <w:sz w:val="20"/>
                <w:szCs w:val="20"/>
              </w:rPr>
            </w:pPr>
            <w:r w:rsidRPr="00CC7C14">
              <w:rPr>
                <w:sz w:val="20"/>
                <w:szCs w:val="20"/>
              </w:rPr>
              <w:t>0</w:t>
            </w:r>
          </w:p>
        </w:tc>
        <w:tc>
          <w:tcPr>
            <w:tcW w:w="720" w:type="dxa"/>
            <w:noWrap/>
          </w:tcPr>
          <w:p w14:paraId="1EC96278" w14:textId="77777777" w:rsidR="00FC77C2" w:rsidRPr="00CC7C14" w:rsidRDefault="00FC77C2" w:rsidP="00176AB2">
            <w:pPr>
              <w:jc w:val="center"/>
              <w:rPr>
                <w:rFonts w:eastAsia="Times New Roman" w:cs="Times New Roman"/>
                <w:sz w:val="20"/>
                <w:szCs w:val="20"/>
              </w:rPr>
            </w:pPr>
            <w:r w:rsidRPr="00CC7C14">
              <w:rPr>
                <w:sz w:val="20"/>
                <w:szCs w:val="20"/>
              </w:rPr>
              <w:t>C</w:t>
            </w:r>
          </w:p>
        </w:tc>
        <w:tc>
          <w:tcPr>
            <w:tcW w:w="1260" w:type="dxa"/>
            <w:noWrap/>
          </w:tcPr>
          <w:p w14:paraId="2ED34613" w14:textId="77777777" w:rsidR="00FC77C2" w:rsidRPr="00CC7C14" w:rsidRDefault="00FC77C2" w:rsidP="00176AB2">
            <w:pPr>
              <w:jc w:val="center"/>
              <w:rPr>
                <w:rFonts w:eastAsia="Times New Roman" w:cs="Times New Roman"/>
                <w:sz w:val="20"/>
                <w:szCs w:val="20"/>
              </w:rPr>
            </w:pPr>
            <w:r w:rsidRPr="00CC7C14">
              <w:rPr>
                <w:sz w:val="20"/>
                <w:szCs w:val="20"/>
              </w:rPr>
              <w:t>9.382</w:t>
            </w:r>
          </w:p>
        </w:tc>
        <w:tc>
          <w:tcPr>
            <w:tcW w:w="1170" w:type="dxa"/>
            <w:noWrap/>
          </w:tcPr>
          <w:p w14:paraId="7A340E61" w14:textId="77777777" w:rsidR="00FC77C2" w:rsidRPr="00CC7C14" w:rsidRDefault="00FC77C2" w:rsidP="00176AB2">
            <w:pPr>
              <w:jc w:val="center"/>
              <w:rPr>
                <w:rFonts w:eastAsia="Times New Roman" w:cs="Times New Roman"/>
                <w:sz w:val="20"/>
                <w:szCs w:val="20"/>
              </w:rPr>
            </w:pPr>
            <w:r w:rsidRPr="00CC7C14">
              <w:rPr>
                <w:sz w:val="20"/>
                <w:szCs w:val="20"/>
              </w:rPr>
              <w:t>0.236</w:t>
            </w:r>
          </w:p>
        </w:tc>
        <w:tc>
          <w:tcPr>
            <w:tcW w:w="900" w:type="dxa"/>
            <w:noWrap/>
          </w:tcPr>
          <w:p w14:paraId="3A18AA61" w14:textId="77777777" w:rsidR="00FC77C2" w:rsidRPr="00CC7C14" w:rsidRDefault="00FC77C2" w:rsidP="00176AB2">
            <w:pPr>
              <w:jc w:val="center"/>
              <w:rPr>
                <w:rFonts w:eastAsia="Times New Roman" w:cs="Times New Roman"/>
                <w:sz w:val="20"/>
                <w:szCs w:val="20"/>
              </w:rPr>
            </w:pPr>
            <w:r w:rsidRPr="00CC7C14">
              <w:rPr>
                <w:sz w:val="20"/>
                <w:szCs w:val="20"/>
              </w:rPr>
              <w:t>0.150</w:t>
            </w:r>
          </w:p>
        </w:tc>
      </w:tr>
      <w:tr w:rsidR="00FC77C2" w:rsidRPr="00CC7C14" w14:paraId="00FEA305" w14:textId="77777777" w:rsidTr="00FC77C2">
        <w:trPr>
          <w:trHeight w:val="288"/>
          <w:tblHeader/>
          <w:jc w:val="center"/>
        </w:trPr>
        <w:tc>
          <w:tcPr>
            <w:tcW w:w="1528" w:type="dxa"/>
            <w:noWrap/>
          </w:tcPr>
          <w:p w14:paraId="1BFF8C54" w14:textId="77777777" w:rsidR="00FC77C2" w:rsidRPr="00CC7C14" w:rsidRDefault="00FC77C2" w:rsidP="00176AB2">
            <w:pPr>
              <w:jc w:val="center"/>
              <w:rPr>
                <w:rFonts w:eastAsia="Times New Roman" w:cs="Times New Roman"/>
                <w:sz w:val="20"/>
                <w:szCs w:val="20"/>
              </w:rPr>
            </w:pPr>
            <w:r w:rsidRPr="00CC7C14">
              <w:rPr>
                <w:sz w:val="20"/>
                <w:szCs w:val="20"/>
              </w:rPr>
              <w:t>South</w:t>
            </w:r>
          </w:p>
        </w:tc>
        <w:tc>
          <w:tcPr>
            <w:tcW w:w="1275" w:type="dxa"/>
            <w:noWrap/>
          </w:tcPr>
          <w:p w14:paraId="35B743BE" w14:textId="77777777" w:rsidR="00FC77C2" w:rsidRPr="00CC7C14" w:rsidRDefault="00FC77C2" w:rsidP="00176AB2">
            <w:pPr>
              <w:jc w:val="center"/>
              <w:rPr>
                <w:rFonts w:eastAsia="Times New Roman" w:cs="Times New Roman"/>
                <w:sz w:val="20"/>
                <w:szCs w:val="20"/>
              </w:rPr>
            </w:pPr>
            <w:r w:rsidRPr="00CC7C14">
              <w:rPr>
                <w:sz w:val="20"/>
                <w:szCs w:val="20"/>
              </w:rPr>
              <w:t>Karak</w:t>
            </w:r>
          </w:p>
        </w:tc>
        <w:tc>
          <w:tcPr>
            <w:tcW w:w="2618" w:type="dxa"/>
            <w:noWrap/>
          </w:tcPr>
          <w:p w14:paraId="52AE8DFD" w14:textId="77777777" w:rsidR="00FC77C2" w:rsidRPr="00CC7C14" w:rsidRDefault="00FC77C2" w:rsidP="00176AB2">
            <w:pPr>
              <w:jc w:val="center"/>
              <w:rPr>
                <w:rFonts w:eastAsia="Times New Roman" w:cs="Times New Roman"/>
                <w:sz w:val="20"/>
                <w:szCs w:val="20"/>
              </w:rPr>
            </w:pPr>
            <w:r w:rsidRPr="00CC7C14">
              <w:rPr>
                <w:sz w:val="20"/>
                <w:szCs w:val="20"/>
              </w:rPr>
              <w:t>Talal Aljadedah</w:t>
            </w:r>
          </w:p>
        </w:tc>
        <w:tc>
          <w:tcPr>
            <w:tcW w:w="1155" w:type="dxa"/>
            <w:noWrap/>
          </w:tcPr>
          <w:p w14:paraId="0D8A0512" w14:textId="77777777" w:rsidR="00FC77C2" w:rsidRPr="00CC7C14" w:rsidRDefault="00FC77C2" w:rsidP="00176AB2">
            <w:pPr>
              <w:jc w:val="center"/>
              <w:rPr>
                <w:rFonts w:eastAsia="Times New Roman" w:cs="Times New Roman"/>
                <w:sz w:val="20"/>
                <w:szCs w:val="20"/>
              </w:rPr>
            </w:pPr>
            <w:r w:rsidRPr="00CC7C14">
              <w:rPr>
                <w:sz w:val="20"/>
                <w:szCs w:val="20"/>
              </w:rPr>
              <w:t>0</w:t>
            </w:r>
          </w:p>
        </w:tc>
        <w:tc>
          <w:tcPr>
            <w:tcW w:w="720" w:type="dxa"/>
            <w:noWrap/>
          </w:tcPr>
          <w:p w14:paraId="02F13512" w14:textId="77777777" w:rsidR="00FC77C2" w:rsidRPr="00CC7C14" w:rsidRDefault="00FC77C2" w:rsidP="00176AB2">
            <w:pPr>
              <w:jc w:val="center"/>
              <w:rPr>
                <w:rFonts w:eastAsia="Times New Roman" w:cs="Times New Roman"/>
                <w:sz w:val="20"/>
                <w:szCs w:val="20"/>
              </w:rPr>
            </w:pPr>
            <w:r w:rsidRPr="00CC7C14">
              <w:rPr>
                <w:sz w:val="20"/>
                <w:szCs w:val="20"/>
              </w:rPr>
              <w:t>C</w:t>
            </w:r>
          </w:p>
        </w:tc>
        <w:tc>
          <w:tcPr>
            <w:tcW w:w="1260" w:type="dxa"/>
            <w:noWrap/>
          </w:tcPr>
          <w:p w14:paraId="7A8DA97C" w14:textId="77777777" w:rsidR="00FC77C2" w:rsidRPr="00CC7C14" w:rsidRDefault="00FC77C2" w:rsidP="00176AB2">
            <w:pPr>
              <w:jc w:val="center"/>
              <w:rPr>
                <w:rFonts w:eastAsia="Times New Roman" w:cs="Times New Roman"/>
                <w:sz w:val="20"/>
                <w:szCs w:val="20"/>
              </w:rPr>
            </w:pPr>
            <w:r w:rsidRPr="00CC7C14">
              <w:rPr>
                <w:sz w:val="20"/>
                <w:szCs w:val="20"/>
              </w:rPr>
              <w:t>8.970</w:t>
            </w:r>
          </w:p>
        </w:tc>
        <w:tc>
          <w:tcPr>
            <w:tcW w:w="1170" w:type="dxa"/>
            <w:noWrap/>
          </w:tcPr>
          <w:p w14:paraId="27ABF1DD" w14:textId="77777777" w:rsidR="00FC77C2" w:rsidRPr="00CC7C14" w:rsidRDefault="00FC77C2" w:rsidP="00176AB2">
            <w:pPr>
              <w:jc w:val="center"/>
              <w:rPr>
                <w:rFonts w:eastAsia="Times New Roman" w:cs="Times New Roman"/>
                <w:sz w:val="20"/>
                <w:szCs w:val="20"/>
              </w:rPr>
            </w:pPr>
            <w:r w:rsidRPr="00CC7C14">
              <w:rPr>
                <w:sz w:val="20"/>
                <w:szCs w:val="20"/>
              </w:rPr>
              <w:t>0.021</w:t>
            </w:r>
          </w:p>
        </w:tc>
        <w:tc>
          <w:tcPr>
            <w:tcW w:w="900" w:type="dxa"/>
            <w:noWrap/>
          </w:tcPr>
          <w:p w14:paraId="0A6A606A" w14:textId="77777777" w:rsidR="00FC77C2" w:rsidRPr="00CC7C14" w:rsidRDefault="00FC77C2" w:rsidP="00176AB2">
            <w:pPr>
              <w:jc w:val="center"/>
              <w:rPr>
                <w:rFonts w:eastAsia="Times New Roman" w:cs="Times New Roman"/>
                <w:sz w:val="20"/>
                <w:szCs w:val="20"/>
              </w:rPr>
            </w:pPr>
            <w:r w:rsidRPr="00CC7C14">
              <w:rPr>
                <w:sz w:val="20"/>
                <w:szCs w:val="20"/>
              </w:rPr>
              <w:t>0.286</w:t>
            </w:r>
          </w:p>
        </w:tc>
      </w:tr>
      <w:tr w:rsidR="00FC77C2" w:rsidRPr="00CC7C14" w14:paraId="4212DE0F" w14:textId="77777777" w:rsidTr="00FC77C2">
        <w:trPr>
          <w:trHeight w:val="288"/>
          <w:tblHeader/>
          <w:jc w:val="center"/>
        </w:trPr>
        <w:tc>
          <w:tcPr>
            <w:tcW w:w="1528" w:type="dxa"/>
            <w:noWrap/>
          </w:tcPr>
          <w:p w14:paraId="43C0A379" w14:textId="77777777" w:rsidR="00FC77C2" w:rsidRPr="00CC7C14" w:rsidRDefault="00FC77C2" w:rsidP="00176AB2">
            <w:pPr>
              <w:jc w:val="center"/>
              <w:rPr>
                <w:rFonts w:eastAsia="Times New Roman" w:cs="Times New Roman"/>
                <w:sz w:val="20"/>
                <w:szCs w:val="20"/>
              </w:rPr>
            </w:pPr>
            <w:r w:rsidRPr="00CC7C14">
              <w:rPr>
                <w:sz w:val="20"/>
                <w:szCs w:val="20"/>
              </w:rPr>
              <w:t>South</w:t>
            </w:r>
          </w:p>
        </w:tc>
        <w:tc>
          <w:tcPr>
            <w:tcW w:w="1275" w:type="dxa"/>
            <w:noWrap/>
          </w:tcPr>
          <w:p w14:paraId="504C3CB0" w14:textId="77777777" w:rsidR="00FC77C2" w:rsidRPr="00CC7C14" w:rsidRDefault="00FC77C2" w:rsidP="00176AB2">
            <w:pPr>
              <w:jc w:val="center"/>
              <w:rPr>
                <w:rFonts w:eastAsia="Times New Roman" w:cs="Times New Roman"/>
                <w:sz w:val="20"/>
                <w:szCs w:val="20"/>
              </w:rPr>
            </w:pPr>
            <w:r w:rsidRPr="00CC7C14">
              <w:rPr>
                <w:sz w:val="20"/>
                <w:szCs w:val="20"/>
              </w:rPr>
              <w:t>Maan</w:t>
            </w:r>
          </w:p>
        </w:tc>
        <w:tc>
          <w:tcPr>
            <w:tcW w:w="2618" w:type="dxa"/>
            <w:noWrap/>
          </w:tcPr>
          <w:p w14:paraId="17C1082D" w14:textId="77777777" w:rsidR="00FC77C2" w:rsidRPr="00CC7C14" w:rsidRDefault="00FC77C2" w:rsidP="00176AB2">
            <w:pPr>
              <w:jc w:val="center"/>
              <w:rPr>
                <w:rFonts w:eastAsia="Times New Roman" w:cs="Times New Roman"/>
                <w:sz w:val="20"/>
                <w:szCs w:val="20"/>
              </w:rPr>
            </w:pPr>
            <w:r w:rsidRPr="00CC7C14">
              <w:rPr>
                <w:sz w:val="20"/>
                <w:szCs w:val="20"/>
              </w:rPr>
              <w:t>Alsharah</w:t>
            </w:r>
          </w:p>
        </w:tc>
        <w:tc>
          <w:tcPr>
            <w:tcW w:w="1155" w:type="dxa"/>
            <w:noWrap/>
          </w:tcPr>
          <w:p w14:paraId="636370D3" w14:textId="77777777" w:rsidR="00FC77C2" w:rsidRPr="00CC7C14" w:rsidRDefault="00FC77C2" w:rsidP="00176AB2">
            <w:pPr>
              <w:jc w:val="center"/>
              <w:rPr>
                <w:rFonts w:eastAsia="Times New Roman" w:cs="Times New Roman"/>
                <w:sz w:val="20"/>
                <w:szCs w:val="20"/>
              </w:rPr>
            </w:pPr>
            <w:r w:rsidRPr="00CC7C14">
              <w:rPr>
                <w:sz w:val="20"/>
                <w:szCs w:val="20"/>
              </w:rPr>
              <w:t>0</w:t>
            </w:r>
          </w:p>
        </w:tc>
        <w:tc>
          <w:tcPr>
            <w:tcW w:w="720" w:type="dxa"/>
            <w:noWrap/>
          </w:tcPr>
          <w:p w14:paraId="78EC3D9E" w14:textId="77777777" w:rsidR="00FC77C2" w:rsidRPr="00CC7C14" w:rsidRDefault="00FC77C2" w:rsidP="00176AB2">
            <w:pPr>
              <w:jc w:val="center"/>
              <w:rPr>
                <w:rFonts w:eastAsia="Times New Roman" w:cs="Times New Roman"/>
                <w:sz w:val="20"/>
                <w:szCs w:val="20"/>
              </w:rPr>
            </w:pPr>
            <w:r w:rsidRPr="00CC7C14">
              <w:rPr>
                <w:sz w:val="20"/>
                <w:szCs w:val="20"/>
              </w:rPr>
              <w:t>C</w:t>
            </w:r>
          </w:p>
        </w:tc>
        <w:tc>
          <w:tcPr>
            <w:tcW w:w="1260" w:type="dxa"/>
            <w:noWrap/>
          </w:tcPr>
          <w:p w14:paraId="1A04D6FA" w14:textId="77777777" w:rsidR="00FC77C2" w:rsidRPr="00CC7C14" w:rsidRDefault="00FC77C2" w:rsidP="00176AB2">
            <w:pPr>
              <w:jc w:val="center"/>
              <w:rPr>
                <w:rFonts w:eastAsia="Times New Roman" w:cs="Times New Roman"/>
                <w:sz w:val="20"/>
                <w:szCs w:val="20"/>
              </w:rPr>
            </w:pPr>
            <w:r w:rsidRPr="00CC7C14">
              <w:rPr>
                <w:sz w:val="20"/>
                <w:szCs w:val="20"/>
              </w:rPr>
              <w:t>9.619</w:t>
            </w:r>
          </w:p>
        </w:tc>
        <w:tc>
          <w:tcPr>
            <w:tcW w:w="1170" w:type="dxa"/>
            <w:noWrap/>
          </w:tcPr>
          <w:p w14:paraId="46B802F8" w14:textId="77777777" w:rsidR="00FC77C2" w:rsidRPr="00CC7C14" w:rsidRDefault="00FC77C2" w:rsidP="00176AB2">
            <w:pPr>
              <w:jc w:val="center"/>
              <w:rPr>
                <w:rFonts w:eastAsia="Times New Roman" w:cs="Times New Roman"/>
                <w:sz w:val="20"/>
                <w:szCs w:val="20"/>
              </w:rPr>
            </w:pPr>
            <w:r w:rsidRPr="00CC7C14">
              <w:rPr>
                <w:sz w:val="20"/>
                <w:szCs w:val="20"/>
              </w:rPr>
              <w:t>0.008</w:t>
            </w:r>
          </w:p>
        </w:tc>
        <w:tc>
          <w:tcPr>
            <w:tcW w:w="900" w:type="dxa"/>
            <w:noWrap/>
          </w:tcPr>
          <w:p w14:paraId="1C56CF3E" w14:textId="77777777" w:rsidR="00FC77C2" w:rsidRPr="00CC7C14" w:rsidRDefault="00FC77C2" w:rsidP="00176AB2">
            <w:pPr>
              <w:jc w:val="center"/>
              <w:rPr>
                <w:rFonts w:eastAsia="Times New Roman" w:cs="Times New Roman"/>
                <w:sz w:val="20"/>
                <w:szCs w:val="20"/>
              </w:rPr>
            </w:pPr>
            <w:r w:rsidRPr="00CC7C14">
              <w:rPr>
                <w:sz w:val="20"/>
                <w:szCs w:val="20"/>
              </w:rPr>
              <w:t>0.505</w:t>
            </w:r>
          </w:p>
        </w:tc>
      </w:tr>
      <w:tr w:rsidR="00FC77C2" w:rsidRPr="00CC7C14" w14:paraId="13CA9704" w14:textId="77777777" w:rsidTr="00FC77C2">
        <w:trPr>
          <w:trHeight w:val="288"/>
          <w:tblHeader/>
          <w:jc w:val="center"/>
        </w:trPr>
        <w:tc>
          <w:tcPr>
            <w:tcW w:w="1528" w:type="dxa"/>
            <w:noWrap/>
          </w:tcPr>
          <w:p w14:paraId="68DDC5A8" w14:textId="77777777" w:rsidR="00FC77C2" w:rsidRPr="00CC7C14" w:rsidRDefault="00FC77C2" w:rsidP="00176AB2">
            <w:pPr>
              <w:jc w:val="center"/>
              <w:rPr>
                <w:rFonts w:eastAsia="Times New Roman" w:cs="Times New Roman"/>
                <w:sz w:val="20"/>
                <w:szCs w:val="20"/>
              </w:rPr>
            </w:pPr>
            <w:r w:rsidRPr="00CC7C14">
              <w:rPr>
                <w:sz w:val="20"/>
                <w:szCs w:val="20"/>
              </w:rPr>
              <w:t>South</w:t>
            </w:r>
          </w:p>
        </w:tc>
        <w:tc>
          <w:tcPr>
            <w:tcW w:w="1275" w:type="dxa"/>
            <w:noWrap/>
          </w:tcPr>
          <w:p w14:paraId="1EF4A090" w14:textId="77777777" w:rsidR="00FC77C2" w:rsidRPr="00CC7C14" w:rsidRDefault="00FC77C2" w:rsidP="00176AB2">
            <w:pPr>
              <w:jc w:val="center"/>
              <w:rPr>
                <w:rFonts w:eastAsia="Times New Roman" w:cs="Times New Roman"/>
                <w:sz w:val="20"/>
                <w:szCs w:val="20"/>
              </w:rPr>
            </w:pPr>
            <w:r w:rsidRPr="00CC7C14">
              <w:rPr>
                <w:sz w:val="20"/>
                <w:szCs w:val="20"/>
              </w:rPr>
              <w:t>Maan</w:t>
            </w:r>
          </w:p>
        </w:tc>
        <w:tc>
          <w:tcPr>
            <w:tcW w:w="2618" w:type="dxa"/>
            <w:noWrap/>
          </w:tcPr>
          <w:p w14:paraId="29C088AF" w14:textId="77777777" w:rsidR="00FC77C2" w:rsidRPr="00CC7C14" w:rsidRDefault="00FC77C2" w:rsidP="00176AB2">
            <w:pPr>
              <w:jc w:val="center"/>
              <w:rPr>
                <w:rFonts w:eastAsia="Times New Roman" w:cs="Times New Roman"/>
                <w:sz w:val="20"/>
                <w:szCs w:val="20"/>
              </w:rPr>
            </w:pPr>
            <w:r w:rsidRPr="00CC7C14">
              <w:rPr>
                <w:sz w:val="20"/>
                <w:szCs w:val="20"/>
              </w:rPr>
              <w:t>Iel Jadeda</w:t>
            </w:r>
          </w:p>
        </w:tc>
        <w:tc>
          <w:tcPr>
            <w:tcW w:w="1155" w:type="dxa"/>
            <w:noWrap/>
          </w:tcPr>
          <w:p w14:paraId="5A486948" w14:textId="77777777" w:rsidR="00FC77C2" w:rsidRPr="00CC7C14" w:rsidRDefault="00FC77C2" w:rsidP="00176AB2">
            <w:pPr>
              <w:jc w:val="center"/>
              <w:rPr>
                <w:rFonts w:eastAsia="Times New Roman" w:cs="Times New Roman"/>
                <w:sz w:val="20"/>
                <w:szCs w:val="20"/>
              </w:rPr>
            </w:pPr>
            <w:r w:rsidRPr="00CC7C14">
              <w:rPr>
                <w:sz w:val="20"/>
                <w:szCs w:val="20"/>
              </w:rPr>
              <w:t>0</w:t>
            </w:r>
          </w:p>
        </w:tc>
        <w:tc>
          <w:tcPr>
            <w:tcW w:w="720" w:type="dxa"/>
            <w:noWrap/>
          </w:tcPr>
          <w:p w14:paraId="26FBC27A" w14:textId="77777777" w:rsidR="00FC77C2" w:rsidRPr="00CC7C14" w:rsidRDefault="00FC77C2" w:rsidP="00176AB2">
            <w:pPr>
              <w:jc w:val="center"/>
              <w:rPr>
                <w:rFonts w:eastAsia="Times New Roman" w:cs="Times New Roman"/>
                <w:sz w:val="20"/>
                <w:szCs w:val="20"/>
              </w:rPr>
            </w:pPr>
            <w:r w:rsidRPr="00CC7C14">
              <w:rPr>
                <w:sz w:val="20"/>
                <w:szCs w:val="20"/>
              </w:rPr>
              <w:t>C</w:t>
            </w:r>
          </w:p>
        </w:tc>
        <w:tc>
          <w:tcPr>
            <w:tcW w:w="1260" w:type="dxa"/>
            <w:noWrap/>
          </w:tcPr>
          <w:p w14:paraId="23609B90" w14:textId="77777777" w:rsidR="00FC77C2" w:rsidRPr="00CC7C14" w:rsidRDefault="00FC77C2" w:rsidP="00176AB2">
            <w:pPr>
              <w:jc w:val="center"/>
              <w:rPr>
                <w:rFonts w:eastAsia="Times New Roman" w:cs="Times New Roman"/>
                <w:sz w:val="20"/>
                <w:szCs w:val="20"/>
              </w:rPr>
            </w:pPr>
            <w:r w:rsidRPr="00CC7C14">
              <w:rPr>
                <w:sz w:val="20"/>
                <w:szCs w:val="20"/>
              </w:rPr>
              <w:t>9.625</w:t>
            </w:r>
          </w:p>
        </w:tc>
        <w:tc>
          <w:tcPr>
            <w:tcW w:w="1170" w:type="dxa"/>
            <w:noWrap/>
          </w:tcPr>
          <w:p w14:paraId="4C3CA39A" w14:textId="77777777" w:rsidR="00FC77C2" w:rsidRPr="00CC7C14" w:rsidRDefault="00FC77C2" w:rsidP="00176AB2">
            <w:pPr>
              <w:jc w:val="center"/>
              <w:rPr>
                <w:rFonts w:eastAsia="Times New Roman" w:cs="Times New Roman"/>
                <w:sz w:val="20"/>
                <w:szCs w:val="20"/>
              </w:rPr>
            </w:pPr>
            <w:r w:rsidRPr="00CC7C14">
              <w:rPr>
                <w:sz w:val="20"/>
                <w:szCs w:val="20"/>
              </w:rPr>
              <w:t>0.018</w:t>
            </w:r>
          </w:p>
        </w:tc>
        <w:tc>
          <w:tcPr>
            <w:tcW w:w="900" w:type="dxa"/>
            <w:noWrap/>
          </w:tcPr>
          <w:p w14:paraId="4D5D1EF0" w14:textId="77777777" w:rsidR="00FC77C2" w:rsidRPr="00CC7C14" w:rsidRDefault="00FC77C2" w:rsidP="00176AB2">
            <w:pPr>
              <w:jc w:val="center"/>
              <w:rPr>
                <w:rFonts w:eastAsia="Times New Roman" w:cs="Times New Roman"/>
                <w:sz w:val="20"/>
                <w:szCs w:val="20"/>
              </w:rPr>
            </w:pPr>
            <w:r w:rsidRPr="00CC7C14">
              <w:rPr>
                <w:sz w:val="20"/>
                <w:szCs w:val="20"/>
              </w:rPr>
              <w:t>0.483</w:t>
            </w:r>
          </w:p>
        </w:tc>
      </w:tr>
    </w:tbl>
    <w:p w14:paraId="2718A9AD" w14:textId="77777777" w:rsidR="000701C1" w:rsidRPr="000701C1" w:rsidRDefault="000701C1" w:rsidP="000701C1">
      <w:pPr>
        <w:sectPr w:rsidR="000701C1" w:rsidRPr="000701C1" w:rsidSect="00FC77C2">
          <w:pgSz w:w="12240" w:h="15840"/>
          <w:pgMar w:top="1440" w:right="1440" w:bottom="1440" w:left="1440" w:header="720" w:footer="720" w:gutter="0"/>
          <w:cols w:space="720"/>
          <w:docGrid w:linePitch="360"/>
        </w:sectPr>
      </w:pPr>
    </w:p>
    <w:p w14:paraId="64F72220" w14:textId="70FEE192" w:rsidR="000701C1" w:rsidRDefault="000701C1" w:rsidP="000701C1">
      <w:pPr>
        <w:pStyle w:val="Heading3"/>
      </w:pPr>
      <w:bookmarkStart w:id="194" w:name="_Annex_8:_Qualitative"/>
      <w:bookmarkStart w:id="195" w:name="_Toc524597419"/>
      <w:bookmarkEnd w:id="194"/>
      <w:r>
        <w:t xml:space="preserve">Annex </w:t>
      </w:r>
      <w:r w:rsidR="00FE03E4">
        <w:t>8</w:t>
      </w:r>
      <w:r>
        <w:t>: Qualitative Data Collection Gu</w:t>
      </w:r>
      <w:r w:rsidR="001B50AE">
        <w:t>i</w:t>
      </w:r>
      <w:r>
        <w:t>des</w:t>
      </w:r>
      <w:bookmarkEnd w:id="195"/>
    </w:p>
    <w:p w14:paraId="04ADEA27" w14:textId="2AFDC83A" w:rsidR="000701C1" w:rsidRPr="002B1774" w:rsidRDefault="000701C1" w:rsidP="000701C1">
      <w:pPr>
        <w:pStyle w:val="Heading4"/>
      </w:pPr>
      <w:r w:rsidRPr="002B1774">
        <w:t>General Introduction for KIIs/Group Interviews</w:t>
      </w:r>
      <w:r w:rsidRPr="002B1774">
        <w:rPr>
          <w:rStyle w:val="FootnoteReference"/>
        </w:rPr>
        <w:footnoteReference w:id="21"/>
      </w:r>
    </w:p>
    <w:p w14:paraId="68AAA5EE" w14:textId="5B40B182" w:rsidR="000701C1" w:rsidRPr="002B1774" w:rsidRDefault="7AA453DA" w:rsidP="000701C1">
      <w:pPr>
        <w:rPr>
          <w:szCs w:val="22"/>
        </w:rPr>
      </w:pPr>
      <w:r>
        <w:t>Thank you very much for meeting with us today and for being willing to answer our questions. Before we start, let me provide some context for this meeting and explain briefly what we would like to discuss with you and why. As you know, USAID is supporting a wide range of projects and activities carried out by various organizations in Jordan. With the knowledge and consent of the Government, and as part of its ongoing commitment to adapt and learn from its interventions, USAID has asked us, the USAID Jordan Monitoring and Evaluation Support Project, to conduct a study of municipal public services in Jordan. The purpose of this study is to collect information about municipalities in Jordan at different points in time to understand and measure changes in municipal institutional capacity and public service delivery. Part of the study will cover contextual variables affecting local governance.</w:t>
      </w:r>
    </w:p>
    <w:p w14:paraId="75AC8C3A" w14:textId="77777777" w:rsidR="000701C1" w:rsidRPr="002B1774" w:rsidRDefault="000701C1" w:rsidP="000701C1">
      <w:pPr>
        <w:rPr>
          <w:szCs w:val="22"/>
        </w:rPr>
      </w:pPr>
    </w:p>
    <w:p w14:paraId="778C7511" w14:textId="77777777" w:rsidR="000701C1" w:rsidRPr="002B1774" w:rsidRDefault="000701C1" w:rsidP="000701C1">
      <w:pPr>
        <w:rPr>
          <w:szCs w:val="22"/>
        </w:rPr>
      </w:pPr>
      <w:r w:rsidRPr="002B1774">
        <w:rPr>
          <w:szCs w:val="22"/>
        </w:rPr>
        <w:t>The findings from this evaluation will help USAID, the Government of Jordan, and the broader donor community better understand the status of municipal services and improve the effectiveness of their respective interventions.</w:t>
      </w:r>
    </w:p>
    <w:p w14:paraId="627411DF" w14:textId="77777777" w:rsidR="000701C1" w:rsidRPr="002B1774" w:rsidRDefault="000701C1" w:rsidP="000701C1">
      <w:pPr>
        <w:rPr>
          <w:szCs w:val="22"/>
        </w:rPr>
      </w:pPr>
    </w:p>
    <w:p w14:paraId="19DE8C3A" w14:textId="6BCFD243" w:rsidR="000701C1" w:rsidRPr="002B1774" w:rsidRDefault="7AA453DA" w:rsidP="000701C1">
      <w:pPr>
        <w:rPr>
          <w:szCs w:val="22"/>
        </w:rPr>
      </w:pPr>
      <w:r>
        <w:t xml:space="preserve">Your answers will be kept confidential; the report that will develop out of this study will not attribute any particular comment to any particular individual, or for that matter to any particular group of respondents. All we are trying to do is merely understand how municipalities are functioning. We will then review everything we have heard, and summarize it in a report that will be shared with USAID. </w:t>
      </w:r>
    </w:p>
    <w:p w14:paraId="09B65C59" w14:textId="77777777" w:rsidR="000701C1" w:rsidRPr="002B1774" w:rsidRDefault="000701C1" w:rsidP="000701C1">
      <w:pPr>
        <w:rPr>
          <w:szCs w:val="22"/>
        </w:rPr>
      </w:pPr>
    </w:p>
    <w:p w14:paraId="7426198F" w14:textId="6960934A" w:rsidR="000701C1" w:rsidRDefault="7AA453DA" w:rsidP="000701C1">
      <w:pPr>
        <w:rPr>
          <w:szCs w:val="22"/>
        </w:rPr>
      </w:pPr>
      <w:r>
        <w:t xml:space="preserve">Again, we are very grateful for your willingness to help us as we conduct this study.  If you are comfortable with this approach, I am planning to ask you </w:t>
      </w:r>
      <w:r w:rsidRPr="7AA453DA">
        <w:rPr>
          <w:u w:val="single"/>
        </w:rPr>
        <w:t>X questions</w:t>
      </w:r>
      <w:r>
        <w:t>, a few of which entail follow-up questions. You may end the interview at any time.</w:t>
      </w:r>
      <w:r w:rsidR="002B316F">
        <w:t xml:space="preserve"> </w:t>
      </w:r>
      <w:r>
        <w:t xml:space="preserve">Before we proceed, do you have any questions for us? </w:t>
      </w:r>
    </w:p>
    <w:p w14:paraId="2AE54F0A" w14:textId="77777777" w:rsidR="000701C1" w:rsidRPr="000701C1" w:rsidRDefault="000701C1" w:rsidP="000701C1">
      <w:pPr>
        <w:pStyle w:val="Heading4"/>
      </w:pPr>
      <w:r w:rsidRPr="000701C1">
        <w:t>KII Discussion Guide for Executive/Governorate Council Members</w:t>
      </w:r>
    </w:p>
    <w:p w14:paraId="3A15FB04" w14:textId="77777777" w:rsidR="000701C1" w:rsidRPr="002B1774" w:rsidRDefault="000701C1" w:rsidP="00C335FE">
      <w:pPr>
        <w:pStyle w:val="ListParagraph"/>
        <w:numPr>
          <w:ilvl w:val="0"/>
          <w:numId w:val="10"/>
        </w:numPr>
        <w:tabs>
          <w:tab w:val="clear" w:pos="9360"/>
        </w:tabs>
        <w:spacing w:line="240" w:lineRule="auto"/>
        <w:jc w:val="left"/>
        <w:textAlignment w:val="auto"/>
        <w:rPr>
          <w:szCs w:val="22"/>
        </w:rPr>
      </w:pPr>
      <w:r w:rsidRPr="002B1774">
        <w:rPr>
          <w:szCs w:val="22"/>
        </w:rPr>
        <w:t>What do you think of the new decentralized system and how has your experience as a new executive/governorate council member been so far?</w:t>
      </w:r>
    </w:p>
    <w:p w14:paraId="784B8DC2" w14:textId="77777777" w:rsidR="000701C1" w:rsidRPr="002B1774" w:rsidRDefault="000701C1" w:rsidP="00C335FE">
      <w:pPr>
        <w:pStyle w:val="ListParagraph"/>
        <w:numPr>
          <w:ilvl w:val="0"/>
          <w:numId w:val="10"/>
        </w:numPr>
        <w:tabs>
          <w:tab w:val="clear" w:pos="9360"/>
        </w:tabs>
        <w:spacing w:line="240" w:lineRule="auto"/>
        <w:jc w:val="left"/>
        <w:textAlignment w:val="auto"/>
        <w:rPr>
          <w:szCs w:val="22"/>
        </w:rPr>
      </w:pPr>
      <w:r w:rsidRPr="002B1774">
        <w:rPr>
          <w:szCs w:val="22"/>
        </w:rPr>
        <w:t>Executive council members only: How has your role changed under the new system?</w:t>
      </w:r>
    </w:p>
    <w:p w14:paraId="058A4C5B" w14:textId="77777777" w:rsidR="000701C1" w:rsidRPr="002B1774" w:rsidRDefault="000701C1" w:rsidP="00C335FE">
      <w:pPr>
        <w:pStyle w:val="ListParagraph"/>
        <w:numPr>
          <w:ilvl w:val="0"/>
          <w:numId w:val="10"/>
        </w:numPr>
        <w:tabs>
          <w:tab w:val="clear" w:pos="9360"/>
        </w:tabs>
        <w:spacing w:line="240" w:lineRule="auto"/>
        <w:jc w:val="left"/>
        <w:textAlignment w:val="auto"/>
        <w:rPr>
          <w:szCs w:val="22"/>
        </w:rPr>
      </w:pPr>
      <w:r w:rsidRPr="002B1774">
        <w:rPr>
          <w:szCs w:val="22"/>
        </w:rPr>
        <w:t>Governorate council members only: What is your role and how are you performing it?</w:t>
      </w:r>
    </w:p>
    <w:p w14:paraId="25A002B9" w14:textId="77777777" w:rsidR="000701C1" w:rsidRPr="002B1774" w:rsidRDefault="000701C1" w:rsidP="00C335FE">
      <w:pPr>
        <w:pStyle w:val="ListParagraph"/>
        <w:numPr>
          <w:ilvl w:val="0"/>
          <w:numId w:val="10"/>
        </w:numPr>
        <w:tabs>
          <w:tab w:val="clear" w:pos="9360"/>
        </w:tabs>
        <w:spacing w:line="240" w:lineRule="auto"/>
        <w:jc w:val="left"/>
        <w:textAlignment w:val="auto"/>
        <w:rPr>
          <w:szCs w:val="22"/>
        </w:rPr>
      </w:pPr>
      <w:r w:rsidRPr="002B1774">
        <w:rPr>
          <w:szCs w:val="22"/>
        </w:rPr>
        <w:t>How frequent are the meetings of the executive/governorate council?</w:t>
      </w:r>
    </w:p>
    <w:p w14:paraId="06952783" w14:textId="77777777" w:rsidR="000701C1" w:rsidRPr="002B1774" w:rsidRDefault="000701C1" w:rsidP="00C335FE">
      <w:pPr>
        <w:pStyle w:val="ListParagraph"/>
        <w:numPr>
          <w:ilvl w:val="0"/>
          <w:numId w:val="10"/>
        </w:numPr>
        <w:tabs>
          <w:tab w:val="clear" w:pos="9360"/>
        </w:tabs>
        <w:spacing w:line="240" w:lineRule="auto"/>
        <w:jc w:val="left"/>
        <w:textAlignment w:val="auto"/>
        <w:rPr>
          <w:szCs w:val="22"/>
        </w:rPr>
      </w:pPr>
      <w:r w:rsidRPr="002B1774">
        <w:rPr>
          <w:szCs w:val="22"/>
        </w:rPr>
        <w:t>How does the executive council communicate with the governorate council? How many times did the two councils meet before they endorsed this year’s budget?</w:t>
      </w:r>
    </w:p>
    <w:p w14:paraId="231977D3" w14:textId="77777777" w:rsidR="000701C1" w:rsidRPr="002B1774" w:rsidRDefault="000701C1" w:rsidP="00C335FE">
      <w:pPr>
        <w:pStyle w:val="ListParagraph"/>
        <w:numPr>
          <w:ilvl w:val="0"/>
          <w:numId w:val="10"/>
        </w:numPr>
        <w:tabs>
          <w:tab w:val="clear" w:pos="9360"/>
        </w:tabs>
        <w:spacing w:line="240" w:lineRule="auto"/>
        <w:jc w:val="left"/>
        <w:textAlignment w:val="auto"/>
        <w:rPr>
          <w:szCs w:val="22"/>
        </w:rPr>
      </w:pPr>
      <w:r w:rsidRPr="002B1774">
        <w:rPr>
          <w:szCs w:val="22"/>
        </w:rPr>
        <w:t>Can you please describe the process by which municipal needs are processed at the governorate level? How do the executive/governorate councils prioritize the development needs/projects they receive from the various municipalities? Can you walk me through the sequence of preparation and approval, number and type of participants involved and reference resources used in the process?</w:t>
      </w:r>
    </w:p>
    <w:p w14:paraId="2316AC13" w14:textId="77777777" w:rsidR="000701C1" w:rsidRPr="002B1774" w:rsidRDefault="000701C1" w:rsidP="00C335FE">
      <w:pPr>
        <w:pStyle w:val="ListParagraph"/>
        <w:numPr>
          <w:ilvl w:val="0"/>
          <w:numId w:val="10"/>
        </w:numPr>
        <w:tabs>
          <w:tab w:val="clear" w:pos="9360"/>
        </w:tabs>
        <w:spacing w:line="240" w:lineRule="auto"/>
        <w:jc w:val="left"/>
        <w:textAlignment w:val="auto"/>
        <w:rPr>
          <w:szCs w:val="22"/>
        </w:rPr>
      </w:pPr>
      <w:r w:rsidRPr="002B1774">
        <w:rPr>
          <w:szCs w:val="22"/>
        </w:rPr>
        <w:t>Are there information bottlenecks that impact this process?</w:t>
      </w:r>
    </w:p>
    <w:p w14:paraId="37D42740" w14:textId="77777777" w:rsidR="000701C1" w:rsidRPr="002B1774" w:rsidRDefault="000701C1" w:rsidP="00C335FE">
      <w:pPr>
        <w:pStyle w:val="ListParagraph"/>
        <w:numPr>
          <w:ilvl w:val="0"/>
          <w:numId w:val="10"/>
        </w:numPr>
        <w:tabs>
          <w:tab w:val="clear" w:pos="9360"/>
        </w:tabs>
        <w:spacing w:line="240" w:lineRule="auto"/>
        <w:jc w:val="left"/>
        <w:textAlignment w:val="auto"/>
        <w:rPr>
          <w:szCs w:val="22"/>
        </w:rPr>
      </w:pPr>
      <w:r w:rsidRPr="002B1774">
        <w:rPr>
          <w:szCs w:val="22"/>
        </w:rPr>
        <w:t>How often is the governorate council briefed on budget disbursements for governorates or municipalities?</w:t>
      </w:r>
    </w:p>
    <w:p w14:paraId="60F28DA0" w14:textId="77777777" w:rsidR="000701C1" w:rsidRPr="002B1774" w:rsidRDefault="000701C1" w:rsidP="00C335FE">
      <w:pPr>
        <w:pStyle w:val="ListParagraph"/>
        <w:numPr>
          <w:ilvl w:val="0"/>
          <w:numId w:val="10"/>
        </w:numPr>
        <w:tabs>
          <w:tab w:val="clear" w:pos="9360"/>
        </w:tabs>
        <w:spacing w:line="240" w:lineRule="auto"/>
        <w:jc w:val="left"/>
        <w:textAlignment w:val="auto"/>
        <w:rPr>
          <w:szCs w:val="22"/>
        </w:rPr>
      </w:pPr>
      <w:r w:rsidRPr="002B1774">
        <w:rPr>
          <w:szCs w:val="22"/>
        </w:rPr>
        <w:t>Do you think this new decentralized system will improve the quality of public services delivered at the municipal level? Why/Why not?</w:t>
      </w:r>
    </w:p>
    <w:p w14:paraId="543028FC" w14:textId="77777777" w:rsidR="000701C1" w:rsidRPr="002B1774" w:rsidRDefault="000701C1" w:rsidP="00C335FE">
      <w:pPr>
        <w:pStyle w:val="ListParagraph"/>
        <w:numPr>
          <w:ilvl w:val="0"/>
          <w:numId w:val="10"/>
        </w:numPr>
        <w:tabs>
          <w:tab w:val="clear" w:pos="9360"/>
        </w:tabs>
        <w:spacing w:line="240" w:lineRule="auto"/>
        <w:jc w:val="left"/>
        <w:textAlignment w:val="auto"/>
        <w:rPr>
          <w:szCs w:val="22"/>
        </w:rPr>
      </w:pPr>
      <w:r w:rsidRPr="002B1774">
        <w:rPr>
          <w:szCs w:val="22"/>
        </w:rPr>
        <w:t>What challenges/opportunities do you foresee in the implementation of the new decentralized system?</w:t>
      </w:r>
    </w:p>
    <w:p w14:paraId="56A14109" w14:textId="77777777" w:rsidR="000701C1" w:rsidRPr="002B1774" w:rsidRDefault="000701C1" w:rsidP="00C335FE">
      <w:pPr>
        <w:pStyle w:val="ListParagraph"/>
        <w:numPr>
          <w:ilvl w:val="0"/>
          <w:numId w:val="10"/>
        </w:numPr>
        <w:tabs>
          <w:tab w:val="clear" w:pos="9360"/>
        </w:tabs>
        <w:spacing w:line="240" w:lineRule="auto"/>
        <w:jc w:val="left"/>
        <w:textAlignment w:val="auto"/>
        <w:rPr>
          <w:szCs w:val="22"/>
        </w:rPr>
      </w:pPr>
      <w:r w:rsidRPr="002B1774">
        <w:rPr>
          <w:szCs w:val="22"/>
        </w:rPr>
        <w:t>Is there any negative or positive impact for the implementation of the new system?</w:t>
      </w:r>
    </w:p>
    <w:p w14:paraId="0348C8EB" w14:textId="77777777" w:rsidR="000701C1" w:rsidRPr="000701C1" w:rsidRDefault="000701C1" w:rsidP="000701C1">
      <w:pPr>
        <w:pStyle w:val="Heading4"/>
      </w:pPr>
      <w:r w:rsidRPr="000701C1">
        <w:t>KII Discussion Guide for Mayors</w:t>
      </w:r>
    </w:p>
    <w:p w14:paraId="1A50A043" w14:textId="77777777" w:rsidR="000701C1" w:rsidRPr="002B1774" w:rsidRDefault="000701C1" w:rsidP="00C335FE">
      <w:pPr>
        <w:pStyle w:val="ListParagraph"/>
        <w:numPr>
          <w:ilvl w:val="0"/>
          <w:numId w:val="11"/>
        </w:numPr>
        <w:tabs>
          <w:tab w:val="clear" w:pos="9360"/>
        </w:tabs>
        <w:spacing w:line="240" w:lineRule="auto"/>
        <w:jc w:val="left"/>
        <w:textAlignment w:val="auto"/>
        <w:rPr>
          <w:szCs w:val="22"/>
        </w:rPr>
      </w:pPr>
      <w:r w:rsidRPr="002B1774">
        <w:rPr>
          <w:szCs w:val="22"/>
        </w:rPr>
        <w:t>What do you think of the new decentralized system and have you seen any changes so far?</w:t>
      </w:r>
    </w:p>
    <w:p w14:paraId="2220E95C" w14:textId="77777777" w:rsidR="000701C1" w:rsidRPr="002B1774" w:rsidRDefault="000701C1" w:rsidP="00C335FE">
      <w:pPr>
        <w:pStyle w:val="ListParagraph"/>
        <w:numPr>
          <w:ilvl w:val="0"/>
          <w:numId w:val="11"/>
        </w:numPr>
        <w:tabs>
          <w:tab w:val="clear" w:pos="9360"/>
        </w:tabs>
        <w:spacing w:line="240" w:lineRule="auto"/>
        <w:jc w:val="left"/>
        <w:textAlignment w:val="auto"/>
        <w:rPr>
          <w:szCs w:val="22"/>
        </w:rPr>
      </w:pPr>
      <w:r w:rsidRPr="002B1774">
        <w:rPr>
          <w:b/>
          <w:szCs w:val="22"/>
        </w:rPr>
        <w:t>For treatment municipalities</w:t>
      </w:r>
      <w:r w:rsidRPr="002B1774">
        <w:rPr>
          <w:szCs w:val="22"/>
        </w:rPr>
        <w:t xml:space="preserve"> </w:t>
      </w:r>
      <w:r w:rsidRPr="002B1774">
        <w:rPr>
          <w:b/>
          <w:szCs w:val="22"/>
        </w:rPr>
        <w:t>only</w:t>
      </w:r>
      <w:r w:rsidRPr="002B1774">
        <w:rPr>
          <w:szCs w:val="22"/>
        </w:rPr>
        <w:t xml:space="preserve">: Can you brief us about CITIES support to your municipality so far? How do you evaluate this support? </w:t>
      </w:r>
    </w:p>
    <w:p w14:paraId="63A52FAF" w14:textId="103A200F" w:rsidR="000701C1" w:rsidRPr="002B1774" w:rsidRDefault="7AA453DA" w:rsidP="00C335FE">
      <w:pPr>
        <w:pStyle w:val="ListParagraph"/>
        <w:numPr>
          <w:ilvl w:val="0"/>
          <w:numId w:val="11"/>
        </w:numPr>
        <w:tabs>
          <w:tab w:val="clear" w:pos="9360"/>
        </w:tabs>
        <w:spacing w:line="240" w:lineRule="auto"/>
        <w:jc w:val="left"/>
        <w:textAlignment w:val="auto"/>
      </w:pPr>
      <w:r>
        <w:t>Have you been approached by your governorate council members yet? If yes, please describe the process and what resulted from it?</w:t>
      </w:r>
    </w:p>
    <w:p w14:paraId="53232E6E" w14:textId="77777777" w:rsidR="000701C1" w:rsidRPr="002B1774" w:rsidRDefault="000701C1" w:rsidP="00C335FE">
      <w:pPr>
        <w:pStyle w:val="ListParagraph"/>
        <w:numPr>
          <w:ilvl w:val="0"/>
          <w:numId w:val="11"/>
        </w:numPr>
        <w:tabs>
          <w:tab w:val="clear" w:pos="9360"/>
        </w:tabs>
        <w:spacing w:line="240" w:lineRule="auto"/>
        <w:jc w:val="left"/>
        <w:textAlignment w:val="auto"/>
        <w:rPr>
          <w:szCs w:val="22"/>
        </w:rPr>
      </w:pPr>
      <w:r w:rsidRPr="002B1774">
        <w:rPr>
          <w:szCs w:val="22"/>
        </w:rPr>
        <w:t>Do you think the new decentralized system will improve the quality of public services delivered at the municipal level? Why/Why not?</w:t>
      </w:r>
    </w:p>
    <w:p w14:paraId="07B91458" w14:textId="77777777" w:rsidR="000701C1" w:rsidRPr="002B1774" w:rsidRDefault="000701C1" w:rsidP="00C335FE">
      <w:pPr>
        <w:pStyle w:val="ListParagraph"/>
        <w:numPr>
          <w:ilvl w:val="0"/>
          <w:numId w:val="11"/>
        </w:numPr>
        <w:tabs>
          <w:tab w:val="clear" w:pos="9360"/>
        </w:tabs>
        <w:spacing w:line="240" w:lineRule="auto"/>
        <w:jc w:val="left"/>
        <w:textAlignment w:val="auto"/>
        <w:rPr>
          <w:szCs w:val="22"/>
        </w:rPr>
      </w:pPr>
      <w:r w:rsidRPr="002B1774">
        <w:rPr>
          <w:szCs w:val="22"/>
        </w:rPr>
        <w:t>What challenges/opportunities do you foresee in the implementation of the new decentralized system?</w:t>
      </w:r>
    </w:p>
    <w:p w14:paraId="624E3A66" w14:textId="77777777" w:rsidR="000701C1" w:rsidRPr="002B1774" w:rsidRDefault="000701C1" w:rsidP="00C335FE">
      <w:pPr>
        <w:pStyle w:val="ListParagraph"/>
        <w:numPr>
          <w:ilvl w:val="0"/>
          <w:numId w:val="11"/>
        </w:numPr>
        <w:tabs>
          <w:tab w:val="clear" w:pos="9360"/>
        </w:tabs>
        <w:spacing w:line="240" w:lineRule="auto"/>
        <w:jc w:val="left"/>
        <w:textAlignment w:val="auto"/>
        <w:rPr>
          <w:szCs w:val="22"/>
        </w:rPr>
      </w:pPr>
      <w:r w:rsidRPr="002B1774">
        <w:rPr>
          <w:szCs w:val="22"/>
        </w:rPr>
        <w:t>What are the three most important priorities for improving municipal service provision capacities overall?</w:t>
      </w:r>
    </w:p>
    <w:p w14:paraId="6E23515D" w14:textId="77777777" w:rsidR="000701C1" w:rsidRPr="002B1774" w:rsidRDefault="000701C1" w:rsidP="00C335FE">
      <w:pPr>
        <w:pStyle w:val="ListParagraph"/>
        <w:numPr>
          <w:ilvl w:val="0"/>
          <w:numId w:val="11"/>
        </w:numPr>
        <w:tabs>
          <w:tab w:val="clear" w:pos="9360"/>
        </w:tabs>
        <w:spacing w:line="240" w:lineRule="auto"/>
        <w:jc w:val="left"/>
        <w:textAlignment w:val="auto"/>
        <w:rPr>
          <w:szCs w:val="22"/>
        </w:rPr>
      </w:pPr>
      <w:r w:rsidRPr="002B1774">
        <w:rPr>
          <w:szCs w:val="22"/>
        </w:rPr>
        <w:t>What specific challenges do you encounter while performing your job ((financial management challenges, general management challenges, working environment challenges, logistical support challenges, other)?</w:t>
      </w:r>
    </w:p>
    <w:p w14:paraId="5BF555B8" w14:textId="77777777" w:rsidR="000701C1" w:rsidRPr="002B1774" w:rsidRDefault="000701C1" w:rsidP="00C335FE">
      <w:pPr>
        <w:pStyle w:val="ListParagraph"/>
        <w:numPr>
          <w:ilvl w:val="0"/>
          <w:numId w:val="11"/>
        </w:numPr>
        <w:tabs>
          <w:tab w:val="clear" w:pos="9360"/>
        </w:tabs>
        <w:spacing w:line="240" w:lineRule="auto"/>
        <w:jc w:val="left"/>
        <w:textAlignment w:val="auto"/>
        <w:rPr>
          <w:szCs w:val="22"/>
        </w:rPr>
      </w:pPr>
      <w:r w:rsidRPr="002B1774">
        <w:rPr>
          <w:szCs w:val="22"/>
        </w:rPr>
        <w:t xml:space="preserve">Can you suggest management practices that are important for the municipality to adopt, to enhance its internal capacity and facilitate its workflow? </w:t>
      </w:r>
    </w:p>
    <w:p w14:paraId="6DE65446" w14:textId="77777777" w:rsidR="000701C1" w:rsidRPr="002B1774" w:rsidRDefault="000701C1" w:rsidP="00C335FE">
      <w:pPr>
        <w:pStyle w:val="ListParagraph"/>
        <w:numPr>
          <w:ilvl w:val="0"/>
          <w:numId w:val="11"/>
        </w:numPr>
        <w:tabs>
          <w:tab w:val="clear" w:pos="9360"/>
        </w:tabs>
        <w:spacing w:line="240" w:lineRule="auto"/>
        <w:jc w:val="left"/>
        <w:textAlignment w:val="auto"/>
        <w:rPr>
          <w:szCs w:val="22"/>
        </w:rPr>
      </w:pPr>
      <w:r w:rsidRPr="002B1774">
        <w:rPr>
          <w:szCs w:val="22"/>
        </w:rPr>
        <w:t>Can you walk us through the sequence of budget preparation and approval, number and type of participants involved and reference resources used in the process?</w:t>
      </w:r>
    </w:p>
    <w:p w14:paraId="383BF8DE" w14:textId="77777777" w:rsidR="000701C1" w:rsidRPr="002B1774" w:rsidRDefault="000701C1" w:rsidP="00C335FE">
      <w:pPr>
        <w:pStyle w:val="ListParagraph"/>
        <w:numPr>
          <w:ilvl w:val="0"/>
          <w:numId w:val="11"/>
        </w:numPr>
        <w:tabs>
          <w:tab w:val="clear" w:pos="9360"/>
        </w:tabs>
        <w:spacing w:line="240" w:lineRule="auto"/>
        <w:jc w:val="left"/>
        <w:textAlignment w:val="auto"/>
        <w:rPr>
          <w:szCs w:val="22"/>
        </w:rPr>
      </w:pPr>
      <w:r w:rsidRPr="002B1774">
        <w:rPr>
          <w:szCs w:val="22"/>
        </w:rPr>
        <w:t>Will all capital spending decisions be made at the governorate level while operating expenditures are included in your budget approved by MOMA?</w:t>
      </w:r>
    </w:p>
    <w:p w14:paraId="6FC724CD" w14:textId="77777777" w:rsidR="000701C1" w:rsidRPr="002B1774" w:rsidRDefault="000701C1" w:rsidP="00C335FE">
      <w:pPr>
        <w:pStyle w:val="ListParagraph"/>
        <w:numPr>
          <w:ilvl w:val="0"/>
          <w:numId w:val="11"/>
        </w:numPr>
        <w:tabs>
          <w:tab w:val="clear" w:pos="9360"/>
        </w:tabs>
        <w:spacing w:line="240" w:lineRule="auto"/>
        <w:jc w:val="left"/>
        <w:textAlignment w:val="auto"/>
        <w:rPr>
          <w:szCs w:val="22"/>
        </w:rPr>
      </w:pPr>
      <w:r w:rsidRPr="002B1774">
        <w:rPr>
          <w:szCs w:val="22"/>
        </w:rPr>
        <w:t>Do you think the new position of Executive Manager will streamline municipal workflow? How/why not?</w:t>
      </w:r>
    </w:p>
    <w:p w14:paraId="45DBC99A" w14:textId="77777777" w:rsidR="000701C1" w:rsidRPr="002B1774" w:rsidRDefault="000701C1" w:rsidP="00C335FE">
      <w:pPr>
        <w:pStyle w:val="ListParagraph"/>
        <w:numPr>
          <w:ilvl w:val="0"/>
          <w:numId w:val="11"/>
        </w:numPr>
        <w:tabs>
          <w:tab w:val="clear" w:pos="9360"/>
        </w:tabs>
        <w:spacing w:line="240" w:lineRule="auto"/>
        <w:jc w:val="left"/>
        <w:textAlignment w:val="auto"/>
        <w:rPr>
          <w:szCs w:val="22"/>
        </w:rPr>
      </w:pPr>
      <w:r w:rsidRPr="002B1774">
        <w:rPr>
          <w:szCs w:val="22"/>
        </w:rPr>
        <w:t>Has the Executive Manager attended any of the Executive Council meetings so far? How did that go/ Why not?</w:t>
      </w:r>
    </w:p>
    <w:p w14:paraId="1BD1FFF9" w14:textId="77777777" w:rsidR="000701C1" w:rsidRPr="002B1774" w:rsidRDefault="000701C1" w:rsidP="00C335FE">
      <w:pPr>
        <w:pStyle w:val="ListParagraph"/>
        <w:numPr>
          <w:ilvl w:val="0"/>
          <w:numId w:val="11"/>
        </w:numPr>
        <w:tabs>
          <w:tab w:val="clear" w:pos="9360"/>
        </w:tabs>
        <w:spacing w:line="240" w:lineRule="auto"/>
        <w:jc w:val="left"/>
        <w:textAlignment w:val="auto"/>
        <w:rPr>
          <w:szCs w:val="22"/>
        </w:rPr>
      </w:pPr>
      <w:r w:rsidRPr="002B1774">
        <w:rPr>
          <w:szCs w:val="22"/>
        </w:rPr>
        <w:t>Does tribalism affect your ability to perform your job? If yes, how?</w:t>
      </w:r>
    </w:p>
    <w:p w14:paraId="6255C3EE" w14:textId="77777777" w:rsidR="000701C1" w:rsidRPr="000701C1" w:rsidRDefault="000701C1" w:rsidP="000701C1">
      <w:pPr>
        <w:pStyle w:val="Heading4"/>
      </w:pPr>
      <w:r w:rsidRPr="000701C1">
        <w:t>KII/GI Discussion Guide for Municipal Council Members</w:t>
      </w:r>
    </w:p>
    <w:p w14:paraId="0F4A5E73" w14:textId="77777777" w:rsidR="000701C1" w:rsidRDefault="000701C1" w:rsidP="00C335FE">
      <w:pPr>
        <w:pStyle w:val="ListParagraph"/>
        <w:numPr>
          <w:ilvl w:val="0"/>
          <w:numId w:val="14"/>
        </w:numPr>
        <w:tabs>
          <w:tab w:val="clear" w:pos="9360"/>
        </w:tabs>
        <w:spacing w:line="240" w:lineRule="auto"/>
        <w:jc w:val="left"/>
        <w:textAlignment w:val="auto"/>
        <w:rPr>
          <w:szCs w:val="22"/>
        </w:rPr>
      </w:pPr>
      <w:r w:rsidRPr="002B1774">
        <w:rPr>
          <w:szCs w:val="22"/>
        </w:rPr>
        <w:t xml:space="preserve">Can you please describe your role for me? </w:t>
      </w:r>
    </w:p>
    <w:p w14:paraId="33162537" w14:textId="77777777" w:rsidR="000701C1" w:rsidRPr="002B1774" w:rsidRDefault="000701C1" w:rsidP="00C335FE">
      <w:pPr>
        <w:pStyle w:val="ListParagraph"/>
        <w:numPr>
          <w:ilvl w:val="1"/>
          <w:numId w:val="14"/>
        </w:numPr>
        <w:tabs>
          <w:tab w:val="clear" w:pos="9360"/>
        </w:tabs>
        <w:spacing w:line="240" w:lineRule="auto"/>
        <w:jc w:val="left"/>
        <w:textAlignment w:val="auto"/>
        <w:rPr>
          <w:szCs w:val="22"/>
        </w:rPr>
      </w:pPr>
      <w:r w:rsidRPr="002B1774">
        <w:rPr>
          <w:szCs w:val="22"/>
        </w:rPr>
        <w:t xml:space="preserve">What specific functions does the municipal council perform? </w:t>
      </w:r>
    </w:p>
    <w:p w14:paraId="739E74BC" w14:textId="77777777" w:rsidR="000701C1" w:rsidRPr="002B1774" w:rsidRDefault="000701C1" w:rsidP="00C335FE">
      <w:pPr>
        <w:pStyle w:val="ListParagraph"/>
        <w:numPr>
          <w:ilvl w:val="1"/>
          <w:numId w:val="14"/>
        </w:numPr>
        <w:tabs>
          <w:tab w:val="clear" w:pos="9360"/>
        </w:tabs>
        <w:spacing w:line="240" w:lineRule="auto"/>
        <w:jc w:val="left"/>
        <w:textAlignment w:val="auto"/>
        <w:rPr>
          <w:rFonts w:cs="Calibri"/>
          <w:color w:val="000000"/>
          <w:szCs w:val="22"/>
        </w:rPr>
      </w:pPr>
      <w:r w:rsidRPr="002B1774">
        <w:rPr>
          <w:szCs w:val="22"/>
        </w:rPr>
        <w:t>Is your role effective? How about the role of the local council? Why/Why not?</w:t>
      </w:r>
    </w:p>
    <w:p w14:paraId="20F1549F" w14:textId="77777777" w:rsidR="000701C1" w:rsidRPr="002B1774" w:rsidRDefault="000701C1" w:rsidP="00C335FE">
      <w:pPr>
        <w:pStyle w:val="ListParagraph"/>
        <w:numPr>
          <w:ilvl w:val="1"/>
          <w:numId w:val="14"/>
        </w:numPr>
        <w:tabs>
          <w:tab w:val="clear" w:pos="9360"/>
        </w:tabs>
        <w:spacing w:line="240" w:lineRule="auto"/>
        <w:jc w:val="left"/>
        <w:textAlignment w:val="auto"/>
        <w:rPr>
          <w:szCs w:val="22"/>
        </w:rPr>
      </w:pPr>
      <w:r w:rsidRPr="002B1774">
        <w:rPr>
          <w:szCs w:val="22"/>
        </w:rPr>
        <w:t>Do you feel your role overlaps with/complements that of the local council? What about with certain units within the municipality?</w:t>
      </w:r>
    </w:p>
    <w:p w14:paraId="65482935" w14:textId="77777777" w:rsidR="000701C1" w:rsidRPr="002B1774" w:rsidRDefault="000701C1" w:rsidP="00C335FE">
      <w:pPr>
        <w:pStyle w:val="ListParagraph"/>
        <w:numPr>
          <w:ilvl w:val="1"/>
          <w:numId w:val="14"/>
        </w:numPr>
        <w:tabs>
          <w:tab w:val="clear" w:pos="9360"/>
        </w:tabs>
        <w:spacing w:line="240" w:lineRule="auto"/>
        <w:jc w:val="left"/>
        <w:textAlignment w:val="auto"/>
        <w:rPr>
          <w:szCs w:val="22"/>
        </w:rPr>
      </w:pPr>
      <w:r w:rsidRPr="002B1774">
        <w:rPr>
          <w:szCs w:val="22"/>
        </w:rPr>
        <w:t>What challenges specific to your role have you encountered since you started?</w:t>
      </w:r>
    </w:p>
    <w:p w14:paraId="1C61C11B" w14:textId="77777777" w:rsidR="000701C1" w:rsidRPr="002B1774" w:rsidRDefault="000701C1" w:rsidP="00C335FE">
      <w:pPr>
        <w:pStyle w:val="ListParagraph"/>
        <w:numPr>
          <w:ilvl w:val="0"/>
          <w:numId w:val="14"/>
        </w:numPr>
        <w:tabs>
          <w:tab w:val="clear" w:pos="9360"/>
        </w:tabs>
        <w:spacing w:line="240" w:lineRule="auto"/>
        <w:jc w:val="left"/>
        <w:textAlignment w:val="auto"/>
        <w:rPr>
          <w:szCs w:val="22"/>
        </w:rPr>
      </w:pPr>
      <w:r w:rsidRPr="002B1774">
        <w:rPr>
          <w:szCs w:val="22"/>
        </w:rPr>
        <w:t>What do you think of the new decentralized system and have you seen any changes yet?</w:t>
      </w:r>
    </w:p>
    <w:p w14:paraId="6D39DD08" w14:textId="77777777" w:rsidR="000701C1" w:rsidRPr="002B1774" w:rsidRDefault="000701C1" w:rsidP="00C335FE">
      <w:pPr>
        <w:pStyle w:val="ListParagraph"/>
        <w:numPr>
          <w:ilvl w:val="0"/>
          <w:numId w:val="14"/>
        </w:numPr>
        <w:tabs>
          <w:tab w:val="clear" w:pos="9360"/>
        </w:tabs>
        <w:spacing w:line="240" w:lineRule="auto"/>
        <w:jc w:val="left"/>
        <w:textAlignment w:val="auto"/>
        <w:rPr>
          <w:rFonts w:cs="Calibri"/>
          <w:color w:val="000000"/>
          <w:szCs w:val="22"/>
        </w:rPr>
      </w:pPr>
      <w:r w:rsidRPr="002B1774">
        <w:rPr>
          <w:rFonts w:cs="Calibri"/>
          <w:color w:val="000000"/>
          <w:szCs w:val="22"/>
        </w:rPr>
        <w:t>How do local councils engage/consult with the community and then</w:t>
      </w:r>
      <w:r w:rsidRPr="002B1774">
        <w:rPr>
          <w:szCs w:val="22"/>
        </w:rPr>
        <w:t xml:space="preserve"> communicate public input/feedback to the municipality? </w:t>
      </w:r>
    </w:p>
    <w:p w14:paraId="5FE16CE6" w14:textId="7B38070F" w:rsidR="000701C1" w:rsidRPr="002B1774" w:rsidRDefault="000701C1" w:rsidP="00C335FE">
      <w:pPr>
        <w:pStyle w:val="ListParagraph"/>
        <w:numPr>
          <w:ilvl w:val="0"/>
          <w:numId w:val="14"/>
        </w:numPr>
        <w:tabs>
          <w:tab w:val="clear" w:pos="9360"/>
        </w:tabs>
        <w:spacing w:line="240" w:lineRule="auto"/>
        <w:jc w:val="left"/>
        <w:textAlignment w:val="auto"/>
        <w:rPr>
          <w:rFonts w:cs="Calibri"/>
          <w:color w:val="000000"/>
          <w:szCs w:val="22"/>
        </w:rPr>
      </w:pPr>
      <w:r w:rsidRPr="002B1774">
        <w:rPr>
          <w:rFonts w:cs="Calibri"/>
          <w:color w:val="000000" w:themeColor="text1"/>
          <w:szCs w:val="22"/>
        </w:rPr>
        <w:t>How often do municipal councils meet? Do members get compensated for these meetings? Do you generate meeting minutes? Are they publicly available?</w:t>
      </w:r>
    </w:p>
    <w:p w14:paraId="661B8A18" w14:textId="77777777" w:rsidR="000701C1" w:rsidRPr="002B1774" w:rsidRDefault="000701C1" w:rsidP="00C335FE">
      <w:pPr>
        <w:pStyle w:val="ListParagraph"/>
        <w:numPr>
          <w:ilvl w:val="0"/>
          <w:numId w:val="14"/>
        </w:numPr>
        <w:tabs>
          <w:tab w:val="clear" w:pos="9360"/>
        </w:tabs>
        <w:spacing w:line="240" w:lineRule="auto"/>
        <w:jc w:val="left"/>
        <w:textAlignment w:val="auto"/>
        <w:rPr>
          <w:rFonts w:cs="Calibri"/>
          <w:color w:val="000000"/>
          <w:szCs w:val="22"/>
        </w:rPr>
      </w:pPr>
      <w:r w:rsidRPr="002B1774">
        <w:rPr>
          <w:rFonts w:cs="Calibri"/>
          <w:color w:val="000000" w:themeColor="text1"/>
          <w:szCs w:val="22"/>
        </w:rPr>
        <w:t xml:space="preserve">How can citizens be sure that the municipality is incorporating the input/feedback they provide? </w:t>
      </w:r>
      <w:r w:rsidRPr="002B1774">
        <w:rPr>
          <w:rFonts w:cs="Calibri"/>
          <w:color w:val="000000"/>
          <w:szCs w:val="22"/>
        </w:rPr>
        <w:t>Does engagement result in projects the community has collectively agreed on? How does the municipality report back to the community?</w:t>
      </w:r>
    </w:p>
    <w:p w14:paraId="498DB30E" w14:textId="77777777" w:rsidR="000701C1" w:rsidRPr="002B1774" w:rsidRDefault="000701C1" w:rsidP="00C335FE">
      <w:pPr>
        <w:pStyle w:val="ListParagraph"/>
        <w:numPr>
          <w:ilvl w:val="0"/>
          <w:numId w:val="14"/>
        </w:numPr>
        <w:tabs>
          <w:tab w:val="clear" w:pos="9360"/>
        </w:tabs>
        <w:spacing w:line="240" w:lineRule="auto"/>
        <w:jc w:val="left"/>
        <w:textAlignment w:val="auto"/>
        <w:rPr>
          <w:szCs w:val="22"/>
        </w:rPr>
      </w:pPr>
      <w:r w:rsidRPr="002B1774">
        <w:rPr>
          <w:szCs w:val="22"/>
        </w:rPr>
        <w:t>Do you think this new decentralized system will improve the quality of public services delivered at the municipal level? Why/Why not?</w:t>
      </w:r>
    </w:p>
    <w:p w14:paraId="5C1AEEFC" w14:textId="77777777" w:rsidR="000701C1" w:rsidRPr="002B1774" w:rsidRDefault="000701C1" w:rsidP="00C335FE">
      <w:pPr>
        <w:pStyle w:val="ListParagraph"/>
        <w:numPr>
          <w:ilvl w:val="0"/>
          <w:numId w:val="14"/>
        </w:numPr>
        <w:tabs>
          <w:tab w:val="clear" w:pos="9360"/>
        </w:tabs>
        <w:spacing w:line="240" w:lineRule="auto"/>
        <w:jc w:val="left"/>
        <w:textAlignment w:val="auto"/>
        <w:rPr>
          <w:szCs w:val="22"/>
        </w:rPr>
      </w:pPr>
      <w:r w:rsidRPr="002B1774">
        <w:rPr>
          <w:szCs w:val="22"/>
        </w:rPr>
        <w:t>What challenges/opportunities do you foresee in the implementation of the new decentralized system?</w:t>
      </w:r>
    </w:p>
    <w:p w14:paraId="104F1DA8" w14:textId="77777777" w:rsidR="000701C1" w:rsidRPr="002B1774" w:rsidRDefault="000701C1" w:rsidP="00C335FE">
      <w:pPr>
        <w:pStyle w:val="ListParagraph"/>
        <w:numPr>
          <w:ilvl w:val="0"/>
          <w:numId w:val="14"/>
        </w:numPr>
        <w:tabs>
          <w:tab w:val="clear" w:pos="9360"/>
        </w:tabs>
        <w:spacing w:line="240" w:lineRule="auto"/>
        <w:jc w:val="left"/>
        <w:textAlignment w:val="auto"/>
        <w:rPr>
          <w:szCs w:val="22"/>
        </w:rPr>
      </w:pPr>
      <w:r w:rsidRPr="002B1774">
        <w:rPr>
          <w:szCs w:val="22"/>
        </w:rPr>
        <w:t>Is there any positive/negative impact for the implementation of the new system?</w:t>
      </w:r>
    </w:p>
    <w:p w14:paraId="46315CEB" w14:textId="77777777" w:rsidR="000701C1" w:rsidRPr="002B1774" w:rsidRDefault="000701C1" w:rsidP="00C335FE">
      <w:pPr>
        <w:pStyle w:val="ListParagraph"/>
        <w:numPr>
          <w:ilvl w:val="0"/>
          <w:numId w:val="14"/>
        </w:numPr>
        <w:tabs>
          <w:tab w:val="clear" w:pos="9360"/>
        </w:tabs>
        <w:spacing w:line="240" w:lineRule="auto"/>
        <w:jc w:val="left"/>
        <w:textAlignment w:val="auto"/>
        <w:rPr>
          <w:szCs w:val="22"/>
        </w:rPr>
      </w:pPr>
      <w:r w:rsidRPr="002B1774">
        <w:rPr>
          <w:b/>
          <w:szCs w:val="22"/>
        </w:rPr>
        <w:t>For treatment municipalities</w:t>
      </w:r>
      <w:r w:rsidRPr="002B1774">
        <w:rPr>
          <w:szCs w:val="22"/>
        </w:rPr>
        <w:t xml:space="preserve"> </w:t>
      </w:r>
      <w:r w:rsidRPr="002B1774">
        <w:rPr>
          <w:b/>
          <w:szCs w:val="22"/>
        </w:rPr>
        <w:t>only</w:t>
      </w:r>
      <w:r w:rsidRPr="002B1774">
        <w:rPr>
          <w:szCs w:val="22"/>
        </w:rPr>
        <w:t xml:space="preserve">: Are you aware of the CITIES project? Can you brief us about CITIES support to your municipality so far? How do you evaluate this support? </w:t>
      </w:r>
    </w:p>
    <w:p w14:paraId="6EC6879F" w14:textId="77777777" w:rsidR="000701C1" w:rsidRPr="000701C1" w:rsidRDefault="000701C1" w:rsidP="000701C1">
      <w:pPr>
        <w:pStyle w:val="Heading4"/>
      </w:pPr>
      <w:r w:rsidRPr="000701C1">
        <w:t>KII/GI Discussion Guide for Local Council Members</w:t>
      </w:r>
    </w:p>
    <w:p w14:paraId="514DE050" w14:textId="77777777" w:rsidR="000701C1" w:rsidRPr="002B1774" w:rsidRDefault="000701C1" w:rsidP="00C335FE">
      <w:pPr>
        <w:pStyle w:val="ListParagraph"/>
        <w:numPr>
          <w:ilvl w:val="0"/>
          <w:numId w:val="15"/>
        </w:numPr>
        <w:tabs>
          <w:tab w:val="clear" w:pos="9360"/>
        </w:tabs>
        <w:spacing w:line="240" w:lineRule="auto"/>
        <w:jc w:val="left"/>
        <w:textAlignment w:val="auto"/>
        <w:rPr>
          <w:szCs w:val="22"/>
        </w:rPr>
      </w:pPr>
      <w:r w:rsidRPr="002B1774">
        <w:rPr>
          <w:szCs w:val="22"/>
        </w:rPr>
        <w:t>What do you think of the new decentralized system and have you seen any changes yet?</w:t>
      </w:r>
    </w:p>
    <w:p w14:paraId="33A33927" w14:textId="77777777" w:rsidR="000701C1" w:rsidRPr="002B1774" w:rsidRDefault="000701C1" w:rsidP="00C335FE">
      <w:pPr>
        <w:pStyle w:val="ListParagraph"/>
        <w:numPr>
          <w:ilvl w:val="0"/>
          <w:numId w:val="15"/>
        </w:numPr>
        <w:tabs>
          <w:tab w:val="clear" w:pos="9360"/>
        </w:tabs>
        <w:spacing w:line="240" w:lineRule="auto"/>
        <w:jc w:val="left"/>
        <w:textAlignment w:val="auto"/>
        <w:rPr>
          <w:szCs w:val="22"/>
        </w:rPr>
      </w:pPr>
      <w:r w:rsidRPr="002B1774">
        <w:rPr>
          <w:szCs w:val="22"/>
        </w:rPr>
        <w:t xml:space="preserve">Can you please describe your role for me? What specific functions does the local council perform? </w:t>
      </w:r>
    </w:p>
    <w:p w14:paraId="17D449B6" w14:textId="77777777" w:rsidR="000701C1" w:rsidRPr="002B1774" w:rsidRDefault="000701C1" w:rsidP="00C335FE">
      <w:pPr>
        <w:pStyle w:val="ListParagraph"/>
        <w:numPr>
          <w:ilvl w:val="0"/>
          <w:numId w:val="15"/>
        </w:numPr>
        <w:tabs>
          <w:tab w:val="clear" w:pos="9360"/>
        </w:tabs>
        <w:spacing w:line="240" w:lineRule="auto"/>
        <w:jc w:val="left"/>
        <w:textAlignment w:val="auto"/>
        <w:rPr>
          <w:szCs w:val="22"/>
        </w:rPr>
      </w:pPr>
      <w:r w:rsidRPr="002B1774">
        <w:rPr>
          <w:szCs w:val="22"/>
        </w:rPr>
        <w:t>Do you feel your role overlaps with/complements that of the municipal council? What about with certain units within the municipality?</w:t>
      </w:r>
    </w:p>
    <w:p w14:paraId="461C9BF7" w14:textId="77777777" w:rsidR="000701C1" w:rsidRPr="002B1774" w:rsidRDefault="000701C1" w:rsidP="00C335FE">
      <w:pPr>
        <w:pStyle w:val="ListParagraph"/>
        <w:numPr>
          <w:ilvl w:val="0"/>
          <w:numId w:val="15"/>
        </w:numPr>
        <w:tabs>
          <w:tab w:val="clear" w:pos="9360"/>
        </w:tabs>
        <w:spacing w:line="240" w:lineRule="auto"/>
        <w:jc w:val="left"/>
        <w:textAlignment w:val="auto"/>
        <w:rPr>
          <w:szCs w:val="22"/>
        </w:rPr>
      </w:pPr>
      <w:r w:rsidRPr="002B1774">
        <w:rPr>
          <w:szCs w:val="22"/>
        </w:rPr>
        <w:t>What challenges specific to your role have you encountered since you started?</w:t>
      </w:r>
    </w:p>
    <w:p w14:paraId="52982C32" w14:textId="77777777" w:rsidR="000701C1" w:rsidRPr="002B1774" w:rsidRDefault="000701C1" w:rsidP="00C335FE">
      <w:pPr>
        <w:pStyle w:val="ListParagraph"/>
        <w:numPr>
          <w:ilvl w:val="0"/>
          <w:numId w:val="15"/>
        </w:numPr>
        <w:tabs>
          <w:tab w:val="clear" w:pos="9360"/>
        </w:tabs>
        <w:spacing w:line="240" w:lineRule="auto"/>
        <w:jc w:val="left"/>
        <w:textAlignment w:val="auto"/>
        <w:rPr>
          <w:szCs w:val="22"/>
        </w:rPr>
      </w:pPr>
      <w:r w:rsidRPr="002B1774">
        <w:rPr>
          <w:rFonts w:cs="Calibri"/>
          <w:color w:val="000000"/>
          <w:szCs w:val="22"/>
        </w:rPr>
        <w:t>How do local councils engage/consult with the community and then</w:t>
      </w:r>
      <w:r w:rsidRPr="002B1774">
        <w:rPr>
          <w:szCs w:val="22"/>
        </w:rPr>
        <w:t xml:space="preserve"> communicate public input/feedback to the municipality? </w:t>
      </w:r>
    </w:p>
    <w:p w14:paraId="32E44F5C" w14:textId="77777777" w:rsidR="000701C1" w:rsidRPr="002B1774" w:rsidRDefault="000701C1" w:rsidP="00C335FE">
      <w:pPr>
        <w:pStyle w:val="ListParagraph"/>
        <w:numPr>
          <w:ilvl w:val="0"/>
          <w:numId w:val="15"/>
        </w:numPr>
        <w:tabs>
          <w:tab w:val="clear" w:pos="9360"/>
        </w:tabs>
        <w:spacing w:line="240" w:lineRule="auto"/>
        <w:jc w:val="left"/>
        <w:textAlignment w:val="auto"/>
        <w:rPr>
          <w:szCs w:val="22"/>
        </w:rPr>
      </w:pPr>
      <w:r w:rsidRPr="002B1774">
        <w:rPr>
          <w:szCs w:val="22"/>
        </w:rPr>
        <w:t>Is your role effective? How about the role of the municipal council? Why/Why not?</w:t>
      </w:r>
    </w:p>
    <w:p w14:paraId="7BC5440D" w14:textId="63F1966E" w:rsidR="000701C1" w:rsidRPr="002B1774" w:rsidRDefault="000701C1" w:rsidP="00C335FE">
      <w:pPr>
        <w:pStyle w:val="ListParagraph"/>
        <w:numPr>
          <w:ilvl w:val="0"/>
          <w:numId w:val="15"/>
        </w:numPr>
        <w:tabs>
          <w:tab w:val="clear" w:pos="9360"/>
        </w:tabs>
        <w:spacing w:line="240" w:lineRule="auto"/>
        <w:jc w:val="left"/>
        <w:textAlignment w:val="auto"/>
        <w:rPr>
          <w:szCs w:val="22"/>
        </w:rPr>
      </w:pPr>
      <w:r w:rsidRPr="002B1774">
        <w:rPr>
          <w:rFonts w:cs="Calibri"/>
          <w:color w:val="000000" w:themeColor="text1"/>
          <w:szCs w:val="22"/>
        </w:rPr>
        <w:t>How often do local councils meet? Do members get compensated for these meetings? Do you generate meeting minutes? Are they publicly available?</w:t>
      </w:r>
    </w:p>
    <w:p w14:paraId="59D09970" w14:textId="77777777" w:rsidR="000701C1" w:rsidRPr="002B1774" w:rsidRDefault="000701C1" w:rsidP="00C335FE">
      <w:pPr>
        <w:pStyle w:val="ListParagraph"/>
        <w:numPr>
          <w:ilvl w:val="0"/>
          <w:numId w:val="15"/>
        </w:numPr>
        <w:tabs>
          <w:tab w:val="clear" w:pos="9360"/>
        </w:tabs>
        <w:spacing w:line="240" w:lineRule="auto"/>
        <w:jc w:val="left"/>
        <w:textAlignment w:val="auto"/>
        <w:rPr>
          <w:szCs w:val="22"/>
        </w:rPr>
      </w:pPr>
      <w:r w:rsidRPr="002B1774">
        <w:rPr>
          <w:rFonts w:cs="Calibri"/>
          <w:color w:val="000000" w:themeColor="text1"/>
          <w:szCs w:val="22"/>
        </w:rPr>
        <w:t>How frequently are you briefed on the proceedings of municipal council meetings?</w:t>
      </w:r>
    </w:p>
    <w:p w14:paraId="329B3B20" w14:textId="77777777" w:rsidR="000701C1" w:rsidRPr="002B1774" w:rsidRDefault="000701C1" w:rsidP="00C335FE">
      <w:pPr>
        <w:pStyle w:val="ListParagraph"/>
        <w:numPr>
          <w:ilvl w:val="0"/>
          <w:numId w:val="15"/>
        </w:numPr>
        <w:tabs>
          <w:tab w:val="clear" w:pos="9360"/>
        </w:tabs>
        <w:spacing w:line="240" w:lineRule="auto"/>
        <w:jc w:val="left"/>
        <w:textAlignment w:val="auto"/>
        <w:rPr>
          <w:rFonts w:cs="Calibri"/>
          <w:color w:val="000000"/>
          <w:szCs w:val="22"/>
        </w:rPr>
      </w:pPr>
      <w:r w:rsidRPr="002B1774">
        <w:rPr>
          <w:rFonts w:cs="Calibri"/>
          <w:color w:val="000000" w:themeColor="text1"/>
          <w:szCs w:val="22"/>
        </w:rPr>
        <w:t xml:space="preserve">How can citizens be sure that the municipality is incorporating the input/feedback they provide? </w:t>
      </w:r>
      <w:r w:rsidRPr="002B1774">
        <w:rPr>
          <w:rFonts w:cs="Calibri"/>
          <w:color w:val="000000"/>
          <w:szCs w:val="22"/>
        </w:rPr>
        <w:t>Does engagement result in projects the community has collectively agreed on? How does the municipality report back to the community?</w:t>
      </w:r>
    </w:p>
    <w:p w14:paraId="08380183" w14:textId="77777777" w:rsidR="000701C1" w:rsidRPr="002B1774" w:rsidRDefault="000701C1" w:rsidP="00C335FE">
      <w:pPr>
        <w:pStyle w:val="ListParagraph"/>
        <w:numPr>
          <w:ilvl w:val="0"/>
          <w:numId w:val="15"/>
        </w:numPr>
        <w:tabs>
          <w:tab w:val="clear" w:pos="9360"/>
        </w:tabs>
        <w:spacing w:line="240" w:lineRule="auto"/>
        <w:jc w:val="left"/>
        <w:textAlignment w:val="auto"/>
        <w:rPr>
          <w:szCs w:val="22"/>
        </w:rPr>
      </w:pPr>
      <w:r w:rsidRPr="002B1774">
        <w:rPr>
          <w:szCs w:val="22"/>
        </w:rPr>
        <w:t>Do you think this new decentralized system will improve the quality of public services delivered at the municipal level? Why/Why not?</w:t>
      </w:r>
    </w:p>
    <w:p w14:paraId="679EAB9F" w14:textId="77777777" w:rsidR="000701C1" w:rsidRPr="002B1774" w:rsidRDefault="000701C1" w:rsidP="00C335FE">
      <w:pPr>
        <w:pStyle w:val="ListParagraph"/>
        <w:numPr>
          <w:ilvl w:val="0"/>
          <w:numId w:val="15"/>
        </w:numPr>
        <w:tabs>
          <w:tab w:val="clear" w:pos="9360"/>
        </w:tabs>
        <w:spacing w:line="240" w:lineRule="auto"/>
        <w:jc w:val="left"/>
        <w:textAlignment w:val="auto"/>
        <w:rPr>
          <w:szCs w:val="22"/>
        </w:rPr>
      </w:pPr>
      <w:r w:rsidRPr="002B1774">
        <w:rPr>
          <w:szCs w:val="22"/>
        </w:rPr>
        <w:t>What challenges/opportunities do you foresee in the implementation of the new decentralized system?</w:t>
      </w:r>
    </w:p>
    <w:p w14:paraId="4D2AD2F8" w14:textId="77777777" w:rsidR="000701C1" w:rsidRPr="002B1774" w:rsidRDefault="000701C1" w:rsidP="00C335FE">
      <w:pPr>
        <w:pStyle w:val="ListParagraph"/>
        <w:numPr>
          <w:ilvl w:val="0"/>
          <w:numId w:val="15"/>
        </w:numPr>
        <w:tabs>
          <w:tab w:val="clear" w:pos="9360"/>
        </w:tabs>
        <w:spacing w:line="240" w:lineRule="auto"/>
        <w:jc w:val="left"/>
        <w:textAlignment w:val="auto"/>
        <w:rPr>
          <w:szCs w:val="22"/>
        </w:rPr>
      </w:pPr>
      <w:r w:rsidRPr="002B1774">
        <w:rPr>
          <w:szCs w:val="22"/>
        </w:rPr>
        <w:t>Is there any negative/positive impact for the implementation of the new system?</w:t>
      </w:r>
    </w:p>
    <w:p w14:paraId="7EEC569F" w14:textId="77777777" w:rsidR="000701C1" w:rsidRPr="002B1774" w:rsidRDefault="000701C1" w:rsidP="00C335FE">
      <w:pPr>
        <w:pStyle w:val="ListParagraph"/>
        <w:numPr>
          <w:ilvl w:val="0"/>
          <w:numId w:val="15"/>
        </w:numPr>
        <w:tabs>
          <w:tab w:val="clear" w:pos="9360"/>
        </w:tabs>
        <w:spacing w:line="240" w:lineRule="auto"/>
        <w:jc w:val="left"/>
        <w:textAlignment w:val="auto"/>
        <w:rPr>
          <w:szCs w:val="22"/>
        </w:rPr>
      </w:pPr>
      <w:r w:rsidRPr="002B1774">
        <w:rPr>
          <w:b/>
          <w:szCs w:val="22"/>
        </w:rPr>
        <w:t>For treatment municipalities</w:t>
      </w:r>
      <w:r w:rsidRPr="002B1774">
        <w:rPr>
          <w:szCs w:val="22"/>
        </w:rPr>
        <w:t xml:space="preserve"> </w:t>
      </w:r>
      <w:r w:rsidRPr="002B1774">
        <w:rPr>
          <w:b/>
          <w:szCs w:val="22"/>
        </w:rPr>
        <w:t>only</w:t>
      </w:r>
      <w:r w:rsidRPr="002B1774">
        <w:rPr>
          <w:szCs w:val="22"/>
        </w:rPr>
        <w:t xml:space="preserve">: Are you aware of the CITIES project? Can you brief us about CITIES support to your municipality so far? How do you evaluate this support? </w:t>
      </w:r>
    </w:p>
    <w:p w14:paraId="4BC40C7E" w14:textId="77777777" w:rsidR="000701C1" w:rsidRPr="000701C1" w:rsidRDefault="000701C1" w:rsidP="000701C1">
      <w:pPr>
        <w:pStyle w:val="Heading4"/>
      </w:pPr>
      <w:r w:rsidRPr="000701C1">
        <w:t>KII/GD Discussion Guide for Civil Society Organizations</w:t>
      </w:r>
    </w:p>
    <w:p w14:paraId="3B202BFE" w14:textId="77777777" w:rsidR="000701C1" w:rsidRPr="002B1774" w:rsidRDefault="000701C1" w:rsidP="00C335FE">
      <w:pPr>
        <w:pStyle w:val="ListParagraph"/>
        <w:numPr>
          <w:ilvl w:val="0"/>
          <w:numId w:val="16"/>
        </w:numPr>
        <w:tabs>
          <w:tab w:val="clear" w:pos="9360"/>
        </w:tabs>
        <w:spacing w:line="240" w:lineRule="auto"/>
        <w:jc w:val="left"/>
        <w:textAlignment w:val="auto"/>
        <w:rPr>
          <w:szCs w:val="22"/>
        </w:rPr>
      </w:pPr>
      <w:r w:rsidRPr="002B1774">
        <w:rPr>
          <w:szCs w:val="22"/>
        </w:rPr>
        <w:t>What do you think of the new decentralized system and have you seen any changes so far?</w:t>
      </w:r>
    </w:p>
    <w:p w14:paraId="5C449087" w14:textId="0B7F5C21" w:rsidR="000701C1" w:rsidRPr="002B1774" w:rsidRDefault="7AA453DA" w:rsidP="00C335FE">
      <w:pPr>
        <w:pStyle w:val="ListParagraph"/>
        <w:numPr>
          <w:ilvl w:val="0"/>
          <w:numId w:val="16"/>
        </w:numPr>
        <w:tabs>
          <w:tab w:val="clear" w:pos="9360"/>
        </w:tabs>
        <w:spacing w:line="240" w:lineRule="auto"/>
        <w:jc w:val="left"/>
        <w:textAlignment w:val="auto"/>
      </w:pPr>
      <w:r>
        <w:t>The new municipalities law mandates that the municipality should engage civil society. Is the municipality engaging CSOs? Are local councils reaching out to you? How/why not?</w:t>
      </w:r>
    </w:p>
    <w:p w14:paraId="4D698267" w14:textId="77777777" w:rsidR="000701C1" w:rsidRPr="002B1774" w:rsidRDefault="000701C1" w:rsidP="00C335FE">
      <w:pPr>
        <w:pStyle w:val="ListParagraph"/>
        <w:numPr>
          <w:ilvl w:val="0"/>
          <w:numId w:val="16"/>
        </w:numPr>
        <w:tabs>
          <w:tab w:val="clear" w:pos="9360"/>
        </w:tabs>
        <w:spacing w:line="240" w:lineRule="auto"/>
        <w:jc w:val="left"/>
        <w:textAlignment w:val="auto"/>
        <w:rPr>
          <w:szCs w:val="22"/>
        </w:rPr>
      </w:pPr>
      <w:r w:rsidRPr="002B1774">
        <w:rPr>
          <w:rFonts w:cs="Calibri"/>
          <w:color w:val="000000"/>
          <w:szCs w:val="22"/>
        </w:rPr>
        <w:t>In your opinion, how effective are the municipality’s community engagement mechanisms? Are they sufficiently inclusive? Does engagement result in projects the community has agreed on?</w:t>
      </w:r>
    </w:p>
    <w:p w14:paraId="63BC90D1" w14:textId="77777777" w:rsidR="000701C1" w:rsidRPr="002B1774" w:rsidRDefault="000701C1" w:rsidP="00C335FE">
      <w:pPr>
        <w:pStyle w:val="ListParagraph"/>
        <w:numPr>
          <w:ilvl w:val="0"/>
          <w:numId w:val="16"/>
        </w:numPr>
        <w:tabs>
          <w:tab w:val="clear" w:pos="9360"/>
        </w:tabs>
        <w:spacing w:line="240" w:lineRule="auto"/>
        <w:jc w:val="left"/>
        <w:textAlignment w:val="auto"/>
        <w:rPr>
          <w:szCs w:val="22"/>
        </w:rPr>
      </w:pPr>
      <w:r w:rsidRPr="002B1774">
        <w:rPr>
          <w:szCs w:val="22"/>
        </w:rPr>
        <w:t>Is the role of the local councils effective? Why/Why not?</w:t>
      </w:r>
    </w:p>
    <w:p w14:paraId="540C953D" w14:textId="77777777" w:rsidR="000701C1" w:rsidRPr="002B1774" w:rsidRDefault="000701C1" w:rsidP="00C335FE">
      <w:pPr>
        <w:pStyle w:val="ListParagraph"/>
        <w:numPr>
          <w:ilvl w:val="0"/>
          <w:numId w:val="16"/>
        </w:numPr>
        <w:tabs>
          <w:tab w:val="clear" w:pos="9360"/>
        </w:tabs>
        <w:spacing w:line="240" w:lineRule="auto"/>
        <w:jc w:val="left"/>
        <w:textAlignment w:val="auto"/>
        <w:rPr>
          <w:szCs w:val="22"/>
        </w:rPr>
      </w:pPr>
      <w:r w:rsidRPr="002B1774">
        <w:rPr>
          <w:szCs w:val="22"/>
        </w:rPr>
        <w:t>How do you monitor the performance of your municipality?</w:t>
      </w:r>
    </w:p>
    <w:p w14:paraId="01C633E9" w14:textId="77777777" w:rsidR="000701C1" w:rsidRPr="002B1774" w:rsidRDefault="000701C1" w:rsidP="00C335FE">
      <w:pPr>
        <w:pStyle w:val="ListParagraph"/>
        <w:numPr>
          <w:ilvl w:val="0"/>
          <w:numId w:val="16"/>
        </w:numPr>
        <w:tabs>
          <w:tab w:val="clear" w:pos="9360"/>
        </w:tabs>
        <w:spacing w:line="240" w:lineRule="auto"/>
        <w:jc w:val="left"/>
        <w:textAlignment w:val="auto"/>
        <w:rPr>
          <w:szCs w:val="22"/>
        </w:rPr>
      </w:pPr>
      <w:r w:rsidRPr="002B1774">
        <w:rPr>
          <w:szCs w:val="22"/>
        </w:rPr>
        <w:t>Do you think the new decentralized system will improve the quality of public services delivered at the municipal level? Why/Why not?</w:t>
      </w:r>
    </w:p>
    <w:p w14:paraId="2BC21097" w14:textId="77777777" w:rsidR="000701C1" w:rsidRPr="002B1774" w:rsidRDefault="000701C1" w:rsidP="00C335FE">
      <w:pPr>
        <w:pStyle w:val="ListParagraph"/>
        <w:numPr>
          <w:ilvl w:val="0"/>
          <w:numId w:val="16"/>
        </w:numPr>
        <w:tabs>
          <w:tab w:val="clear" w:pos="9360"/>
        </w:tabs>
        <w:spacing w:line="240" w:lineRule="auto"/>
        <w:jc w:val="left"/>
        <w:textAlignment w:val="auto"/>
        <w:rPr>
          <w:szCs w:val="22"/>
        </w:rPr>
      </w:pPr>
      <w:r w:rsidRPr="002B1774">
        <w:rPr>
          <w:szCs w:val="22"/>
        </w:rPr>
        <w:t>Does the municipality engage civil society in the budgetary process?</w:t>
      </w:r>
    </w:p>
    <w:p w14:paraId="4F034B5F" w14:textId="77777777" w:rsidR="000701C1" w:rsidRPr="002B1774" w:rsidRDefault="000701C1" w:rsidP="00C335FE">
      <w:pPr>
        <w:pStyle w:val="ListParagraph"/>
        <w:numPr>
          <w:ilvl w:val="0"/>
          <w:numId w:val="16"/>
        </w:numPr>
        <w:tabs>
          <w:tab w:val="clear" w:pos="9360"/>
        </w:tabs>
        <w:spacing w:line="240" w:lineRule="auto"/>
        <w:jc w:val="left"/>
        <w:textAlignment w:val="auto"/>
        <w:rPr>
          <w:szCs w:val="22"/>
        </w:rPr>
      </w:pPr>
      <w:r w:rsidRPr="002B1774">
        <w:rPr>
          <w:szCs w:val="22"/>
        </w:rPr>
        <w:t>What challenges/opportunities do you foresee in the implementation of the new decentralized system?</w:t>
      </w:r>
    </w:p>
    <w:p w14:paraId="4C6F562D" w14:textId="77777777" w:rsidR="000701C1" w:rsidRPr="002B1774" w:rsidRDefault="000701C1" w:rsidP="00C335FE">
      <w:pPr>
        <w:pStyle w:val="ListParagraph"/>
        <w:numPr>
          <w:ilvl w:val="0"/>
          <w:numId w:val="16"/>
        </w:numPr>
        <w:tabs>
          <w:tab w:val="clear" w:pos="9360"/>
        </w:tabs>
        <w:spacing w:line="240" w:lineRule="auto"/>
        <w:jc w:val="left"/>
        <w:textAlignment w:val="auto"/>
        <w:rPr>
          <w:szCs w:val="22"/>
        </w:rPr>
      </w:pPr>
      <w:r w:rsidRPr="002B1774">
        <w:rPr>
          <w:szCs w:val="22"/>
        </w:rPr>
        <w:t>Is there any negative/positive impact for the implementation of the new decentralized system?</w:t>
      </w:r>
    </w:p>
    <w:p w14:paraId="6649CDF1" w14:textId="77777777" w:rsidR="000701C1" w:rsidRPr="002B1774" w:rsidRDefault="000701C1" w:rsidP="00C335FE">
      <w:pPr>
        <w:pStyle w:val="ListParagraph"/>
        <w:numPr>
          <w:ilvl w:val="0"/>
          <w:numId w:val="16"/>
        </w:numPr>
        <w:tabs>
          <w:tab w:val="clear" w:pos="9360"/>
        </w:tabs>
        <w:spacing w:line="240" w:lineRule="auto"/>
        <w:jc w:val="left"/>
        <w:textAlignment w:val="auto"/>
        <w:rPr>
          <w:szCs w:val="22"/>
        </w:rPr>
      </w:pPr>
      <w:r w:rsidRPr="002B1774">
        <w:rPr>
          <w:b/>
          <w:szCs w:val="22"/>
        </w:rPr>
        <w:t>For treatment municipalities</w:t>
      </w:r>
      <w:r w:rsidRPr="002B1774">
        <w:rPr>
          <w:szCs w:val="22"/>
        </w:rPr>
        <w:t xml:space="preserve"> </w:t>
      </w:r>
      <w:r w:rsidRPr="002B1774">
        <w:rPr>
          <w:b/>
          <w:szCs w:val="22"/>
        </w:rPr>
        <w:t>only</w:t>
      </w:r>
      <w:r w:rsidRPr="002B1774">
        <w:rPr>
          <w:szCs w:val="22"/>
        </w:rPr>
        <w:t xml:space="preserve">: Are you aware of the CITIES project? Can you brief us about CITIES support to the municipality so far? How do you evaluate this support? </w:t>
      </w:r>
    </w:p>
    <w:p w14:paraId="386E8F56" w14:textId="77777777" w:rsidR="000701C1" w:rsidRPr="000701C1" w:rsidRDefault="000701C1" w:rsidP="000701C1">
      <w:pPr>
        <w:pStyle w:val="Heading4"/>
      </w:pPr>
      <w:r w:rsidRPr="000701C1">
        <w:t>KII Discussion Guide for Government Officials</w:t>
      </w:r>
    </w:p>
    <w:p w14:paraId="047DA898" w14:textId="77777777" w:rsidR="000701C1" w:rsidRDefault="000701C1" w:rsidP="00C335FE">
      <w:pPr>
        <w:pStyle w:val="ListParagraph"/>
        <w:numPr>
          <w:ilvl w:val="0"/>
          <w:numId w:val="12"/>
        </w:numPr>
        <w:tabs>
          <w:tab w:val="clear" w:pos="9360"/>
        </w:tabs>
        <w:spacing w:line="240" w:lineRule="auto"/>
        <w:jc w:val="left"/>
        <w:textAlignment w:val="auto"/>
        <w:rPr>
          <w:szCs w:val="22"/>
        </w:rPr>
      </w:pPr>
      <w:r>
        <w:rPr>
          <w:szCs w:val="22"/>
        </w:rPr>
        <w:t>What is your role?</w:t>
      </w:r>
    </w:p>
    <w:p w14:paraId="63B9743B" w14:textId="178FB33A" w:rsidR="000701C1" w:rsidRPr="002B1774" w:rsidRDefault="7AA453DA" w:rsidP="00C335FE">
      <w:pPr>
        <w:pStyle w:val="ListParagraph"/>
        <w:numPr>
          <w:ilvl w:val="0"/>
          <w:numId w:val="12"/>
        </w:numPr>
        <w:tabs>
          <w:tab w:val="clear" w:pos="9360"/>
        </w:tabs>
        <w:spacing w:line="240" w:lineRule="auto"/>
        <w:jc w:val="left"/>
        <w:textAlignment w:val="auto"/>
      </w:pPr>
      <w:r>
        <w:t>There are a number of donor-led projects supporting decentralization and municipal capacity building. Can you speak a little about the coordination effort and structure?</w:t>
      </w:r>
    </w:p>
    <w:p w14:paraId="5CACF14B" w14:textId="77777777" w:rsidR="000701C1" w:rsidRDefault="000701C1" w:rsidP="00C335FE">
      <w:pPr>
        <w:pStyle w:val="ListParagraph"/>
        <w:numPr>
          <w:ilvl w:val="0"/>
          <w:numId w:val="12"/>
        </w:numPr>
        <w:tabs>
          <w:tab w:val="clear" w:pos="9360"/>
        </w:tabs>
        <w:spacing w:line="240" w:lineRule="auto"/>
        <w:jc w:val="left"/>
        <w:textAlignment w:val="auto"/>
        <w:rPr>
          <w:szCs w:val="22"/>
        </w:rPr>
      </w:pPr>
      <w:r w:rsidRPr="002B1774">
        <w:rPr>
          <w:szCs w:val="22"/>
        </w:rPr>
        <w:t xml:space="preserve">Are you aware of the CITIES project? </w:t>
      </w:r>
    </w:p>
    <w:p w14:paraId="71B1BFBB" w14:textId="77777777" w:rsidR="000701C1" w:rsidRDefault="000701C1" w:rsidP="00C335FE">
      <w:pPr>
        <w:pStyle w:val="ListParagraph"/>
        <w:numPr>
          <w:ilvl w:val="1"/>
          <w:numId w:val="12"/>
        </w:numPr>
        <w:tabs>
          <w:tab w:val="clear" w:pos="9360"/>
        </w:tabs>
        <w:spacing w:line="240" w:lineRule="auto"/>
        <w:jc w:val="left"/>
        <w:textAlignment w:val="auto"/>
        <w:rPr>
          <w:szCs w:val="22"/>
        </w:rPr>
      </w:pPr>
      <w:r w:rsidRPr="002B1774">
        <w:rPr>
          <w:szCs w:val="22"/>
        </w:rPr>
        <w:t xml:space="preserve">Can you brief us about CITIES support to municipalities so far? </w:t>
      </w:r>
    </w:p>
    <w:p w14:paraId="4B1561F1" w14:textId="77777777" w:rsidR="000701C1" w:rsidRPr="002B1774" w:rsidRDefault="000701C1" w:rsidP="00C335FE">
      <w:pPr>
        <w:pStyle w:val="ListParagraph"/>
        <w:numPr>
          <w:ilvl w:val="1"/>
          <w:numId w:val="12"/>
        </w:numPr>
        <w:tabs>
          <w:tab w:val="clear" w:pos="9360"/>
        </w:tabs>
        <w:spacing w:line="240" w:lineRule="auto"/>
        <w:jc w:val="left"/>
        <w:textAlignment w:val="auto"/>
        <w:rPr>
          <w:szCs w:val="22"/>
        </w:rPr>
      </w:pPr>
      <w:r w:rsidRPr="002B1774">
        <w:rPr>
          <w:szCs w:val="22"/>
        </w:rPr>
        <w:t xml:space="preserve">How </w:t>
      </w:r>
      <w:r>
        <w:rPr>
          <w:szCs w:val="22"/>
        </w:rPr>
        <w:t>effective has this support been?</w:t>
      </w:r>
      <w:r w:rsidRPr="002B1774">
        <w:rPr>
          <w:szCs w:val="22"/>
        </w:rPr>
        <w:t xml:space="preserve"> </w:t>
      </w:r>
    </w:p>
    <w:p w14:paraId="0E5B41E1" w14:textId="77777777" w:rsidR="000701C1" w:rsidRPr="002B1774" w:rsidRDefault="000701C1" w:rsidP="00C335FE">
      <w:pPr>
        <w:pStyle w:val="ListParagraph"/>
        <w:numPr>
          <w:ilvl w:val="0"/>
          <w:numId w:val="12"/>
        </w:numPr>
        <w:tabs>
          <w:tab w:val="clear" w:pos="9360"/>
        </w:tabs>
        <w:spacing w:line="240" w:lineRule="auto"/>
        <w:jc w:val="left"/>
        <w:textAlignment w:val="auto"/>
        <w:rPr>
          <w:szCs w:val="22"/>
        </w:rPr>
      </w:pPr>
      <w:r w:rsidRPr="002B1774">
        <w:rPr>
          <w:szCs w:val="22"/>
        </w:rPr>
        <w:t>What do you think of the n</w:t>
      </w:r>
      <w:r>
        <w:rPr>
          <w:szCs w:val="22"/>
        </w:rPr>
        <w:t>ew decentralized system?</w:t>
      </w:r>
    </w:p>
    <w:p w14:paraId="5DFB1AB8" w14:textId="77777777" w:rsidR="000701C1" w:rsidRPr="002B1774" w:rsidRDefault="000701C1" w:rsidP="00C335FE">
      <w:pPr>
        <w:pStyle w:val="ListParagraph"/>
        <w:numPr>
          <w:ilvl w:val="1"/>
          <w:numId w:val="12"/>
        </w:numPr>
        <w:tabs>
          <w:tab w:val="clear" w:pos="9360"/>
        </w:tabs>
        <w:spacing w:line="240" w:lineRule="auto"/>
        <w:jc w:val="left"/>
        <w:textAlignment w:val="auto"/>
        <w:rPr>
          <w:szCs w:val="22"/>
        </w:rPr>
      </w:pPr>
      <w:r w:rsidRPr="002B1774">
        <w:rPr>
          <w:szCs w:val="22"/>
        </w:rPr>
        <w:t>Is there any negative/positive impact for the implementation of the new decentralized system?</w:t>
      </w:r>
    </w:p>
    <w:p w14:paraId="053CF7B6" w14:textId="77777777" w:rsidR="000701C1" w:rsidRPr="002B1774" w:rsidRDefault="000701C1" w:rsidP="00C335FE">
      <w:pPr>
        <w:pStyle w:val="ListParagraph"/>
        <w:numPr>
          <w:ilvl w:val="1"/>
          <w:numId w:val="12"/>
        </w:numPr>
        <w:tabs>
          <w:tab w:val="clear" w:pos="9360"/>
        </w:tabs>
        <w:spacing w:line="240" w:lineRule="auto"/>
        <w:jc w:val="left"/>
        <w:textAlignment w:val="auto"/>
        <w:rPr>
          <w:szCs w:val="22"/>
        </w:rPr>
      </w:pPr>
      <w:r w:rsidRPr="002B1774">
        <w:rPr>
          <w:szCs w:val="22"/>
        </w:rPr>
        <w:t>What regulations are still needed to streamline the new decentralized process?</w:t>
      </w:r>
    </w:p>
    <w:p w14:paraId="0EF7C60E" w14:textId="77777777" w:rsidR="000701C1" w:rsidRPr="002B1774" w:rsidRDefault="000701C1" w:rsidP="00C335FE">
      <w:pPr>
        <w:pStyle w:val="ListParagraph"/>
        <w:numPr>
          <w:ilvl w:val="1"/>
          <w:numId w:val="12"/>
        </w:numPr>
        <w:tabs>
          <w:tab w:val="clear" w:pos="9360"/>
        </w:tabs>
        <w:spacing w:line="240" w:lineRule="auto"/>
        <w:jc w:val="left"/>
        <w:textAlignment w:val="auto"/>
        <w:rPr>
          <w:szCs w:val="22"/>
        </w:rPr>
      </w:pPr>
      <w:r w:rsidRPr="002B1774">
        <w:rPr>
          <w:szCs w:val="22"/>
        </w:rPr>
        <w:t>What challenges/opportunities do you foresee in the implementation of the new decentralized system?</w:t>
      </w:r>
    </w:p>
    <w:p w14:paraId="5275BEC2" w14:textId="77777777" w:rsidR="000701C1" w:rsidRDefault="000701C1" w:rsidP="00C335FE">
      <w:pPr>
        <w:pStyle w:val="ListParagraph"/>
        <w:numPr>
          <w:ilvl w:val="0"/>
          <w:numId w:val="12"/>
        </w:numPr>
        <w:tabs>
          <w:tab w:val="clear" w:pos="9360"/>
        </w:tabs>
        <w:spacing w:line="240" w:lineRule="auto"/>
        <w:jc w:val="left"/>
        <w:textAlignment w:val="auto"/>
        <w:rPr>
          <w:szCs w:val="22"/>
        </w:rPr>
      </w:pPr>
      <w:r w:rsidRPr="002B1774">
        <w:rPr>
          <w:szCs w:val="22"/>
        </w:rPr>
        <w:t>In your opinion, what sequence of interventions would best support decentralization today given current limitations and political economy realities? What should donors focus on?</w:t>
      </w:r>
    </w:p>
    <w:p w14:paraId="0A23F0BF" w14:textId="77777777" w:rsidR="000701C1" w:rsidRPr="002B1774" w:rsidRDefault="000701C1" w:rsidP="00C335FE">
      <w:pPr>
        <w:pStyle w:val="ListParagraph"/>
        <w:numPr>
          <w:ilvl w:val="0"/>
          <w:numId w:val="12"/>
        </w:numPr>
        <w:tabs>
          <w:tab w:val="clear" w:pos="9360"/>
        </w:tabs>
        <w:spacing w:line="240" w:lineRule="auto"/>
        <w:jc w:val="left"/>
        <w:textAlignment w:val="auto"/>
        <w:rPr>
          <w:szCs w:val="22"/>
        </w:rPr>
      </w:pPr>
      <w:r>
        <w:rPr>
          <w:szCs w:val="22"/>
        </w:rPr>
        <w:t>What interventions would best support public service delivery and municipal capacity building?</w:t>
      </w:r>
    </w:p>
    <w:p w14:paraId="1FD781D1" w14:textId="43A5FFD3" w:rsidR="000701C1" w:rsidRPr="002B1774" w:rsidRDefault="7AA453DA" w:rsidP="00C335FE">
      <w:pPr>
        <w:pStyle w:val="ListParagraph"/>
        <w:numPr>
          <w:ilvl w:val="0"/>
          <w:numId w:val="12"/>
        </w:numPr>
        <w:tabs>
          <w:tab w:val="clear" w:pos="9360"/>
        </w:tabs>
        <w:spacing w:line="240" w:lineRule="auto"/>
        <w:jc w:val="left"/>
        <w:textAlignment w:val="auto"/>
      </w:pPr>
      <w:r>
        <w:t xml:space="preserve">Because of the current economic situation, fiscal decentralization will be a decentralization of expenditures but not revenue collection. This means municipalities will continue to depend on the central government. Do you agree with this statement? Please elaborate. </w:t>
      </w:r>
    </w:p>
    <w:p w14:paraId="299BEBC5" w14:textId="77777777" w:rsidR="000701C1" w:rsidRPr="002B1774" w:rsidRDefault="000701C1" w:rsidP="00C335FE">
      <w:pPr>
        <w:pStyle w:val="ListParagraph"/>
        <w:numPr>
          <w:ilvl w:val="0"/>
          <w:numId w:val="12"/>
        </w:numPr>
        <w:tabs>
          <w:tab w:val="clear" w:pos="9360"/>
        </w:tabs>
        <w:spacing w:line="240" w:lineRule="auto"/>
        <w:jc w:val="left"/>
        <w:textAlignment w:val="auto"/>
        <w:rPr>
          <w:szCs w:val="22"/>
        </w:rPr>
      </w:pPr>
      <w:r w:rsidRPr="002B1774">
        <w:rPr>
          <w:szCs w:val="22"/>
        </w:rPr>
        <w:t>What is the formula for deciding governorate budgetary allocations?</w:t>
      </w:r>
    </w:p>
    <w:p w14:paraId="5DB0AAEC" w14:textId="02F3E96C" w:rsidR="000701C1" w:rsidRPr="002B1774" w:rsidRDefault="7AA453DA" w:rsidP="00C335FE">
      <w:pPr>
        <w:pStyle w:val="ListParagraph"/>
        <w:numPr>
          <w:ilvl w:val="0"/>
          <w:numId w:val="12"/>
        </w:numPr>
        <w:tabs>
          <w:tab w:val="clear" w:pos="9360"/>
        </w:tabs>
        <w:spacing w:line="240" w:lineRule="auto"/>
        <w:jc w:val="left"/>
        <w:textAlignment w:val="auto"/>
      </w:pPr>
      <w:r>
        <w:t>I am aware that there are different interventions that aim to build the capacity of the various councils through training. How sustainable will this learning be if/when councilors change in the next election? Do you think it is better to focus capacity building efforts on municipal staff? Please elaborate.</w:t>
      </w:r>
    </w:p>
    <w:p w14:paraId="5D9A0F14" w14:textId="59E3E5ED" w:rsidR="000701C1" w:rsidRPr="002B1774" w:rsidRDefault="7AA453DA" w:rsidP="00C335FE">
      <w:pPr>
        <w:pStyle w:val="ListParagraph"/>
        <w:numPr>
          <w:ilvl w:val="0"/>
          <w:numId w:val="12"/>
        </w:numPr>
        <w:tabs>
          <w:tab w:val="clear" w:pos="9360"/>
        </w:tabs>
        <w:spacing w:line="240" w:lineRule="auto"/>
        <w:jc w:val="left"/>
        <w:textAlignment w:val="auto"/>
      </w:pPr>
      <w:r>
        <w:t>Will the new Local Governance Institute be training council members and municipal staff? What skills will you be focusing on? If training is meant to cover the roles of the various councils, will it also tackle technical competencies to perform these roles?</w:t>
      </w:r>
    </w:p>
    <w:p w14:paraId="7A4148F4" w14:textId="77777777" w:rsidR="000701C1" w:rsidRPr="000701C1" w:rsidRDefault="000701C1" w:rsidP="000701C1">
      <w:pPr>
        <w:pStyle w:val="Heading4"/>
      </w:pPr>
      <w:r w:rsidRPr="000701C1">
        <w:t>KII Discussion Guide for Donors/USAID IPs</w:t>
      </w:r>
    </w:p>
    <w:p w14:paraId="3598BEEA" w14:textId="77777777" w:rsidR="000701C1" w:rsidRPr="002B1774" w:rsidRDefault="000701C1" w:rsidP="00C335FE">
      <w:pPr>
        <w:pStyle w:val="ListParagraph"/>
        <w:numPr>
          <w:ilvl w:val="0"/>
          <w:numId w:val="13"/>
        </w:numPr>
        <w:tabs>
          <w:tab w:val="clear" w:pos="9360"/>
        </w:tabs>
        <w:spacing w:line="240" w:lineRule="auto"/>
        <w:jc w:val="left"/>
        <w:textAlignment w:val="auto"/>
        <w:rPr>
          <w:szCs w:val="22"/>
        </w:rPr>
      </w:pPr>
      <w:r w:rsidRPr="002B1774">
        <w:rPr>
          <w:szCs w:val="22"/>
        </w:rPr>
        <w:t xml:space="preserve">Can you tell me about your project and how it relates to </w:t>
      </w:r>
      <w:r>
        <w:rPr>
          <w:szCs w:val="22"/>
        </w:rPr>
        <w:t xml:space="preserve">municipal capacity building, public service delivery, and/or </w:t>
      </w:r>
      <w:r w:rsidRPr="002B1774">
        <w:rPr>
          <w:szCs w:val="22"/>
        </w:rPr>
        <w:t xml:space="preserve">decentralization? </w:t>
      </w:r>
    </w:p>
    <w:p w14:paraId="3FE0DDAA" w14:textId="77777777" w:rsidR="000701C1" w:rsidRPr="002B1774" w:rsidRDefault="000701C1" w:rsidP="00C335FE">
      <w:pPr>
        <w:pStyle w:val="ListParagraph"/>
        <w:numPr>
          <w:ilvl w:val="0"/>
          <w:numId w:val="13"/>
        </w:numPr>
        <w:tabs>
          <w:tab w:val="clear" w:pos="9360"/>
        </w:tabs>
        <w:spacing w:line="240" w:lineRule="auto"/>
        <w:jc w:val="left"/>
        <w:textAlignment w:val="auto"/>
        <w:rPr>
          <w:szCs w:val="22"/>
        </w:rPr>
      </w:pPr>
      <w:r w:rsidRPr="002B1774">
        <w:rPr>
          <w:szCs w:val="22"/>
        </w:rPr>
        <w:t xml:space="preserve">Has the CITIES program coordinated </w:t>
      </w:r>
      <w:r>
        <w:rPr>
          <w:szCs w:val="22"/>
        </w:rPr>
        <w:t xml:space="preserve">or collaborated </w:t>
      </w:r>
      <w:r w:rsidRPr="002B1774">
        <w:rPr>
          <w:szCs w:val="22"/>
        </w:rPr>
        <w:t xml:space="preserve">with you </w:t>
      </w:r>
      <w:r>
        <w:rPr>
          <w:szCs w:val="22"/>
        </w:rPr>
        <w:t>in anyway?</w:t>
      </w:r>
      <w:r w:rsidRPr="002B1774">
        <w:rPr>
          <w:szCs w:val="22"/>
        </w:rPr>
        <w:t xml:space="preserve"> Please explain.</w:t>
      </w:r>
    </w:p>
    <w:p w14:paraId="30A4A79D" w14:textId="77777777" w:rsidR="000701C1" w:rsidRPr="002B1774" w:rsidRDefault="000701C1" w:rsidP="00C335FE">
      <w:pPr>
        <w:pStyle w:val="ListParagraph"/>
        <w:numPr>
          <w:ilvl w:val="0"/>
          <w:numId w:val="13"/>
        </w:numPr>
        <w:tabs>
          <w:tab w:val="clear" w:pos="9360"/>
        </w:tabs>
        <w:spacing w:line="240" w:lineRule="auto"/>
        <w:jc w:val="left"/>
        <w:textAlignment w:val="auto"/>
        <w:rPr>
          <w:szCs w:val="22"/>
        </w:rPr>
      </w:pPr>
      <w:r w:rsidRPr="002B1774">
        <w:rPr>
          <w:szCs w:val="22"/>
        </w:rPr>
        <w:t>What do you think of the new decentralized system and have you seen any changes so far?</w:t>
      </w:r>
    </w:p>
    <w:p w14:paraId="37BEF83E" w14:textId="77777777" w:rsidR="000701C1" w:rsidRPr="002B1774" w:rsidRDefault="000701C1" w:rsidP="00C335FE">
      <w:pPr>
        <w:pStyle w:val="ListParagraph"/>
        <w:numPr>
          <w:ilvl w:val="1"/>
          <w:numId w:val="13"/>
        </w:numPr>
        <w:tabs>
          <w:tab w:val="clear" w:pos="9360"/>
        </w:tabs>
        <w:spacing w:line="240" w:lineRule="auto"/>
        <w:jc w:val="left"/>
        <w:textAlignment w:val="auto"/>
        <w:rPr>
          <w:szCs w:val="22"/>
        </w:rPr>
      </w:pPr>
      <w:r w:rsidRPr="002B1774">
        <w:rPr>
          <w:szCs w:val="22"/>
        </w:rPr>
        <w:t>Do you think the new decentralized system will improve the quality of public services delivered at the municipal level? Why/Why not?</w:t>
      </w:r>
    </w:p>
    <w:p w14:paraId="344643EE" w14:textId="77777777" w:rsidR="000701C1" w:rsidRPr="002B1774" w:rsidRDefault="000701C1" w:rsidP="00C335FE">
      <w:pPr>
        <w:pStyle w:val="ListParagraph"/>
        <w:numPr>
          <w:ilvl w:val="1"/>
          <w:numId w:val="13"/>
        </w:numPr>
        <w:tabs>
          <w:tab w:val="clear" w:pos="9360"/>
        </w:tabs>
        <w:spacing w:line="240" w:lineRule="auto"/>
        <w:jc w:val="left"/>
        <w:textAlignment w:val="auto"/>
        <w:rPr>
          <w:szCs w:val="22"/>
        </w:rPr>
      </w:pPr>
      <w:r w:rsidRPr="002B1774">
        <w:rPr>
          <w:szCs w:val="22"/>
        </w:rPr>
        <w:t>Is there any negative/positive impact for the implementation of the new decentralized system?</w:t>
      </w:r>
    </w:p>
    <w:p w14:paraId="06A8E066" w14:textId="77777777" w:rsidR="000701C1" w:rsidRPr="002B1774" w:rsidRDefault="000701C1" w:rsidP="00C335FE">
      <w:pPr>
        <w:pStyle w:val="ListParagraph"/>
        <w:numPr>
          <w:ilvl w:val="0"/>
          <w:numId w:val="13"/>
        </w:numPr>
        <w:tabs>
          <w:tab w:val="clear" w:pos="9360"/>
        </w:tabs>
        <w:spacing w:line="240" w:lineRule="auto"/>
        <w:jc w:val="left"/>
        <w:textAlignment w:val="auto"/>
        <w:rPr>
          <w:szCs w:val="22"/>
        </w:rPr>
      </w:pPr>
      <w:r w:rsidRPr="002B1774">
        <w:rPr>
          <w:szCs w:val="22"/>
        </w:rPr>
        <w:t>What challenges/opportunities do you foresee in the implementation of the new decentralized system?</w:t>
      </w:r>
    </w:p>
    <w:p w14:paraId="17B561DA" w14:textId="77777777" w:rsidR="000701C1" w:rsidRPr="002B1774" w:rsidRDefault="000701C1" w:rsidP="00C335FE">
      <w:pPr>
        <w:pStyle w:val="ListParagraph"/>
        <w:numPr>
          <w:ilvl w:val="1"/>
          <w:numId w:val="13"/>
        </w:numPr>
        <w:tabs>
          <w:tab w:val="clear" w:pos="9360"/>
        </w:tabs>
        <w:spacing w:line="240" w:lineRule="auto"/>
        <w:jc w:val="left"/>
        <w:textAlignment w:val="auto"/>
        <w:rPr>
          <w:szCs w:val="22"/>
        </w:rPr>
      </w:pPr>
      <w:r w:rsidRPr="002B1774">
        <w:rPr>
          <w:szCs w:val="22"/>
        </w:rPr>
        <w:t>What regulations are still needed to streamline the new decentralized process?</w:t>
      </w:r>
    </w:p>
    <w:p w14:paraId="2477B5E6" w14:textId="77777777" w:rsidR="000701C1" w:rsidRPr="002B1774" w:rsidRDefault="000701C1" w:rsidP="00C335FE">
      <w:pPr>
        <w:pStyle w:val="ListParagraph"/>
        <w:numPr>
          <w:ilvl w:val="0"/>
          <w:numId w:val="13"/>
        </w:numPr>
        <w:tabs>
          <w:tab w:val="clear" w:pos="9360"/>
        </w:tabs>
        <w:spacing w:line="240" w:lineRule="auto"/>
        <w:jc w:val="left"/>
        <w:textAlignment w:val="auto"/>
        <w:rPr>
          <w:szCs w:val="22"/>
        </w:rPr>
      </w:pPr>
      <w:r w:rsidRPr="002B1774">
        <w:rPr>
          <w:szCs w:val="22"/>
        </w:rPr>
        <w:t>In your opinion, who will be the emerging power holders in the new system, and what is the nature of their respective power?</w:t>
      </w:r>
    </w:p>
    <w:p w14:paraId="1F89F9E5" w14:textId="77777777" w:rsidR="000701C1" w:rsidRDefault="000701C1" w:rsidP="00C335FE">
      <w:pPr>
        <w:pStyle w:val="ListParagraph"/>
        <w:numPr>
          <w:ilvl w:val="0"/>
          <w:numId w:val="13"/>
        </w:numPr>
        <w:tabs>
          <w:tab w:val="clear" w:pos="9360"/>
        </w:tabs>
        <w:spacing w:line="240" w:lineRule="auto"/>
        <w:jc w:val="left"/>
        <w:textAlignment w:val="auto"/>
        <w:rPr>
          <w:szCs w:val="22"/>
        </w:rPr>
      </w:pPr>
      <w:r w:rsidRPr="002B1774">
        <w:rPr>
          <w:szCs w:val="22"/>
        </w:rPr>
        <w:t xml:space="preserve">In your opinion, what sequence of interventions would best support decentralization today given current limitations and political economy realities? </w:t>
      </w:r>
    </w:p>
    <w:p w14:paraId="0B4488A8" w14:textId="77777777" w:rsidR="000701C1" w:rsidRDefault="000701C1" w:rsidP="00C335FE">
      <w:pPr>
        <w:pStyle w:val="ListParagraph"/>
        <w:numPr>
          <w:ilvl w:val="0"/>
          <w:numId w:val="13"/>
        </w:numPr>
        <w:tabs>
          <w:tab w:val="clear" w:pos="9360"/>
        </w:tabs>
        <w:spacing w:line="240" w:lineRule="auto"/>
        <w:jc w:val="left"/>
        <w:textAlignment w:val="auto"/>
        <w:rPr>
          <w:szCs w:val="22"/>
        </w:rPr>
      </w:pPr>
      <w:r w:rsidRPr="002B1774">
        <w:rPr>
          <w:szCs w:val="22"/>
        </w:rPr>
        <w:t xml:space="preserve">In your opinion, what sequence of interventions would best support </w:t>
      </w:r>
      <w:r>
        <w:rPr>
          <w:szCs w:val="22"/>
        </w:rPr>
        <w:t>municipal service delivery</w:t>
      </w:r>
      <w:r w:rsidRPr="002B1774">
        <w:rPr>
          <w:szCs w:val="22"/>
        </w:rPr>
        <w:t xml:space="preserve"> </w:t>
      </w:r>
      <w:r>
        <w:rPr>
          <w:szCs w:val="22"/>
        </w:rPr>
        <w:t xml:space="preserve">and capacity building </w:t>
      </w:r>
      <w:r w:rsidRPr="002B1774">
        <w:rPr>
          <w:szCs w:val="22"/>
        </w:rPr>
        <w:t>today</w:t>
      </w:r>
      <w:r>
        <w:rPr>
          <w:szCs w:val="22"/>
        </w:rPr>
        <w:t>,</w:t>
      </w:r>
      <w:r w:rsidRPr="002B1774">
        <w:rPr>
          <w:szCs w:val="22"/>
        </w:rPr>
        <w:t xml:space="preserve"> given current limitations and political economy realities? </w:t>
      </w:r>
    </w:p>
    <w:p w14:paraId="5F3B4CED" w14:textId="77777777" w:rsidR="000701C1" w:rsidRPr="002B1774" w:rsidRDefault="000701C1" w:rsidP="000701C1">
      <w:pPr>
        <w:pStyle w:val="Heading4"/>
      </w:pPr>
      <w:r w:rsidRPr="002B1774">
        <w:t>KII Discussion Guide for CITIES</w:t>
      </w:r>
    </w:p>
    <w:p w14:paraId="01030D46" w14:textId="77777777" w:rsidR="000701C1" w:rsidRPr="002B1774" w:rsidRDefault="000701C1" w:rsidP="00C335FE">
      <w:pPr>
        <w:pStyle w:val="ListParagraph"/>
        <w:numPr>
          <w:ilvl w:val="0"/>
          <w:numId w:val="17"/>
        </w:numPr>
        <w:tabs>
          <w:tab w:val="clear" w:pos="9360"/>
        </w:tabs>
        <w:spacing w:line="240" w:lineRule="auto"/>
        <w:jc w:val="left"/>
        <w:textAlignment w:val="auto"/>
        <w:rPr>
          <w:szCs w:val="22"/>
        </w:rPr>
      </w:pPr>
      <w:r w:rsidRPr="002B1774">
        <w:rPr>
          <w:szCs w:val="22"/>
        </w:rPr>
        <w:t>Can you please update us about any progress in your component/generally?</w:t>
      </w:r>
    </w:p>
    <w:p w14:paraId="6D20DC7E" w14:textId="102740E9" w:rsidR="000701C1" w:rsidRPr="002B1774" w:rsidRDefault="000701C1" w:rsidP="00C335FE">
      <w:pPr>
        <w:pStyle w:val="ListParagraph"/>
        <w:numPr>
          <w:ilvl w:val="0"/>
          <w:numId w:val="17"/>
        </w:numPr>
        <w:tabs>
          <w:tab w:val="clear" w:pos="9360"/>
        </w:tabs>
        <w:spacing w:line="240" w:lineRule="auto"/>
        <w:jc w:val="left"/>
        <w:textAlignment w:val="auto"/>
        <w:rPr>
          <w:szCs w:val="22"/>
        </w:rPr>
      </w:pPr>
      <w:r w:rsidRPr="002B1774">
        <w:rPr>
          <w:szCs w:val="22"/>
        </w:rPr>
        <w:t xml:space="preserve">Have there been any changes on the ground affecting the implementation of the project? </w:t>
      </w:r>
    </w:p>
    <w:p w14:paraId="20B7B21B" w14:textId="77777777" w:rsidR="000701C1" w:rsidRPr="002B1774" w:rsidRDefault="000701C1" w:rsidP="00C335FE">
      <w:pPr>
        <w:pStyle w:val="ListParagraph"/>
        <w:numPr>
          <w:ilvl w:val="0"/>
          <w:numId w:val="17"/>
        </w:numPr>
        <w:tabs>
          <w:tab w:val="clear" w:pos="9360"/>
        </w:tabs>
        <w:spacing w:line="240" w:lineRule="auto"/>
        <w:jc w:val="left"/>
        <w:textAlignment w:val="auto"/>
      </w:pPr>
      <w:r w:rsidRPr="002B1774">
        <w:rPr>
          <w:szCs w:val="22"/>
        </w:rPr>
        <w:t>Is the planned sequence of interventions proving to be sufficiently suited to the context? Please elaborate.</w:t>
      </w:r>
    </w:p>
    <w:p w14:paraId="42387D37" w14:textId="77777777" w:rsidR="000701C1" w:rsidRPr="002B1774" w:rsidRDefault="000701C1" w:rsidP="00C335FE">
      <w:pPr>
        <w:pStyle w:val="ListParagraph"/>
        <w:numPr>
          <w:ilvl w:val="0"/>
          <w:numId w:val="17"/>
        </w:numPr>
        <w:tabs>
          <w:tab w:val="clear" w:pos="9360"/>
        </w:tabs>
        <w:spacing w:line="240" w:lineRule="auto"/>
        <w:jc w:val="left"/>
        <w:textAlignment w:val="auto"/>
      </w:pPr>
      <w:r w:rsidRPr="002B1774">
        <w:rPr>
          <w:szCs w:val="22"/>
        </w:rPr>
        <w:t>What challenges/opportunities</w:t>
      </w:r>
      <w:r>
        <w:rPr>
          <w:szCs w:val="22"/>
        </w:rPr>
        <w:t>,</w:t>
      </w:r>
      <w:r w:rsidRPr="002B1774">
        <w:rPr>
          <w:szCs w:val="22"/>
        </w:rPr>
        <w:t xml:space="preserve"> if any</w:t>
      </w:r>
      <w:r>
        <w:rPr>
          <w:szCs w:val="22"/>
        </w:rPr>
        <w:t>,</w:t>
      </w:r>
      <w:r w:rsidRPr="002B1774">
        <w:rPr>
          <w:szCs w:val="22"/>
        </w:rPr>
        <w:t xml:space="preserve"> have your component/project encountered?</w:t>
      </w:r>
    </w:p>
    <w:p w14:paraId="0C2884CB" w14:textId="77777777" w:rsidR="000701C1" w:rsidRPr="002B1774" w:rsidRDefault="000701C1" w:rsidP="00C335FE">
      <w:pPr>
        <w:pStyle w:val="ListParagraph"/>
        <w:numPr>
          <w:ilvl w:val="0"/>
          <w:numId w:val="17"/>
        </w:numPr>
        <w:tabs>
          <w:tab w:val="clear" w:pos="9360"/>
        </w:tabs>
        <w:spacing w:line="240" w:lineRule="auto"/>
        <w:jc w:val="left"/>
        <w:textAlignment w:val="auto"/>
      </w:pPr>
      <w:r w:rsidRPr="002B1774">
        <w:rPr>
          <w:szCs w:val="22"/>
        </w:rPr>
        <w:t>Are there any outliers in the treatment municipalities? If yes, what factors contribute to this designation?</w:t>
      </w:r>
    </w:p>
    <w:p w14:paraId="097B231C" w14:textId="77777777" w:rsidR="000701C1" w:rsidRPr="002B1774" w:rsidRDefault="000701C1" w:rsidP="00C335FE">
      <w:pPr>
        <w:pStyle w:val="ListParagraph"/>
        <w:numPr>
          <w:ilvl w:val="0"/>
          <w:numId w:val="17"/>
        </w:numPr>
        <w:tabs>
          <w:tab w:val="clear" w:pos="9360"/>
        </w:tabs>
        <w:spacing w:line="240" w:lineRule="auto"/>
        <w:jc w:val="left"/>
        <w:textAlignment w:val="auto"/>
        <w:rPr>
          <w:szCs w:val="22"/>
        </w:rPr>
      </w:pPr>
      <w:r w:rsidRPr="002B1774">
        <w:rPr>
          <w:szCs w:val="22"/>
        </w:rPr>
        <w:t>How do you evaluate the implementation of the new decentralized system? Is there any negative/positive impact so far?</w:t>
      </w:r>
    </w:p>
    <w:p w14:paraId="53FEA7F6" w14:textId="77777777" w:rsidR="000701C1" w:rsidRPr="002B1774" w:rsidRDefault="000701C1" w:rsidP="00C335FE">
      <w:pPr>
        <w:pStyle w:val="ListParagraph"/>
        <w:numPr>
          <w:ilvl w:val="0"/>
          <w:numId w:val="17"/>
        </w:numPr>
        <w:tabs>
          <w:tab w:val="clear" w:pos="9360"/>
        </w:tabs>
        <w:spacing w:line="240" w:lineRule="auto"/>
        <w:jc w:val="left"/>
        <w:textAlignment w:val="auto"/>
        <w:rPr>
          <w:szCs w:val="22"/>
        </w:rPr>
      </w:pPr>
      <w:r w:rsidRPr="002B1774">
        <w:rPr>
          <w:szCs w:val="22"/>
        </w:rPr>
        <w:t>What regulations are still needed to streamline the new decentralized process and support the work you are doing?</w:t>
      </w:r>
    </w:p>
    <w:p w14:paraId="6B7E6A72" w14:textId="77777777" w:rsidR="000701C1" w:rsidRPr="002B1774" w:rsidRDefault="000701C1" w:rsidP="00C335FE">
      <w:pPr>
        <w:pStyle w:val="ListParagraph"/>
        <w:numPr>
          <w:ilvl w:val="0"/>
          <w:numId w:val="17"/>
        </w:numPr>
        <w:tabs>
          <w:tab w:val="clear" w:pos="9360"/>
        </w:tabs>
        <w:spacing w:line="240" w:lineRule="auto"/>
        <w:jc w:val="left"/>
        <w:textAlignment w:val="auto"/>
      </w:pPr>
      <w:r w:rsidRPr="002B1774">
        <w:rPr>
          <w:szCs w:val="22"/>
        </w:rPr>
        <w:t>Are the municipalities and/or the GoJ sufficiently cooperative?</w:t>
      </w:r>
    </w:p>
    <w:p w14:paraId="6BC68EB3" w14:textId="77777777" w:rsidR="000701C1" w:rsidRDefault="000701C1" w:rsidP="00C335FE">
      <w:pPr>
        <w:pStyle w:val="ListParagraph"/>
        <w:numPr>
          <w:ilvl w:val="0"/>
          <w:numId w:val="17"/>
        </w:numPr>
        <w:tabs>
          <w:tab w:val="clear" w:pos="9360"/>
        </w:tabs>
        <w:spacing w:line="240" w:lineRule="auto"/>
        <w:jc w:val="left"/>
        <w:textAlignment w:val="auto"/>
        <w:rPr>
          <w:szCs w:val="22"/>
        </w:rPr>
      </w:pPr>
      <w:r w:rsidRPr="002B1774">
        <w:rPr>
          <w:szCs w:val="22"/>
        </w:rPr>
        <w:t xml:space="preserve">What is your current mechanism for coordination with other donors and/or the </w:t>
      </w:r>
      <w:r>
        <w:rPr>
          <w:szCs w:val="22"/>
        </w:rPr>
        <w:t xml:space="preserve">GoJ? </w:t>
      </w:r>
    </w:p>
    <w:p w14:paraId="3B5D4976" w14:textId="77777777" w:rsidR="000701C1" w:rsidRDefault="000701C1" w:rsidP="00C335FE">
      <w:pPr>
        <w:pStyle w:val="ListParagraph"/>
        <w:numPr>
          <w:ilvl w:val="1"/>
          <w:numId w:val="17"/>
        </w:numPr>
        <w:tabs>
          <w:tab w:val="clear" w:pos="9360"/>
        </w:tabs>
        <w:spacing w:line="240" w:lineRule="auto"/>
        <w:jc w:val="left"/>
        <w:textAlignment w:val="auto"/>
        <w:rPr>
          <w:szCs w:val="22"/>
        </w:rPr>
      </w:pPr>
      <w:r>
        <w:rPr>
          <w:szCs w:val="22"/>
        </w:rPr>
        <w:t>With whom do you coordinate with</w:t>
      </w:r>
      <w:r w:rsidRPr="002B1774">
        <w:rPr>
          <w:szCs w:val="22"/>
        </w:rPr>
        <w:t>in these organizations/institutions?</w:t>
      </w:r>
    </w:p>
    <w:p w14:paraId="04D80505" w14:textId="77777777" w:rsidR="000701C1" w:rsidRPr="002B1774" w:rsidRDefault="000701C1" w:rsidP="00C335FE">
      <w:pPr>
        <w:pStyle w:val="ListParagraph"/>
        <w:numPr>
          <w:ilvl w:val="0"/>
          <w:numId w:val="17"/>
        </w:numPr>
        <w:tabs>
          <w:tab w:val="clear" w:pos="9360"/>
        </w:tabs>
        <w:spacing w:line="240" w:lineRule="auto"/>
        <w:jc w:val="left"/>
        <w:textAlignment w:val="auto"/>
      </w:pPr>
      <w:r w:rsidRPr="002B1774">
        <w:rPr>
          <w:szCs w:val="22"/>
        </w:rPr>
        <w:t>Do you think planned capacity building support to various council members and municipal staff will be able to bridge current technical gaps? Please elaborate.</w:t>
      </w:r>
    </w:p>
    <w:p w14:paraId="6E45396D" w14:textId="77777777" w:rsidR="000701C1" w:rsidRPr="002B1774" w:rsidRDefault="000701C1" w:rsidP="00C335FE">
      <w:pPr>
        <w:pStyle w:val="ListParagraph"/>
        <w:numPr>
          <w:ilvl w:val="0"/>
          <w:numId w:val="17"/>
        </w:numPr>
        <w:tabs>
          <w:tab w:val="clear" w:pos="9360"/>
        </w:tabs>
        <w:spacing w:line="240" w:lineRule="auto"/>
        <w:jc w:val="left"/>
        <w:textAlignment w:val="auto"/>
      </w:pPr>
      <w:r w:rsidRPr="002B1774">
        <w:rPr>
          <w:szCs w:val="22"/>
        </w:rPr>
        <w:t>Do you think the decision to house the local governance institute at the Amman municipality will contribute to the sustainability of the project’s capacity building efforts? If yes, how? If no, why not?</w:t>
      </w:r>
    </w:p>
    <w:p w14:paraId="70B8F5AB" w14:textId="77777777" w:rsidR="000701C1" w:rsidRPr="002B1774" w:rsidRDefault="000701C1" w:rsidP="000701C1">
      <w:pPr>
        <w:pStyle w:val="Heading4"/>
      </w:pPr>
      <w:r w:rsidRPr="002B1774">
        <w:t>KII Discussion Guide for USAID</w:t>
      </w:r>
    </w:p>
    <w:p w14:paraId="02B590B2" w14:textId="77777777" w:rsidR="000701C1" w:rsidRDefault="000701C1" w:rsidP="00C335FE">
      <w:pPr>
        <w:pStyle w:val="ListParagraph"/>
        <w:numPr>
          <w:ilvl w:val="0"/>
          <w:numId w:val="18"/>
        </w:numPr>
        <w:tabs>
          <w:tab w:val="clear" w:pos="9360"/>
        </w:tabs>
        <w:spacing w:line="240" w:lineRule="auto"/>
        <w:jc w:val="left"/>
        <w:textAlignment w:val="auto"/>
        <w:rPr>
          <w:szCs w:val="22"/>
        </w:rPr>
      </w:pPr>
      <w:r w:rsidRPr="002B1774">
        <w:rPr>
          <w:szCs w:val="22"/>
        </w:rPr>
        <w:t>CITIES has been rolling out various activities at the municipal level. What do you think of the progress the project is achieving so far?</w:t>
      </w:r>
    </w:p>
    <w:p w14:paraId="0A7C9B9D" w14:textId="77777777" w:rsidR="000701C1" w:rsidRPr="002B1774" w:rsidRDefault="000701C1" w:rsidP="00C335FE">
      <w:pPr>
        <w:pStyle w:val="ListParagraph"/>
        <w:numPr>
          <w:ilvl w:val="1"/>
          <w:numId w:val="18"/>
        </w:numPr>
        <w:tabs>
          <w:tab w:val="clear" w:pos="9360"/>
        </w:tabs>
        <w:spacing w:line="240" w:lineRule="auto"/>
        <w:jc w:val="left"/>
        <w:textAlignment w:val="auto"/>
        <w:rPr>
          <w:szCs w:val="22"/>
        </w:rPr>
      </w:pPr>
      <w:r>
        <w:rPr>
          <w:szCs w:val="22"/>
        </w:rPr>
        <w:t xml:space="preserve">Which interventions do you view are more effective? Less effective? Why? </w:t>
      </w:r>
    </w:p>
    <w:p w14:paraId="696A8A2F" w14:textId="77777777" w:rsidR="000701C1" w:rsidRPr="00A717AD" w:rsidRDefault="000701C1" w:rsidP="00C335FE">
      <w:pPr>
        <w:pStyle w:val="ListParagraph"/>
        <w:numPr>
          <w:ilvl w:val="1"/>
          <w:numId w:val="18"/>
        </w:numPr>
        <w:tabs>
          <w:tab w:val="clear" w:pos="9360"/>
        </w:tabs>
        <w:spacing w:line="240" w:lineRule="auto"/>
        <w:jc w:val="left"/>
        <w:textAlignment w:val="auto"/>
      </w:pPr>
      <w:r w:rsidRPr="002B1774">
        <w:rPr>
          <w:szCs w:val="22"/>
        </w:rPr>
        <w:t>Are there already any outliers in the treatment municipalities? If yes, what factors contribute to this designation?</w:t>
      </w:r>
      <w:r w:rsidRPr="00A717AD">
        <w:rPr>
          <w:szCs w:val="22"/>
        </w:rPr>
        <w:t xml:space="preserve"> </w:t>
      </w:r>
    </w:p>
    <w:p w14:paraId="37442E18" w14:textId="77777777" w:rsidR="000701C1" w:rsidRPr="002B1774" w:rsidRDefault="000701C1" w:rsidP="00C335FE">
      <w:pPr>
        <w:pStyle w:val="ListParagraph"/>
        <w:numPr>
          <w:ilvl w:val="1"/>
          <w:numId w:val="18"/>
        </w:numPr>
        <w:tabs>
          <w:tab w:val="clear" w:pos="9360"/>
        </w:tabs>
        <w:spacing w:line="240" w:lineRule="auto"/>
        <w:jc w:val="left"/>
        <w:textAlignment w:val="auto"/>
      </w:pPr>
      <w:r w:rsidRPr="002B1774">
        <w:rPr>
          <w:szCs w:val="22"/>
        </w:rPr>
        <w:t>Is the planned sequence of interventions proving to be sufficiently suited to the context? Please elaborate.</w:t>
      </w:r>
    </w:p>
    <w:p w14:paraId="4DA91108" w14:textId="77777777" w:rsidR="000701C1" w:rsidRPr="002B1774" w:rsidRDefault="000701C1" w:rsidP="00C335FE">
      <w:pPr>
        <w:pStyle w:val="ListParagraph"/>
        <w:numPr>
          <w:ilvl w:val="0"/>
          <w:numId w:val="18"/>
        </w:numPr>
        <w:tabs>
          <w:tab w:val="clear" w:pos="9360"/>
        </w:tabs>
        <w:spacing w:line="240" w:lineRule="auto"/>
        <w:jc w:val="left"/>
        <w:textAlignment w:val="auto"/>
      </w:pPr>
      <w:r w:rsidRPr="002B1774">
        <w:rPr>
          <w:szCs w:val="22"/>
        </w:rPr>
        <w:t>What challenges/opportunities if any has the project encountered so far?</w:t>
      </w:r>
    </w:p>
    <w:p w14:paraId="69FF303A" w14:textId="77777777" w:rsidR="000701C1" w:rsidRDefault="000701C1" w:rsidP="00C335FE">
      <w:pPr>
        <w:pStyle w:val="ListParagraph"/>
        <w:numPr>
          <w:ilvl w:val="1"/>
          <w:numId w:val="18"/>
        </w:numPr>
        <w:tabs>
          <w:tab w:val="clear" w:pos="9360"/>
        </w:tabs>
        <w:spacing w:line="240" w:lineRule="auto"/>
        <w:jc w:val="left"/>
        <w:textAlignment w:val="auto"/>
        <w:rPr>
          <w:szCs w:val="22"/>
        </w:rPr>
      </w:pPr>
      <w:r>
        <w:rPr>
          <w:szCs w:val="22"/>
        </w:rPr>
        <w:t>Have there</w:t>
      </w:r>
      <w:r w:rsidRPr="002B1774">
        <w:rPr>
          <w:szCs w:val="22"/>
        </w:rPr>
        <w:t xml:space="preserve"> been any changes on the ground affecting the implementation of CITIES? </w:t>
      </w:r>
    </w:p>
    <w:p w14:paraId="7DEA167B" w14:textId="77777777" w:rsidR="000701C1" w:rsidRPr="002B1774" w:rsidRDefault="000701C1" w:rsidP="00C335FE">
      <w:pPr>
        <w:pStyle w:val="ListParagraph"/>
        <w:numPr>
          <w:ilvl w:val="1"/>
          <w:numId w:val="18"/>
        </w:numPr>
        <w:tabs>
          <w:tab w:val="clear" w:pos="9360"/>
        </w:tabs>
        <w:spacing w:line="240" w:lineRule="auto"/>
        <w:jc w:val="left"/>
        <w:textAlignment w:val="auto"/>
        <w:rPr>
          <w:szCs w:val="22"/>
        </w:rPr>
      </w:pPr>
      <w:r>
        <w:rPr>
          <w:szCs w:val="22"/>
        </w:rPr>
        <w:t>Have any lessons learned emerged thus far?</w:t>
      </w:r>
    </w:p>
    <w:p w14:paraId="186D5EBA" w14:textId="77777777" w:rsidR="000701C1" w:rsidRPr="002B1774" w:rsidRDefault="000701C1" w:rsidP="00C335FE">
      <w:pPr>
        <w:pStyle w:val="ListParagraph"/>
        <w:numPr>
          <w:ilvl w:val="0"/>
          <w:numId w:val="18"/>
        </w:numPr>
        <w:tabs>
          <w:tab w:val="clear" w:pos="9360"/>
        </w:tabs>
        <w:spacing w:line="240" w:lineRule="auto"/>
        <w:jc w:val="left"/>
        <w:textAlignment w:val="auto"/>
        <w:rPr>
          <w:szCs w:val="22"/>
        </w:rPr>
      </w:pPr>
      <w:r>
        <w:rPr>
          <w:szCs w:val="22"/>
        </w:rPr>
        <w:t>What types of collaboration or coordination are you aware of between CITIES and other USAID IPs or other donors?</w:t>
      </w:r>
    </w:p>
    <w:p w14:paraId="36D7CABB" w14:textId="77777777" w:rsidR="000701C1" w:rsidRPr="002B1774" w:rsidRDefault="000701C1" w:rsidP="00C335FE">
      <w:pPr>
        <w:pStyle w:val="ListParagraph"/>
        <w:numPr>
          <w:ilvl w:val="0"/>
          <w:numId w:val="18"/>
        </w:numPr>
        <w:tabs>
          <w:tab w:val="clear" w:pos="9360"/>
        </w:tabs>
        <w:spacing w:line="240" w:lineRule="auto"/>
        <w:jc w:val="left"/>
        <w:textAlignment w:val="auto"/>
      </w:pPr>
      <w:r w:rsidRPr="002B1774">
        <w:rPr>
          <w:szCs w:val="22"/>
        </w:rPr>
        <w:t>Are the municipalities and/or the GoJ sufficiently cooperative?</w:t>
      </w:r>
    </w:p>
    <w:p w14:paraId="0F893483" w14:textId="77777777" w:rsidR="000701C1" w:rsidRPr="002B1774" w:rsidRDefault="000701C1" w:rsidP="00C335FE">
      <w:pPr>
        <w:pStyle w:val="ListParagraph"/>
        <w:numPr>
          <w:ilvl w:val="0"/>
          <w:numId w:val="18"/>
        </w:numPr>
        <w:tabs>
          <w:tab w:val="clear" w:pos="9360"/>
        </w:tabs>
        <w:spacing w:line="240" w:lineRule="auto"/>
        <w:jc w:val="left"/>
        <w:textAlignment w:val="auto"/>
      </w:pPr>
      <w:r w:rsidRPr="002B1774">
        <w:rPr>
          <w:szCs w:val="22"/>
        </w:rPr>
        <w:t>Do you think planned capacity building support to various council members and municipal staff will be able to bridge current technical gaps? Please elaborate.</w:t>
      </w:r>
    </w:p>
    <w:p w14:paraId="1DB0517F" w14:textId="77777777" w:rsidR="000701C1" w:rsidRPr="002B1774" w:rsidRDefault="000701C1" w:rsidP="00C335FE">
      <w:pPr>
        <w:pStyle w:val="ListParagraph"/>
        <w:numPr>
          <w:ilvl w:val="0"/>
          <w:numId w:val="18"/>
        </w:numPr>
        <w:tabs>
          <w:tab w:val="clear" w:pos="9360"/>
        </w:tabs>
        <w:spacing w:line="240" w:lineRule="auto"/>
        <w:jc w:val="left"/>
        <w:textAlignment w:val="auto"/>
      </w:pPr>
      <w:r w:rsidRPr="002B1774">
        <w:rPr>
          <w:szCs w:val="22"/>
        </w:rPr>
        <w:t>Do you think the decision to house the local governance institute at the Amman municipality will contribute to the sustainability of the project’s capacity building efforts? If yes, how? If no, why not?</w:t>
      </w:r>
    </w:p>
    <w:p w14:paraId="103328B1" w14:textId="77777777" w:rsidR="000701C1" w:rsidRDefault="000701C1" w:rsidP="00C335FE">
      <w:pPr>
        <w:pStyle w:val="ListParagraph"/>
        <w:numPr>
          <w:ilvl w:val="0"/>
          <w:numId w:val="18"/>
        </w:numPr>
        <w:tabs>
          <w:tab w:val="clear" w:pos="9360"/>
        </w:tabs>
        <w:spacing w:line="240" w:lineRule="auto"/>
        <w:jc w:val="left"/>
        <w:textAlignment w:val="auto"/>
        <w:rPr>
          <w:szCs w:val="22"/>
        </w:rPr>
      </w:pPr>
      <w:r w:rsidRPr="002B1774">
        <w:rPr>
          <w:szCs w:val="22"/>
        </w:rPr>
        <w:t>How do you evaluate the implementation of the new decentralized system? Is there any negative/positive impact so far?</w:t>
      </w:r>
    </w:p>
    <w:p w14:paraId="72E438CE" w14:textId="08B07D20" w:rsidR="002B316F" w:rsidRPr="002B316F" w:rsidRDefault="000701C1" w:rsidP="002B316F">
      <w:pPr>
        <w:pStyle w:val="ListParagraph"/>
        <w:numPr>
          <w:ilvl w:val="1"/>
          <w:numId w:val="18"/>
        </w:numPr>
        <w:tabs>
          <w:tab w:val="clear" w:pos="9360"/>
        </w:tabs>
        <w:spacing w:line="240" w:lineRule="auto"/>
        <w:jc w:val="left"/>
        <w:textAlignment w:val="auto"/>
        <w:rPr>
          <w:szCs w:val="22"/>
        </w:rPr>
      </w:pPr>
      <w:r w:rsidRPr="002B1774">
        <w:rPr>
          <w:szCs w:val="22"/>
        </w:rPr>
        <w:t>In your opinion, what regulations are still needed to streamline the new decentralized process and support the work CITIES is doing?</w:t>
      </w:r>
    </w:p>
    <w:p w14:paraId="1F64C309" w14:textId="17C8CBE5" w:rsidR="000701C1" w:rsidRDefault="000701C1" w:rsidP="002B316F"/>
    <w:p w14:paraId="0D42BDD3" w14:textId="547912E1" w:rsidR="002B316F" w:rsidRDefault="002B316F">
      <w:pPr>
        <w:spacing w:after="160" w:line="259" w:lineRule="auto"/>
        <w:jc w:val="left"/>
      </w:pPr>
      <w:r>
        <w:br w:type="page"/>
      </w:r>
    </w:p>
    <w:p w14:paraId="0A093621" w14:textId="77A63BBE" w:rsidR="002B316F" w:rsidRDefault="002B316F" w:rsidP="002B316F">
      <w:pPr>
        <w:pStyle w:val="Heading3"/>
      </w:pPr>
      <w:bookmarkStart w:id="196" w:name="_Toc524597420"/>
      <w:r>
        <w:t>Annex 8: Selected Bibliography</w:t>
      </w:r>
      <w:bookmarkEnd w:id="196"/>
    </w:p>
    <w:p w14:paraId="1E6E3B86" w14:textId="77777777" w:rsidR="002B316F" w:rsidRPr="00FD5D18" w:rsidRDefault="002B316F" w:rsidP="002B316F"/>
    <w:p w14:paraId="05EE4B9D" w14:textId="3F4EE933" w:rsidR="002B316F" w:rsidRDefault="002B316F" w:rsidP="002B316F">
      <w:pPr>
        <w:spacing w:after="160" w:line="259" w:lineRule="auto"/>
        <w:jc w:val="left"/>
      </w:pPr>
      <w:r>
        <w:t xml:space="preserve">Imbens, Guido, and Donald B. Rubin. Causal Inference for Statistics, Social, and Biomedical Sciences: An Introduction. Cambridge: Cambridge University Press, 2015. </w:t>
      </w:r>
    </w:p>
    <w:p w14:paraId="5155290F" w14:textId="4B1514FE" w:rsidR="002B316F" w:rsidRDefault="002B316F" w:rsidP="002B316F">
      <w:pPr>
        <w:spacing w:after="160" w:line="259" w:lineRule="auto"/>
        <w:jc w:val="left"/>
      </w:pPr>
    </w:p>
    <w:p w14:paraId="02D3275F" w14:textId="44DFB6A2" w:rsidR="002B316F" w:rsidRDefault="002B316F" w:rsidP="002B316F">
      <w:pPr>
        <w:spacing w:after="160" w:line="259" w:lineRule="auto"/>
        <w:jc w:val="left"/>
      </w:pPr>
      <w:r>
        <w:t>Computing IRR for observational data</w:t>
      </w:r>
    </w:p>
    <w:p w14:paraId="556E4954" w14:textId="2EC798B9" w:rsidR="002B316F" w:rsidRDefault="002B316F" w:rsidP="002B316F">
      <w:pPr>
        <w:spacing w:after="160" w:line="259" w:lineRule="auto"/>
        <w:jc w:val="left"/>
      </w:pPr>
    </w:p>
    <w:p w14:paraId="3BCAFA81" w14:textId="74F8E98C" w:rsidR="002B316F" w:rsidRDefault="002B316F" w:rsidP="002B316F">
      <w:pPr>
        <w:spacing w:after="160" w:line="259" w:lineRule="auto"/>
        <w:jc w:val="left"/>
      </w:pPr>
    </w:p>
    <w:p w14:paraId="0C249307" w14:textId="509EA824" w:rsidR="002B316F" w:rsidRDefault="002B316F" w:rsidP="002B316F">
      <w:pPr>
        <w:spacing w:after="160" w:line="259" w:lineRule="auto"/>
        <w:jc w:val="left"/>
      </w:pPr>
      <w:r>
        <w:t>Guideline for selecting and reporting icc for reliability</w:t>
      </w:r>
    </w:p>
    <w:p w14:paraId="30D8F055" w14:textId="77777777" w:rsidR="002B316F" w:rsidRDefault="002B316F" w:rsidP="002B316F">
      <w:pPr>
        <w:spacing w:after="160" w:line="259" w:lineRule="auto"/>
        <w:jc w:val="left"/>
      </w:pPr>
    </w:p>
    <w:p w14:paraId="183AB6C3" w14:textId="1F8206B9" w:rsidR="002B316F" w:rsidRDefault="002B316F" w:rsidP="002B316F">
      <w:pPr>
        <w:spacing w:after="160" w:line="259" w:lineRule="auto"/>
        <w:jc w:val="left"/>
      </w:pPr>
    </w:p>
    <w:p w14:paraId="5A489D4E" w14:textId="77777777" w:rsidR="002B316F" w:rsidRDefault="002B316F" w:rsidP="002B316F">
      <w:pPr>
        <w:spacing w:after="160" w:line="259" w:lineRule="auto"/>
        <w:jc w:val="left"/>
      </w:pPr>
    </w:p>
    <w:p w14:paraId="43D629AA" w14:textId="77777777" w:rsidR="002B316F" w:rsidRPr="002B1774" w:rsidRDefault="002B316F" w:rsidP="002B316F"/>
    <w:p w14:paraId="779AFEDE" w14:textId="77777777" w:rsidR="000701C1" w:rsidRPr="002B1774" w:rsidRDefault="000701C1" w:rsidP="000701C1"/>
    <w:p w14:paraId="1030793F" w14:textId="77777777" w:rsidR="000701C1" w:rsidRPr="002B1774" w:rsidRDefault="000701C1" w:rsidP="000701C1"/>
    <w:p w14:paraId="2EA81D43" w14:textId="77777777" w:rsidR="000701C1" w:rsidRPr="002B1774" w:rsidRDefault="000701C1" w:rsidP="000701C1">
      <w:pPr>
        <w:ind w:left="360"/>
        <w:rPr>
          <w:szCs w:val="22"/>
        </w:rPr>
      </w:pPr>
    </w:p>
    <w:p w14:paraId="7AC946BC" w14:textId="77777777" w:rsidR="00BD07F4" w:rsidRPr="00CC7C14" w:rsidRDefault="00BD07F4" w:rsidP="00BD07F4">
      <w:pPr>
        <w:tabs>
          <w:tab w:val="left" w:pos="6840"/>
        </w:tabs>
        <w:spacing w:line="240" w:lineRule="auto"/>
        <w:jc w:val="left"/>
        <w:rPr>
          <w:color w:val="002A6C"/>
          <w:sz w:val="32"/>
          <w:szCs w:val="32"/>
        </w:rPr>
      </w:pPr>
    </w:p>
    <w:p w14:paraId="16AB8F1D" w14:textId="77777777" w:rsidR="00BD07F4" w:rsidRPr="00CC7C14" w:rsidRDefault="00BD07F4" w:rsidP="00BD07F4">
      <w:pPr>
        <w:tabs>
          <w:tab w:val="left" w:pos="6840"/>
        </w:tabs>
        <w:spacing w:line="240" w:lineRule="auto"/>
        <w:jc w:val="left"/>
        <w:rPr>
          <w:color w:val="002A6C"/>
          <w:sz w:val="32"/>
          <w:szCs w:val="32"/>
        </w:rPr>
      </w:pPr>
    </w:p>
    <w:p w14:paraId="4E9E05E7" w14:textId="77777777" w:rsidR="00BD07F4" w:rsidRPr="00CC7C14" w:rsidRDefault="00BD07F4" w:rsidP="00BD07F4">
      <w:pPr>
        <w:tabs>
          <w:tab w:val="left" w:pos="6840"/>
        </w:tabs>
        <w:spacing w:line="240" w:lineRule="auto"/>
        <w:jc w:val="left"/>
        <w:rPr>
          <w:color w:val="002A6C"/>
          <w:sz w:val="32"/>
          <w:szCs w:val="32"/>
        </w:rPr>
      </w:pPr>
    </w:p>
    <w:p w14:paraId="1F555BDE" w14:textId="77777777" w:rsidR="00BD07F4" w:rsidRPr="00CC7C14" w:rsidRDefault="00BD07F4" w:rsidP="00BD07F4">
      <w:pPr>
        <w:tabs>
          <w:tab w:val="left" w:pos="6840"/>
        </w:tabs>
        <w:spacing w:line="240" w:lineRule="auto"/>
        <w:jc w:val="left"/>
        <w:rPr>
          <w:color w:val="002A6C"/>
          <w:sz w:val="32"/>
          <w:szCs w:val="32"/>
        </w:rPr>
      </w:pPr>
    </w:p>
    <w:p w14:paraId="28B20B2C" w14:textId="77777777" w:rsidR="00BD07F4" w:rsidRPr="00CC7C14" w:rsidRDefault="00BD07F4" w:rsidP="00BD07F4">
      <w:pPr>
        <w:tabs>
          <w:tab w:val="left" w:pos="6840"/>
        </w:tabs>
        <w:spacing w:line="240" w:lineRule="auto"/>
        <w:jc w:val="left"/>
        <w:rPr>
          <w:color w:val="002A6C"/>
          <w:sz w:val="32"/>
          <w:szCs w:val="32"/>
        </w:rPr>
      </w:pPr>
    </w:p>
    <w:p w14:paraId="51636150" w14:textId="77777777" w:rsidR="00BD07F4" w:rsidRPr="00CC7C14" w:rsidRDefault="00BD07F4" w:rsidP="00BD07F4">
      <w:pPr>
        <w:tabs>
          <w:tab w:val="left" w:pos="6840"/>
        </w:tabs>
        <w:spacing w:line="240" w:lineRule="auto"/>
        <w:jc w:val="left"/>
        <w:rPr>
          <w:color w:val="002A6C"/>
          <w:sz w:val="32"/>
          <w:szCs w:val="32"/>
        </w:rPr>
      </w:pPr>
    </w:p>
    <w:p w14:paraId="6C991B18" w14:textId="77777777" w:rsidR="00BD07F4" w:rsidRPr="00CC7C14" w:rsidRDefault="00BD07F4" w:rsidP="00BD07F4">
      <w:pPr>
        <w:tabs>
          <w:tab w:val="left" w:pos="6840"/>
        </w:tabs>
        <w:spacing w:line="240" w:lineRule="auto"/>
        <w:jc w:val="left"/>
        <w:rPr>
          <w:color w:val="002A6C"/>
          <w:sz w:val="32"/>
          <w:szCs w:val="32"/>
        </w:rPr>
      </w:pPr>
    </w:p>
    <w:p w14:paraId="48B14A2D" w14:textId="77777777" w:rsidR="00BD07F4" w:rsidRPr="00CC7C14" w:rsidRDefault="00BD07F4" w:rsidP="00BD07F4">
      <w:pPr>
        <w:tabs>
          <w:tab w:val="left" w:pos="6840"/>
        </w:tabs>
        <w:spacing w:line="240" w:lineRule="auto"/>
        <w:jc w:val="left"/>
        <w:rPr>
          <w:color w:val="002A6C"/>
          <w:sz w:val="32"/>
          <w:szCs w:val="32"/>
        </w:rPr>
      </w:pPr>
    </w:p>
    <w:p w14:paraId="54776DE6" w14:textId="77777777" w:rsidR="00BD07F4" w:rsidRPr="00CC7C14" w:rsidRDefault="00BD07F4" w:rsidP="00BD07F4">
      <w:pPr>
        <w:tabs>
          <w:tab w:val="left" w:pos="6840"/>
        </w:tabs>
        <w:spacing w:line="240" w:lineRule="auto"/>
        <w:jc w:val="left"/>
        <w:rPr>
          <w:color w:val="002A6C"/>
          <w:sz w:val="32"/>
          <w:szCs w:val="32"/>
        </w:rPr>
      </w:pPr>
    </w:p>
    <w:p w14:paraId="04BFEA53" w14:textId="77777777" w:rsidR="00BD07F4" w:rsidRPr="00CC7C14" w:rsidRDefault="00BD07F4" w:rsidP="00BD07F4">
      <w:pPr>
        <w:tabs>
          <w:tab w:val="left" w:pos="6840"/>
        </w:tabs>
        <w:spacing w:line="240" w:lineRule="auto"/>
        <w:jc w:val="left"/>
        <w:rPr>
          <w:color w:val="002A6C"/>
          <w:sz w:val="32"/>
          <w:szCs w:val="32"/>
        </w:rPr>
      </w:pPr>
    </w:p>
    <w:p w14:paraId="518D167E" w14:textId="77777777" w:rsidR="00BD07F4" w:rsidRPr="00CC7C14" w:rsidRDefault="00BD07F4" w:rsidP="00BD07F4">
      <w:pPr>
        <w:tabs>
          <w:tab w:val="left" w:pos="6840"/>
        </w:tabs>
        <w:spacing w:line="240" w:lineRule="auto"/>
        <w:jc w:val="left"/>
        <w:rPr>
          <w:color w:val="002A6C"/>
          <w:sz w:val="32"/>
          <w:szCs w:val="32"/>
        </w:rPr>
      </w:pPr>
    </w:p>
    <w:p w14:paraId="2CA4BD49" w14:textId="77777777" w:rsidR="00BD07F4" w:rsidRPr="00CC7C14" w:rsidRDefault="00BD07F4" w:rsidP="00BD07F4">
      <w:pPr>
        <w:tabs>
          <w:tab w:val="left" w:pos="6840"/>
        </w:tabs>
        <w:spacing w:line="240" w:lineRule="auto"/>
        <w:jc w:val="left"/>
        <w:rPr>
          <w:color w:val="002A6C"/>
          <w:sz w:val="32"/>
          <w:szCs w:val="32"/>
        </w:rPr>
      </w:pPr>
    </w:p>
    <w:p w14:paraId="46FE675F" w14:textId="77777777" w:rsidR="00BD07F4" w:rsidRPr="00CC7C14" w:rsidRDefault="00BD07F4" w:rsidP="00BD07F4">
      <w:pPr>
        <w:tabs>
          <w:tab w:val="left" w:pos="6840"/>
        </w:tabs>
        <w:spacing w:line="240" w:lineRule="auto"/>
        <w:jc w:val="left"/>
        <w:rPr>
          <w:color w:val="002A6C"/>
          <w:sz w:val="32"/>
          <w:szCs w:val="32"/>
        </w:rPr>
      </w:pPr>
    </w:p>
    <w:p w14:paraId="28D076CA" w14:textId="77777777" w:rsidR="00BD07F4" w:rsidRPr="00CC7C14" w:rsidRDefault="00BD07F4" w:rsidP="00BD07F4">
      <w:pPr>
        <w:tabs>
          <w:tab w:val="left" w:pos="6840"/>
        </w:tabs>
        <w:spacing w:line="240" w:lineRule="auto"/>
        <w:jc w:val="left"/>
        <w:rPr>
          <w:color w:val="002A6C"/>
          <w:sz w:val="32"/>
          <w:szCs w:val="32"/>
        </w:rPr>
      </w:pPr>
    </w:p>
    <w:p w14:paraId="6069DD9A" w14:textId="77777777" w:rsidR="00BD07F4" w:rsidRPr="00CC7C14" w:rsidRDefault="00BD07F4" w:rsidP="00BD07F4">
      <w:pPr>
        <w:tabs>
          <w:tab w:val="left" w:pos="6840"/>
        </w:tabs>
        <w:spacing w:line="240" w:lineRule="auto"/>
        <w:jc w:val="left"/>
        <w:rPr>
          <w:color w:val="002A6C"/>
          <w:sz w:val="32"/>
          <w:szCs w:val="32"/>
        </w:rPr>
      </w:pPr>
    </w:p>
    <w:p w14:paraId="58673BF4" w14:textId="77777777" w:rsidR="00BD07F4" w:rsidRPr="00CC7C14" w:rsidRDefault="00BD07F4" w:rsidP="00BD07F4">
      <w:pPr>
        <w:tabs>
          <w:tab w:val="left" w:pos="6840"/>
        </w:tabs>
        <w:spacing w:line="240" w:lineRule="auto"/>
        <w:jc w:val="left"/>
        <w:rPr>
          <w:color w:val="002A6C"/>
          <w:sz w:val="32"/>
          <w:szCs w:val="32"/>
        </w:rPr>
      </w:pPr>
    </w:p>
    <w:p w14:paraId="0B73E5C5" w14:textId="77777777" w:rsidR="00BD07F4" w:rsidRPr="00CC7C14" w:rsidRDefault="00BD07F4" w:rsidP="00BD07F4">
      <w:pPr>
        <w:tabs>
          <w:tab w:val="left" w:pos="6840"/>
        </w:tabs>
        <w:spacing w:line="240" w:lineRule="auto"/>
        <w:jc w:val="left"/>
        <w:rPr>
          <w:color w:val="002A6C"/>
          <w:sz w:val="32"/>
          <w:szCs w:val="32"/>
        </w:rPr>
      </w:pPr>
    </w:p>
    <w:p w14:paraId="78428025" w14:textId="77777777" w:rsidR="00BD07F4" w:rsidRPr="00CC7C14" w:rsidRDefault="00BD07F4" w:rsidP="00BD07F4">
      <w:pPr>
        <w:tabs>
          <w:tab w:val="left" w:pos="6840"/>
        </w:tabs>
        <w:spacing w:line="240" w:lineRule="auto"/>
        <w:jc w:val="left"/>
        <w:rPr>
          <w:color w:val="002A6C"/>
          <w:sz w:val="32"/>
          <w:szCs w:val="32"/>
        </w:rPr>
      </w:pPr>
    </w:p>
    <w:p w14:paraId="2A3AF385" w14:textId="77777777" w:rsidR="00BD07F4" w:rsidRPr="00CC7C14" w:rsidRDefault="00BD07F4" w:rsidP="00BD07F4">
      <w:pPr>
        <w:tabs>
          <w:tab w:val="left" w:pos="6840"/>
        </w:tabs>
        <w:spacing w:line="240" w:lineRule="auto"/>
        <w:jc w:val="left"/>
        <w:rPr>
          <w:color w:val="002A6C"/>
          <w:sz w:val="32"/>
          <w:szCs w:val="32"/>
        </w:rPr>
      </w:pPr>
    </w:p>
    <w:p w14:paraId="329CF455" w14:textId="77777777" w:rsidR="00BD07F4" w:rsidRPr="00CC7C14" w:rsidRDefault="00BD07F4" w:rsidP="00BD07F4">
      <w:pPr>
        <w:tabs>
          <w:tab w:val="left" w:pos="6840"/>
        </w:tabs>
        <w:spacing w:line="240" w:lineRule="auto"/>
        <w:jc w:val="left"/>
        <w:rPr>
          <w:color w:val="002A6C"/>
          <w:sz w:val="32"/>
          <w:szCs w:val="32"/>
        </w:rPr>
      </w:pPr>
    </w:p>
    <w:p w14:paraId="1F46FC16" w14:textId="77777777" w:rsidR="00202099" w:rsidRPr="00CC7C14" w:rsidRDefault="00202099" w:rsidP="00BD07F4">
      <w:pPr>
        <w:tabs>
          <w:tab w:val="left" w:pos="6840"/>
        </w:tabs>
        <w:spacing w:line="240" w:lineRule="auto"/>
        <w:jc w:val="left"/>
        <w:rPr>
          <w:color w:val="002A6C"/>
          <w:sz w:val="32"/>
          <w:szCs w:val="32"/>
        </w:rPr>
      </w:pPr>
    </w:p>
    <w:p w14:paraId="4A563180" w14:textId="77777777" w:rsidR="00BD07F4" w:rsidRPr="00CC7C14" w:rsidRDefault="00BD07F4" w:rsidP="00BD07F4">
      <w:pPr>
        <w:tabs>
          <w:tab w:val="left" w:pos="6840"/>
        </w:tabs>
        <w:spacing w:line="240" w:lineRule="auto"/>
        <w:jc w:val="left"/>
        <w:rPr>
          <w:color w:val="002A6C"/>
          <w:sz w:val="32"/>
          <w:szCs w:val="32"/>
        </w:rPr>
      </w:pPr>
    </w:p>
    <w:p w14:paraId="67B5E66C" w14:textId="77777777" w:rsidR="00BD07F4" w:rsidRPr="00CC7C14" w:rsidRDefault="00BD07F4" w:rsidP="00BD07F4">
      <w:pPr>
        <w:tabs>
          <w:tab w:val="left" w:pos="6840"/>
        </w:tabs>
        <w:spacing w:line="240" w:lineRule="auto"/>
        <w:jc w:val="left"/>
        <w:rPr>
          <w:color w:val="002A6C"/>
          <w:sz w:val="32"/>
          <w:szCs w:val="32"/>
        </w:rPr>
      </w:pPr>
    </w:p>
    <w:p w14:paraId="48559ECA" w14:textId="77777777" w:rsidR="00BD07F4" w:rsidRPr="00CC7C14" w:rsidRDefault="00BD07F4" w:rsidP="00BD07F4">
      <w:pPr>
        <w:tabs>
          <w:tab w:val="left" w:pos="6840"/>
        </w:tabs>
        <w:spacing w:line="240" w:lineRule="auto"/>
        <w:jc w:val="left"/>
        <w:rPr>
          <w:color w:val="002A6C"/>
          <w:sz w:val="32"/>
          <w:szCs w:val="32"/>
        </w:rPr>
      </w:pPr>
    </w:p>
    <w:p w14:paraId="17B99842" w14:textId="77777777" w:rsidR="00BD07F4" w:rsidRPr="00CC7C14" w:rsidRDefault="00BD07F4" w:rsidP="00BD07F4">
      <w:pPr>
        <w:tabs>
          <w:tab w:val="left" w:pos="6840"/>
        </w:tabs>
        <w:spacing w:line="240" w:lineRule="auto"/>
        <w:jc w:val="left"/>
        <w:rPr>
          <w:color w:val="002A6C"/>
          <w:sz w:val="32"/>
          <w:szCs w:val="32"/>
        </w:rPr>
      </w:pPr>
      <w:r w:rsidRPr="00CC7C14">
        <w:rPr>
          <w:color w:val="002A6C"/>
          <w:sz w:val="32"/>
          <w:szCs w:val="32"/>
        </w:rPr>
        <w:t>U.S. Agency for International Development</w:t>
      </w:r>
    </w:p>
    <w:p w14:paraId="4612CC88" w14:textId="77777777" w:rsidR="00BD07F4" w:rsidRPr="00CC7C14" w:rsidRDefault="00BD07F4" w:rsidP="00BD07F4">
      <w:pPr>
        <w:spacing w:line="240" w:lineRule="auto"/>
        <w:jc w:val="left"/>
        <w:rPr>
          <w:color w:val="002A6C"/>
          <w:sz w:val="32"/>
          <w:szCs w:val="32"/>
        </w:rPr>
      </w:pPr>
      <w:r w:rsidRPr="00CC7C14">
        <w:rPr>
          <w:color w:val="002A6C"/>
          <w:sz w:val="32"/>
          <w:szCs w:val="32"/>
        </w:rPr>
        <w:t>1300 Pennsylvania Avenue, NW</w:t>
      </w:r>
    </w:p>
    <w:p w14:paraId="5A3D4BDB" w14:textId="77777777" w:rsidR="00BD07F4" w:rsidRPr="00CC7C14" w:rsidRDefault="00BD07F4" w:rsidP="00BD07F4">
      <w:pPr>
        <w:spacing w:line="240" w:lineRule="auto"/>
        <w:jc w:val="left"/>
      </w:pPr>
      <w:r w:rsidRPr="00CC7C14">
        <w:rPr>
          <w:color w:val="002A6C"/>
          <w:sz w:val="32"/>
          <w:szCs w:val="32"/>
        </w:rPr>
        <w:t>Washington, DC 20523</w:t>
      </w:r>
    </w:p>
    <w:sectPr w:rsidR="00BD07F4" w:rsidRPr="00CC7C14" w:rsidSect="000A33F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Patterson-Stein, Jacob" w:date="2018-09-26T17:01:00Z" w:initials="JPS">
    <w:p w14:paraId="45A9669B" w14:textId="777F27C6" w:rsidR="00DD1610" w:rsidRDefault="00DD1610">
      <w:pPr>
        <w:pStyle w:val="CommentText"/>
      </w:pPr>
      <w:r>
        <w:rPr>
          <w:rStyle w:val="CommentReference"/>
        </w:rPr>
        <w:annotationRef/>
      </w:r>
      <w:r>
        <w:t xml:space="preserve">Current approach is robust to six different specifications, 15-15, 23-15, 33-15. </w:t>
      </w:r>
    </w:p>
  </w:comment>
  <w:comment w:id="14" w:author="Nikki Zimmerman" w:date="2018-09-24T13:41:00Z" w:initials="NZ">
    <w:p w14:paraId="36105D39" w14:textId="77777777" w:rsidR="00DD1610" w:rsidRDefault="00DD1610">
      <w:pPr>
        <w:pStyle w:val="CommentText"/>
      </w:pPr>
      <w:r>
        <w:rPr>
          <w:rStyle w:val="CommentReference"/>
        </w:rPr>
        <w:annotationRef/>
      </w:r>
      <w:r>
        <w:t>Good to specifically mention the GenPop survey by name.</w:t>
      </w:r>
    </w:p>
  </w:comment>
  <w:comment w:id="25" w:author="Nikki Zimmerman" w:date="2018-09-24T13:35:00Z" w:initials="NZ">
    <w:p w14:paraId="07D6F5D4" w14:textId="77777777" w:rsidR="00DD1610" w:rsidRDefault="00DD1610" w:rsidP="0055466E">
      <w:pPr>
        <w:pStyle w:val="CommentText"/>
      </w:pPr>
      <w:r>
        <w:rPr>
          <w:rStyle w:val="CommentReference"/>
        </w:rPr>
        <w:annotationRef/>
      </w:r>
      <w:r>
        <w:t>Thanks for adding content to this based on recent discussion. I think it would be useful, beyond what you have written in the paragraphs below, to include a high level graphic summarizing the timeline for implementation. We were getting towards this type of thing in the presentation, but I think it would be visually focus the reader validity considerations in terms of the timing of our evaluation vs. implementation timeline.</w:t>
      </w:r>
    </w:p>
    <w:p w14:paraId="5CA18D92" w14:textId="77777777" w:rsidR="00DD1610" w:rsidRDefault="00DD1610" w:rsidP="0055466E">
      <w:pPr>
        <w:pStyle w:val="CommentText"/>
      </w:pPr>
    </w:p>
    <w:p w14:paraId="3CC105C9" w14:textId="77777777" w:rsidR="00DD1610" w:rsidRDefault="00DD1610" w:rsidP="007059E9">
      <w:pPr>
        <w:pStyle w:val="CommentText"/>
      </w:pPr>
      <w:r>
        <w:t xml:space="preserve">Additionally, considering the design is a hybrid of sorts (impact and performance eval), it would be useful to also include here or add a sub-section within the findings around implementation fidelity. Specifically, one </w:t>
      </w:r>
      <w:r>
        <w:rPr>
          <w:rStyle w:val="CommentReference"/>
        </w:rPr>
        <w:annotationRef/>
      </w:r>
      <w:r>
        <w:t xml:space="preserve">item we discussed verbally/in the presentation and discussions with CITIES are the findings around the timeline of implementation/grants. Currently, implementation focuses on trainings, but all aknowledge that the grants component is critical to bringing about the change envisioned in the TOC. Beyond findings, it would be useful to include some conclusions around this or recommendations. (e.g. grants are acknowledged as very important to the process, and the timing of grants implementation may or will likely have an effect on the magnitude of change we see at the end of the project.) </w:t>
      </w:r>
    </w:p>
  </w:comment>
  <w:comment w:id="34" w:author="Nikki Zimmerman" w:date="2018-09-24T14:23:00Z" w:initials="NZ">
    <w:p w14:paraId="4AFD0167" w14:textId="77777777" w:rsidR="00DD1610" w:rsidRDefault="00DD1610" w:rsidP="00842323">
      <w:pPr>
        <w:pStyle w:val="CommentText"/>
      </w:pPr>
      <w:r>
        <w:rPr>
          <w:rStyle w:val="CommentReference"/>
        </w:rPr>
        <w:annotationRef/>
      </w:r>
      <w:r>
        <w:t>Typically, we include a full methodology section in our evaluation reports. While the information is included in the design document, it should also be summarized here.</w:t>
      </w:r>
    </w:p>
    <w:p w14:paraId="672BA774" w14:textId="77777777" w:rsidR="00DD1610" w:rsidRDefault="00DD1610">
      <w:pPr>
        <w:pStyle w:val="CommentText"/>
      </w:pPr>
    </w:p>
    <w:p w14:paraId="10C40195" w14:textId="77777777" w:rsidR="00DD1610" w:rsidRDefault="00DD1610">
      <w:pPr>
        <w:pStyle w:val="CommentText"/>
      </w:pPr>
      <w:r>
        <w:t xml:space="preserve">Regardless, we should summarize the criteria/process we undertook to determine comparison municipalities. Yes, it is in the design document, but as this is a very important aspect, and we should summarize very briefly here. It will also be useful to mention any limitations we note related to the matching process and any challenges we faced. </w:t>
      </w:r>
    </w:p>
    <w:p w14:paraId="4A7D6EF2" w14:textId="77777777" w:rsidR="00DD1610" w:rsidRDefault="00DD1610">
      <w:pPr>
        <w:pStyle w:val="CommentText"/>
      </w:pPr>
    </w:p>
    <w:p w14:paraId="49160E22" w14:textId="77777777" w:rsidR="00DD1610" w:rsidRDefault="00DD1610">
      <w:pPr>
        <w:pStyle w:val="CommentText"/>
      </w:pPr>
    </w:p>
  </w:comment>
  <w:comment w:id="35" w:author="Patterson-Stein, Jacob" w:date="2018-10-02T13:04:00Z" w:initials="JPS">
    <w:p w14:paraId="69A46D9B" w14:textId="04BF76DD" w:rsidR="00DD1610" w:rsidRDefault="00DD1610">
      <w:pPr>
        <w:pStyle w:val="CommentText"/>
      </w:pPr>
      <w:r>
        <w:rPr>
          <w:rStyle w:val="CommentReference"/>
        </w:rPr>
        <w:annotationRef/>
      </w:r>
      <w:r>
        <w:t>Updated.</w:t>
      </w:r>
    </w:p>
  </w:comment>
  <w:comment w:id="39" w:author="Nikki Zimmerman" w:date="2018-09-24T13:44:00Z" w:initials="NZ">
    <w:p w14:paraId="381D869C" w14:textId="77777777" w:rsidR="00DD1610" w:rsidRDefault="00DD1610">
      <w:pPr>
        <w:pStyle w:val="CommentText"/>
      </w:pPr>
      <w:r>
        <w:rPr>
          <w:rStyle w:val="CommentReference"/>
        </w:rPr>
        <w:annotationRef/>
      </w:r>
      <w:r>
        <w:t>Officials from ????</w:t>
      </w:r>
    </w:p>
  </w:comment>
  <w:comment w:id="41" w:author="Patterson-Stein, Jacob" w:date="2018-09-26T16:55:00Z" w:initials="JPS">
    <w:p w14:paraId="27F3608B" w14:textId="00BAD4A3" w:rsidR="00DD1610" w:rsidRDefault="00DD1610">
      <w:pPr>
        <w:pStyle w:val="CommentText"/>
      </w:pPr>
      <w:r>
        <w:rPr>
          <w:rStyle w:val="CommentReference"/>
        </w:rPr>
        <w:annotationRef/>
      </w:r>
      <w:r>
        <w:t xml:space="preserve">Introduce alternate scores here. </w:t>
      </w:r>
    </w:p>
  </w:comment>
  <w:comment w:id="42" w:author="Nikki Zimmerman" w:date="2018-09-24T13:45:00Z" w:initials="NZ">
    <w:p w14:paraId="2CD3BD55" w14:textId="77777777" w:rsidR="00DD1610" w:rsidRDefault="00DD1610" w:rsidP="00E86ACB">
      <w:pPr>
        <w:pStyle w:val="CommentText"/>
      </w:pPr>
      <w:r>
        <w:rPr>
          <w:rStyle w:val="CommentReference"/>
        </w:rPr>
        <w:annotationRef/>
      </w:r>
      <w:r>
        <w:t>Here it would be good to summarize that we are using data collected from CITIES for the treatment municipalities (including the number of treatment municipalities we are utilizing for comparison.</w:t>
      </w:r>
    </w:p>
  </w:comment>
  <w:comment w:id="43" w:author="Nikki Zimmerman" w:date="2018-09-24T13:48:00Z" w:initials="NZ">
    <w:p w14:paraId="30463BC8" w14:textId="77777777" w:rsidR="00DD1610" w:rsidRDefault="00DD1610">
      <w:pPr>
        <w:pStyle w:val="CommentText"/>
      </w:pPr>
      <w:r>
        <w:rPr>
          <w:rStyle w:val="CommentReference"/>
        </w:rPr>
        <w:annotationRef/>
      </w:r>
      <w:r>
        <w:t>As this is an overview of the tool, this paragraph would be better earlier in this sub-section, perhaps just after the first sentence above introducing the MICA tool. It would also be useful to very briefly describe the make-up of the tool (major areas it focuses on, the qualitative nature of the tool in addition to the quantitative side, general rational behind scoring, etc.). Of course, we can refer the reader to the annex for the actual tool.</w:t>
      </w:r>
    </w:p>
    <w:p w14:paraId="11702A93" w14:textId="77777777" w:rsidR="00DD1610" w:rsidRDefault="00DD1610">
      <w:pPr>
        <w:pStyle w:val="CommentText"/>
      </w:pPr>
    </w:p>
    <w:p w14:paraId="171DF563" w14:textId="77777777" w:rsidR="00DD1610" w:rsidRDefault="00DD1610">
      <w:pPr>
        <w:pStyle w:val="CommentText"/>
      </w:pPr>
      <w:r>
        <w:t>Good to also mention that this tool was developed by CITIES. Would be good as well to mention the eval team’s rationale for utilizing this tool over other possible instruments.</w:t>
      </w:r>
    </w:p>
    <w:p w14:paraId="735BA257" w14:textId="77777777" w:rsidR="00DD1610" w:rsidRDefault="00DD1610">
      <w:pPr>
        <w:pStyle w:val="CommentText"/>
      </w:pPr>
    </w:p>
    <w:p w14:paraId="1D6FD978" w14:textId="77777777" w:rsidR="00DD1610" w:rsidRDefault="00DD1610">
      <w:pPr>
        <w:pStyle w:val="CommentText"/>
      </w:pPr>
      <w:r>
        <w:t>Either here or in the limitations below, please also mention that this tool was not rigorously pre-tested by CITIES, and based on learning from the CITIES and the eval team, some items or scoring could be updated in the future.</w:t>
      </w:r>
    </w:p>
  </w:comment>
  <w:comment w:id="44" w:author="Patterson-Stein, Jacob" w:date="2018-10-02T13:11:00Z" w:initials="JPS">
    <w:p w14:paraId="6124ED33" w14:textId="6833A5CC" w:rsidR="00DD1610" w:rsidRDefault="00DD1610">
      <w:pPr>
        <w:pStyle w:val="CommentText"/>
      </w:pPr>
      <w:r>
        <w:rPr>
          <w:rStyle w:val="CommentReference"/>
        </w:rPr>
        <w:annotationRef/>
      </w:r>
      <w:r>
        <w:t xml:space="preserve">Limitation added. We note that this is a CITIES tool throughout. Also, the footnote explains the rationale for its use, as did the design. </w:t>
      </w:r>
    </w:p>
  </w:comment>
  <w:comment w:id="46" w:author="Nikki Zimmerman" w:date="2018-09-24T13:54:00Z" w:initials="NZ">
    <w:p w14:paraId="1E5D085D" w14:textId="77777777" w:rsidR="00DD1610" w:rsidRDefault="00DD1610" w:rsidP="00BA29FF">
      <w:pPr>
        <w:pStyle w:val="CommentText"/>
      </w:pPr>
      <w:r>
        <w:rPr>
          <w:rStyle w:val="CommentReference"/>
        </w:rPr>
        <w:annotationRef/>
      </w:r>
      <w:r>
        <w:t>What about limitations related to our criteria/process for mapping?</w:t>
      </w:r>
    </w:p>
    <w:p w14:paraId="7216948D" w14:textId="77777777" w:rsidR="00DD1610" w:rsidRDefault="00DD1610" w:rsidP="00BA29FF">
      <w:pPr>
        <w:pStyle w:val="CommentText"/>
      </w:pPr>
    </w:p>
    <w:p w14:paraId="674DCAF9" w14:textId="77777777" w:rsidR="00DD1610" w:rsidRDefault="00DD1610" w:rsidP="00BA29FF">
      <w:pPr>
        <w:pStyle w:val="CommentText"/>
      </w:pPr>
      <w:r>
        <w:t>In addition to some of the MICA tool limitations mentioned here, other tool limitations on the top of my mind include: tool was not rigorously tested during the design phase (a good example of something that may have been changed had it been tested is the slaughterhouse aspect), it was not originally intended as a rigorous measurement tool (stated by George), and the progression of scoring does not always reflect the reality on the ground. Additionally, there is no weighting of scores. Now, whether there should or should not be is another discussion, but how will someone looking at these scores know what gains are most important? (e.g. changes in street naming will increase scoring, but what does that really say about overall improvements in municipal governance and service delivery?) Or in fact should they remain equally important?</w:t>
      </w:r>
    </w:p>
  </w:comment>
  <w:comment w:id="47" w:author="Nikki Zimmerman" w:date="2018-09-24T14:05:00Z" w:initials="NZ">
    <w:p w14:paraId="329FE4CB" w14:textId="77777777" w:rsidR="00DD1610" w:rsidRDefault="00DD1610">
      <w:pPr>
        <w:pStyle w:val="CommentText"/>
      </w:pPr>
      <w:r>
        <w:rPr>
          <w:rStyle w:val="CommentReference"/>
        </w:rPr>
        <w:annotationRef/>
      </w:r>
      <w:r>
        <w:t>And overall municipal/service delivery effectiveness beyond MICA scores</w:t>
      </w:r>
    </w:p>
  </w:comment>
  <w:comment w:id="48" w:author="Nikki Zimmerman" w:date="2018-09-24T14:09:00Z" w:initials="NZ">
    <w:p w14:paraId="0A4AD3AF" w14:textId="77777777" w:rsidR="00DD1610" w:rsidRDefault="00DD1610">
      <w:pPr>
        <w:pStyle w:val="CommentText"/>
      </w:pPr>
      <w:r>
        <w:rPr>
          <w:rStyle w:val="CommentReference"/>
        </w:rPr>
        <w:annotationRef/>
      </w:r>
      <w:r>
        <w:t>Great to highlight this, and we should be careful to refer back to this for any of our analysis points in the future.</w:t>
      </w:r>
    </w:p>
  </w:comment>
  <w:comment w:id="49" w:author="Nikki Zimmerman" w:date="2018-09-24T14:11:00Z" w:initials="NZ">
    <w:p w14:paraId="7E2CB0CC" w14:textId="77777777" w:rsidR="00DD1610" w:rsidRDefault="00DD1610">
      <w:pPr>
        <w:pStyle w:val="CommentText"/>
      </w:pPr>
      <w:r>
        <w:rPr>
          <w:rStyle w:val="CommentReference"/>
        </w:rPr>
        <w:annotationRef/>
      </w:r>
      <w:r>
        <w:t>It seems we are speaking about two elements here, changes in CITIES’ implementation approach, and the ability of MICA to effectively measure changes related to CITIES. I think it may be good to separate these two points</w:t>
      </w:r>
    </w:p>
  </w:comment>
  <w:comment w:id="50" w:author="Patterson-Stein, Jacob" w:date="2018-10-02T13:18:00Z" w:initials="JPS">
    <w:p w14:paraId="59838E5F" w14:textId="1558E78F" w:rsidR="00DD1610" w:rsidRDefault="00DD1610">
      <w:pPr>
        <w:pStyle w:val="CommentText"/>
      </w:pPr>
      <w:r>
        <w:rPr>
          <w:rStyle w:val="CommentReference"/>
        </w:rPr>
        <w:annotationRef/>
      </w:r>
      <w:r>
        <w:t xml:space="preserve">The point is really about changing implementation context. We have a lot about the MICA limitations. </w:t>
      </w:r>
    </w:p>
  </w:comment>
  <w:comment w:id="51" w:author="Nikki Zimmerman" w:date="2018-09-24T14:13:00Z" w:initials="NZ">
    <w:p w14:paraId="5076CA9F" w14:textId="77777777" w:rsidR="00DD1610" w:rsidRDefault="00DD1610">
      <w:pPr>
        <w:pStyle w:val="CommentText"/>
      </w:pPr>
      <w:r>
        <w:rPr>
          <w:rStyle w:val="CommentReference"/>
        </w:rPr>
        <w:annotationRef/>
      </w:r>
      <w:r>
        <w:t>In a footnote, please highlight in which municipalities this occurred and which activities were implemented by CITIES. Based on the type of activities, can the team comment on the extent to which this is an issue? While we of course need to be mindful of this in future analyses, does the team believe this is a large threat to validity, or something that is manageable?</w:t>
      </w:r>
    </w:p>
  </w:comment>
  <w:comment w:id="54" w:author="Nikki Zimmerman" w:date="2018-09-24T14:27:00Z" w:initials="NZ">
    <w:p w14:paraId="2FE46B20" w14:textId="77777777" w:rsidR="00DD1610" w:rsidRDefault="00DD1610" w:rsidP="000976FC">
      <w:pPr>
        <w:pStyle w:val="CommentText"/>
      </w:pPr>
      <w:r>
        <w:rPr>
          <w:rStyle w:val="CommentReference"/>
        </w:rPr>
        <w:annotationRef/>
      </w:r>
      <w:r>
        <w:t>I understand the point, but it might be worth re-phrasing/simplifying this headline statement. Of course, there are always factors beyond the control of an individual USAID Activity that influence effectiveness. However, here the point seems to be that the factors beyond municipality control (external to the municipality) seem the most salient and influential at the moment. True?  (At the very least, in relation to CITIES, CITIES’ mandate gives it scope to work on issues internal municipalities to some degree, but does seem to limit their ability to address factors external to municipality control.)</w:t>
      </w:r>
    </w:p>
    <w:p w14:paraId="68EE67B0" w14:textId="77777777" w:rsidR="00DD1610" w:rsidRDefault="00DD1610" w:rsidP="000976FC">
      <w:pPr>
        <w:pStyle w:val="CommentText"/>
      </w:pPr>
    </w:p>
    <w:p w14:paraId="1D0CCC91" w14:textId="77777777" w:rsidR="00DD1610" w:rsidRDefault="00DD1610" w:rsidP="00F824DF">
      <w:pPr>
        <w:pStyle w:val="CommentText"/>
      </w:pPr>
      <w:r>
        <w:t>If true, this would be an aspect of the finding to bring out more clearly, especially since attention to these factors could have an influence on or implications for Activity design and implementation.</w:t>
      </w:r>
    </w:p>
  </w:comment>
  <w:comment w:id="55" w:author="Patterson-Stein, Jacob" w:date="2018-10-02T13:21:00Z" w:initials="JPS">
    <w:p w14:paraId="1C7A8062" w14:textId="1C83AE2A" w:rsidR="00DD1610" w:rsidRDefault="00DD1610">
      <w:pPr>
        <w:pStyle w:val="CommentText"/>
      </w:pPr>
      <w:r>
        <w:rPr>
          <w:rStyle w:val="CommentReference"/>
        </w:rPr>
        <w:annotationRef/>
      </w:r>
      <w:r>
        <w:t xml:space="preserve">Text added. </w:t>
      </w:r>
    </w:p>
  </w:comment>
  <w:comment w:id="56" w:author="Patterson-Stein, Jacob" w:date="2018-09-25T10:52:00Z" w:initials="JPS">
    <w:p w14:paraId="50F8644D" w14:textId="60B25A55" w:rsidR="00DD1610" w:rsidRDefault="00DD1610">
      <w:pPr>
        <w:pStyle w:val="CommentText"/>
      </w:pPr>
      <w:r>
        <w:rPr>
          <w:rStyle w:val="CommentReference"/>
        </w:rPr>
        <w:annotationRef/>
      </w:r>
      <w:r>
        <w:t>Confirm after review of contextual data.</w:t>
      </w:r>
    </w:p>
  </w:comment>
  <w:comment w:id="57" w:author="Nikki Zimmerman" w:date="2018-09-24T15:09:00Z" w:initials="NZ">
    <w:p w14:paraId="51F19F19" w14:textId="77777777" w:rsidR="00DD1610" w:rsidRDefault="00DD1610">
      <w:pPr>
        <w:pStyle w:val="CommentText"/>
      </w:pPr>
      <w:r>
        <w:rPr>
          <w:rStyle w:val="CommentReference"/>
        </w:rPr>
        <w:annotationRef/>
      </w:r>
    </w:p>
  </w:comment>
  <w:comment w:id="58" w:author="Nikki Zimmerman" w:date="2018-09-24T15:00:00Z" w:initials="NZ">
    <w:p w14:paraId="435E61B2" w14:textId="77777777" w:rsidR="00DD1610" w:rsidRDefault="00DD1610">
      <w:pPr>
        <w:pStyle w:val="CommentText"/>
      </w:pPr>
      <w:r>
        <w:rPr>
          <w:rStyle w:val="CommentReference"/>
        </w:rPr>
        <w:annotationRef/>
      </w:r>
      <w:r>
        <w:t>The paragraph below describes a lot of different factors. A short summary of the different types of factors may help focus/contain this section a bit and ensure a clearer progression.</w:t>
      </w:r>
    </w:p>
  </w:comment>
  <w:comment w:id="59" w:author="Patterson-Stein, Jacob" w:date="2018-10-02T13:23:00Z" w:initials="JPS">
    <w:p w14:paraId="13CEDA3D" w14:textId="4E3731DB" w:rsidR="00DD1610" w:rsidRDefault="00DD1610">
      <w:pPr>
        <w:pStyle w:val="CommentText"/>
      </w:pPr>
      <w:r>
        <w:rPr>
          <w:rStyle w:val="CommentReference"/>
        </w:rPr>
        <w:annotationRef/>
      </w:r>
      <w:r>
        <w:t xml:space="preserve">Updated. </w:t>
      </w:r>
    </w:p>
  </w:comment>
  <w:comment w:id="60" w:author="Nikki Zimmerman" w:date="2018-09-24T15:01:00Z" w:initials="NZ">
    <w:p w14:paraId="48E5F439" w14:textId="77777777" w:rsidR="00DD1610" w:rsidRDefault="00DD1610" w:rsidP="007059E9">
      <w:pPr>
        <w:pStyle w:val="CommentText"/>
      </w:pPr>
      <w:r>
        <w:rPr>
          <w:rStyle w:val="CommentReference"/>
        </w:rPr>
        <w:annotationRef/>
      </w:r>
      <w:r>
        <w:t>This point seems to have more to do with differences between comparison and treatment municipalities than it does with the limits to municipal services and control. Overall, while I still think it is important to speak to the content of the MICA and how it informs our understanding of municipalities, this paragraph and point (and similar ones further down), though informative, doesn’t flow well with the rest of the content.</w:t>
      </w:r>
    </w:p>
    <w:p w14:paraId="38D7124A" w14:textId="77777777" w:rsidR="00DD1610" w:rsidRDefault="00DD1610" w:rsidP="007059E9">
      <w:pPr>
        <w:pStyle w:val="CommentText"/>
      </w:pPr>
    </w:p>
    <w:p w14:paraId="2DE563B8" w14:textId="77777777" w:rsidR="00DD1610" w:rsidRDefault="00DD1610" w:rsidP="007059E9">
      <w:pPr>
        <w:pStyle w:val="CommentText"/>
      </w:pPr>
      <w:r>
        <w:t>In terms of how to look at this MICA content info and integration into the report, in the baseline equivalency section below, we mention some equivalency issues could be due to other observable differences between municipalities. If there is something to highlight from the content of the MICA data that might speak to this point, it may be useful to place one example there (in the baseline equivalency section), instead of here.</w:t>
      </w:r>
    </w:p>
  </w:comment>
  <w:comment w:id="61" w:author="Patterson-Stein, Jacob" w:date="2018-10-02T13:24:00Z" w:initials="JPS">
    <w:p w14:paraId="4E007D42" w14:textId="142666B4" w:rsidR="00DD1610" w:rsidRDefault="00DD1610">
      <w:pPr>
        <w:pStyle w:val="CommentText"/>
      </w:pPr>
      <w:r>
        <w:rPr>
          <w:rStyle w:val="CommentReference"/>
        </w:rPr>
        <w:annotationRef/>
      </w:r>
      <w:r>
        <w:t xml:space="preserve">Added an intro sentence. </w:t>
      </w:r>
    </w:p>
  </w:comment>
  <w:comment w:id="63" w:author="Nikki Zimmerman" w:date="2018-09-24T14:50:00Z" w:initials="NZ">
    <w:p w14:paraId="393280B2" w14:textId="77777777" w:rsidR="00DD1610" w:rsidRDefault="00DD1610">
      <w:pPr>
        <w:pStyle w:val="CommentText"/>
      </w:pPr>
      <w:r>
        <w:rPr>
          <w:rStyle w:val="CommentReference"/>
        </w:rPr>
        <w:annotationRef/>
      </w:r>
      <w:r>
        <w:t>Would be useful to adjust the graph title to spell out what MICA item 1.1 is, i.e. “Citizen Services.” Additionally, a small formatting preference, if we are using data tables already, we could delete the y axis labels.</w:t>
      </w:r>
    </w:p>
    <w:p w14:paraId="617FFAF6" w14:textId="77777777" w:rsidR="00DD1610" w:rsidRDefault="00DD1610">
      <w:pPr>
        <w:pStyle w:val="CommentText"/>
      </w:pPr>
    </w:p>
    <w:p w14:paraId="05CBA875" w14:textId="77777777" w:rsidR="00DD1610" w:rsidRDefault="00DD1610" w:rsidP="00DE74AC">
      <w:pPr>
        <w:pStyle w:val="CommentText"/>
      </w:pPr>
      <w:r>
        <w:t>Additionally, can we adjust the headline statement for the  chart? Currently, it focuses only on the comparison municipalities, whereas our analysis below focuses on the difference between treatment and comparison municipalities. Perhaps the title: “Treatment municipalities demonstrate stronger mechanisms for citizen engagement, at baseline, than comparison municipalities.” (Or something of this nature, simply to bring in the comparison aspect)</w:t>
      </w:r>
    </w:p>
  </w:comment>
  <w:comment w:id="70" w:author="Patterson-Stein, Jacob" w:date="2018-09-25T12:17:00Z" w:initials="JPS">
    <w:p w14:paraId="238B5B92" w14:textId="57E759E3" w:rsidR="00DD1610" w:rsidRDefault="00DD1610">
      <w:pPr>
        <w:pStyle w:val="CommentText"/>
      </w:pPr>
      <w:r>
        <w:rPr>
          <w:rStyle w:val="CommentReference"/>
        </w:rPr>
        <w:annotationRef/>
      </w:r>
      <w:r>
        <w:t xml:space="preserve">This needs to be updated once we receive final budget numbers. </w:t>
      </w:r>
    </w:p>
  </w:comment>
  <w:comment w:id="71" w:author="Dan Killian" w:date="2018-08-04T19:18:00Z" w:initials="DK">
    <w:p w14:paraId="5E2DA01C" w14:textId="79805AAE" w:rsidR="00DD1610" w:rsidRDefault="00DD1610">
      <w:pPr>
        <w:pStyle w:val="CommentText"/>
      </w:pPr>
      <w:r>
        <w:rPr>
          <w:rStyle w:val="CommentReference"/>
        </w:rPr>
        <w:annotationRef/>
      </w:r>
      <w:r>
        <w:t>?</w:t>
      </w:r>
    </w:p>
  </w:comment>
  <w:comment w:id="72" w:author="Dan Killian" w:date="2018-08-04T19:24:00Z" w:initials="DK">
    <w:p w14:paraId="4C23C317" w14:textId="2E79EA8F" w:rsidR="00DD1610" w:rsidRDefault="00DD1610">
      <w:pPr>
        <w:pStyle w:val="CommentText"/>
      </w:pPr>
      <w:r>
        <w:rPr>
          <w:rStyle w:val="CommentReference"/>
        </w:rPr>
        <w:annotationRef/>
      </w:r>
      <w:r>
        <w:t xml:space="preserve">Hearsay? Even if not, I’d want to see a minimum of two sources before considering a formal finding. </w:t>
      </w:r>
    </w:p>
  </w:comment>
  <w:comment w:id="74" w:author="Nikki Zimmerman" w:date="2018-09-28T10:10:00Z" w:initials="NZ">
    <w:p w14:paraId="2A792868" w14:textId="77777777" w:rsidR="00DD1610" w:rsidRDefault="00DD1610">
      <w:pPr>
        <w:pStyle w:val="CommentText"/>
      </w:pPr>
      <w:r>
        <w:rPr>
          <w:rStyle w:val="CommentReference"/>
        </w:rPr>
        <w:annotationRef/>
      </w:r>
      <w:r>
        <w:t>We had quite a bit more specific detail in the presentation around sustainability. Please integrate here.l</w:t>
      </w:r>
    </w:p>
  </w:comment>
  <w:comment w:id="80" w:author="Nikki Zimmerman" w:date="2018-09-28T10:31:00Z" w:initials="NZ">
    <w:p w14:paraId="4F482FB2" w14:textId="77777777" w:rsidR="00DD1610" w:rsidRDefault="00DD1610">
      <w:pPr>
        <w:pStyle w:val="CommentText"/>
      </w:pPr>
      <w:r>
        <w:rPr>
          <w:rStyle w:val="CommentReference"/>
        </w:rPr>
        <w:annotationRef/>
      </w:r>
      <w:r>
        <w:t>As we have a conclusions section below as well, it would be good to keep all conclusions together. There are some good points here as well that could directly inform any recommendations we have for CITIES or USAID moving forward in terms of expected outcomes, things to track to inform implementation, etc.</w:t>
      </w:r>
    </w:p>
  </w:comment>
  <w:comment w:id="81" w:author="Patterson-Stein, Jacob" w:date="2018-10-02T13:26:00Z" w:initials="JPS">
    <w:p w14:paraId="70ECA790" w14:textId="1AE32CCE" w:rsidR="00DD1610" w:rsidRDefault="00DD1610">
      <w:pPr>
        <w:pStyle w:val="CommentText"/>
      </w:pPr>
      <w:r>
        <w:rPr>
          <w:rStyle w:val="CommentReference"/>
        </w:rPr>
        <w:annotationRef/>
      </w:r>
      <w:r>
        <w:t xml:space="preserve">The main motivation for having a summary here is that the conclusions section is not until the very end of the report and after a lot of additional content. </w:t>
      </w:r>
    </w:p>
  </w:comment>
  <w:comment w:id="82" w:author="Nikki Zimmerman" w:date="2018-09-28T10:31:00Z" w:initials="NZ">
    <w:p w14:paraId="6FD151C7" w14:textId="77777777" w:rsidR="00DD1610" w:rsidRDefault="00DD1610">
      <w:pPr>
        <w:pStyle w:val="CommentText"/>
      </w:pPr>
      <w:r>
        <w:rPr>
          <w:rStyle w:val="CommentReference"/>
        </w:rPr>
        <w:annotationRef/>
      </w:r>
      <w:r>
        <w:t>This would be good to emphasize in the conclusions section.</w:t>
      </w:r>
    </w:p>
  </w:comment>
  <w:comment w:id="85" w:author="Nikki Zimmerman" w:date="2018-09-28T10:33:00Z" w:initials="NZ">
    <w:p w14:paraId="14EC2052" w14:textId="77777777" w:rsidR="00DD1610" w:rsidRDefault="00DD1610">
      <w:pPr>
        <w:pStyle w:val="CommentText"/>
      </w:pPr>
      <w:r>
        <w:rPr>
          <w:rStyle w:val="CommentReference"/>
        </w:rPr>
        <w:annotationRef/>
      </w:r>
      <w:r>
        <w:t>There needs to be a transition here from the performance type questions to speaking about MICA. Ultimately, as this is informing our baseline equivalency conclusions, and internal validity/process is spoken of below, it may be better to integrate this section as a sub-section to baseline equivalency.</w:t>
      </w:r>
    </w:p>
    <w:p w14:paraId="41A0B46B" w14:textId="77777777" w:rsidR="00DD1610" w:rsidRDefault="00DD1610">
      <w:pPr>
        <w:pStyle w:val="CommentText"/>
      </w:pPr>
    </w:p>
    <w:p w14:paraId="4D36436A" w14:textId="77777777" w:rsidR="00DD1610" w:rsidRDefault="00DD1610">
      <w:pPr>
        <w:pStyle w:val="CommentText"/>
      </w:pPr>
      <w:r>
        <w:t>At the very least, this section needs to have a few introductory sentences to focus the reader on the MICA scores prior to going into the deep discussion on internal validity. It would be good to speak about the process of MICA scoring here to frame what happened/how we dealt with internal validity issues.</w:t>
      </w:r>
    </w:p>
    <w:p w14:paraId="35C50B7B" w14:textId="77777777" w:rsidR="00DD1610" w:rsidRDefault="00DD1610">
      <w:pPr>
        <w:pStyle w:val="CommentText"/>
      </w:pPr>
    </w:p>
  </w:comment>
  <w:comment w:id="86" w:author="Nikki Zimmerman" w:date="2018-09-28T10:50:00Z" w:initials="NZ">
    <w:p w14:paraId="7E5F043B" w14:textId="77777777" w:rsidR="00DD1610" w:rsidRDefault="00DD1610">
      <w:pPr>
        <w:pStyle w:val="CommentText"/>
      </w:pPr>
      <w:r>
        <w:rPr>
          <w:rStyle w:val="CommentReference"/>
        </w:rPr>
        <w:annotationRef/>
      </w:r>
      <w:r>
        <w:t>How does scorer agreement fit into these main threats? In terms of flow of the section, this sentence and these two points are great here as an overview of what is to come, but then we go into scorer agreement without mentioning how it fits in/should be considered in terms of threats. Practically, this may mean simply mentioning scoring disagreement as an issue here and/or adding an introductory sentence in the scoring disagreement sub-section below.</w:t>
      </w:r>
    </w:p>
  </w:comment>
  <w:comment w:id="87" w:author="Nikki Zimmerman" w:date="2018-09-28T10:37:00Z" w:initials="NZ">
    <w:p w14:paraId="08A993B1" w14:textId="77777777" w:rsidR="00DD1610" w:rsidRDefault="00DD1610">
      <w:pPr>
        <w:pStyle w:val="CommentText"/>
      </w:pPr>
      <w:r>
        <w:rPr>
          <w:rStyle w:val="CommentReference"/>
        </w:rPr>
        <w:annotationRef/>
      </w:r>
      <w:r>
        <w:t>I have a comment on this below as well where we mention our internal process, but we need to lay out our process for MICA scoring in its entirety as we did in the presentation. For the presentation, this helped to frame our discussion around internal validity and led nicely into the discussion around baseline equivalency. Above all, we need to mention where in the process we conducted this IRR analysis, and what we did afterward to address it so the reader fully understands the process, findings from IRR, and then what the team did to mitigate any of the IRR concerns.</w:t>
      </w:r>
    </w:p>
  </w:comment>
  <w:comment w:id="88" w:author="Patterson-Stein, Jacob" w:date="2018-10-02T13:30:00Z" w:initials="JPS">
    <w:p w14:paraId="0D0118FB" w14:textId="5F40FB7A" w:rsidR="00DD1610" w:rsidRDefault="00DD1610">
      <w:pPr>
        <w:pStyle w:val="CommentText"/>
      </w:pPr>
      <w:r>
        <w:rPr>
          <w:rStyle w:val="CommentReference"/>
        </w:rPr>
        <w:annotationRef/>
      </w:r>
      <w:r>
        <w:t>Updated.</w:t>
      </w:r>
    </w:p>
  </w:comment>
  <w:comment w:id="89" w:author="Nikki Zimmerman" w:date="2018-09-28T10:42:00Z" w:initials="NZ">
    <w:p w14:paraId="3B719E0F" w14:textId="77777777" w:rsidR="00DD1610" w:rsidRDefault="00DD1610">
      <w:pPr>
        <w:pStyle w:val="CommentText"/>
      </w:pPr>
      <w:r>
        <w:rPr>
          <w:rStyle w:val="CommentReference"/>
        </w:rPr>
        <w:annotationRef/>
      </w:r>
      <w:r>
        <w:t>In terms of progression of this section, would it be better to first speak about IRR within the team, and then how our scoring process (e.g. more often giving half scores) differed from CITIES?</w:t>
      </w:r>
    </w:p>
    <w:p w14:paraId="10C97DF1" w14:textId="77777777" w:rsidR="00DD1610" w:rsidRDefault="00DD1610">
      <w:pPr>
        <w:pStyle w:val="CommentText"/>
      </w:pPr>
    </w:p>
    <w:p w14:paraId="1CF14DE3" w14:textId="77777777" w:rsidR="00DD1610" w:rsidRDefault="00DD1610">
      <w:pPr>
        <w:pStyle w:val="CommentText"/>
      </w:pPr>
      <w:r>
        <w:t xml:space="preserve">Currently, the internal validity section comes across as a bit jumpy. I think this may stem from the fact that you (Jacob/Dan) are thinking about this section in terms of </w:t>
      </w:r>
    </w:p>
  </w:comment>
  <w:comment w:id="91" w:author="Nikki Zimmerman" w:date="2018-09-28T10:44:00Z" w:initials="NZ">
    <w:p w14:paraId="3C2EE465" w14:textId="77777777" w:rsidR="00DD1610" w:rsidRDefault="00DD1610">
      <w:pPr>
        <w:pStyle w:val="CommentText"/>
      </w:pPr>
      <w:r>
        <w:rPr>
          <w:rStyle w:val="CommentReference"/>
        </w:rPr>
        <w:annotationRef/>
      </w:r>
      <w:r>
        <w:t>What is the main point of the chart below? Would be useful to reference in the appropriate paragraph to better tie it to the narrative.</w:t>
      </w:r>
    </w:p>
  </w:comment>
  <w:comment w:id="92" w:author="Patterson-Stein, Jacob" w:date="2018-10-02T13:30:00Z" w:initials="JPS">
    <w:p w14:paraId="351CA92C" w14:textId="4C579F50" w:rsidR="00DD1610" w:rsidRDefault="00DD1610">
      <w:pPr>
        <w:pStyle w:val="CommentText"/>
      </w:pPr>
      <w:r>
        <w:rPr>
          <w:rStyle w:val="CommentReference"/>
        </w:rPr>
        <w:annotationRef/>
      </w:r>
      <w:r>
        <w:t>It is noted in the text above.</w:t>
      </w:r>
    </w:p>
  </w:comment>
  <w:comment w:id="93" w:author="Nikki Zimmerman" w:date="2018-09-28T10:55:00Z" w:initials="NZ">
    <w:p w14:paraId="6A2A9C1F" w14:textId="77777777" w:rsidR="00DD1610" w:rsidRDefault="00DD1610">
      <w:pPr>
        <w:pStyle w:val="CommentText"/>
      </w:pPr>
      <w:r>
        <w:rPr>
          <w:rStyle w:val="CommentReference"/>
        </w:rPr>
        <w:annotationRef/>
      </w:r>
      <w:r>
        <w:t>Again, it would be good to remind the reader at what point in the process we conducted this analysis.</w:t>
      </w:r>
    </w:p>
  </w:comment>
  <w:comment w:id="96" w:author="Nikki Zimmerman" w:date="2018-09-28T10:58:00Z" w:initials="NZ">
    <w:p w14:paraId="3EDAAB20" w14:textId="77777777" w:rsidR="00DD1610" w:rsidRDefault="00DD1610" w:rsidP="00B333A7">
      <w:pPr>
        <w:pStyle w:val="CommentText"/>
      </w:pPr>
      <w:r>
        <w:rPr>
          <w:rStyle w:val="CommentReference"/>
        </w:rPr>
        <w:annotationRef/>
      </w:r>
      <w:r>
        <w:t xml:space="preserve">In part, yes. Dissonance was considered within normal bounds from the discussion with George in terms of the unified score as compared to CITIES MICA scoring. We never spoke in depth about internal team dissonance in scores with George. That discussion was focused only within the internal team review process. Even within the internal process, the acceptability of the error was a point of review in part, and in the other part (despite the fact whether the error level was acceptable or not), the review was beyond this, focusing on resolving all disagreements between the enumerators. </w:t>
      </w:r>
    </w:p>
    <w:p w14:paraId="65E3BF11" w14:textId="77777777" w:rsidR="00DD1610" w:rsidRDefault="00DD1610" w:rsidP="003D5FE0">
      <w:pPr>
        <w:pStyle w:val="CommentText"/>
      </w:pPr>
    </w:p>
    <w:p w14:paraId="6D25E436" w14:textId="77777777" w:rsidR="00DD1610" w:rsidRDefault="00DD1610" w:rsidP="003D5FE0">
      <w:pPr>
        <w:pStyle w:val="CommentText"/>
      </w:pPr>
      <w:r>
        <w:t>While there was error between enumerators, the reader should understand by the end of the process, only a unified score that was agreed upon by all enumerators (and supported by requisite evidence/interview notes) was utilized to compare against CITIES MICA scoring. At this level, dissonance between comparison and treatment scores were considered within normal bounds.</w:t>
      </w:r>
    </w:p>
  </w:comment>
  <w:comment w:id="98" w:author="Patterson-Stein, Jacob" w:date="2018-09-26T17:02:00Z" w:initials="JPS">
    <w:p w14:paraId="6425DF39" w14:textId="025D23AF" w:rsidR="00DD1610" w:rsidRDefault="00DD1610">
      <w:pPr>
        <w:pStyle w:val="CommentText"/>
      </w:pPr>
      <w:r>
        <w:rPr>
          <w:rStyle w:val="CommentReference"/>
        </w:rPr>
        <w:annotationRef/>
      </w:r>
      <w:r>
        <w:t xml:space="preserve">Add paragraph noting value of multiple configuration balance approaches. This is a strength. </w:t>
      </w:r>
    </w:p>
  </w:comment>
  <w:comment w:id="99" w:author="Nikki Zimmerman" w:date="2018-09-24T14:20:00Z" w:initials="NZ">
    <w:p w14:paraId="59BB7B66" w14:textId="77777777" w:rsidR="00DD1610" w:rsidRDefault="00DD1610">
      <w:pPr>
        <w:pStyle w:val="CommentText"/>
      </w:pPr>
      <w:r>
        <w:rPr>
          <w:rStyle w:val="CommentReference"/>
        </w:rPr>
        <w:annotationRef/>
      </w:r>
      <w:r>
        <w:t>Details around the criteria and matching process should be detailed above. Traditionally we include a full methodology section for any evaluation, beyond just including details on the data collection startegies/approaches.</w:t>
      </w:r>
    </w:p>
  </w:comment>
  <w:comment w:id="100" w:author="Patterson-Stein, Jacob" w:date="2018-10-02T13:39:00Z" w:initials="JPS">
    <w:p w14:paraId="779ECB6A" w14:textId="3BE7742C" w:rsidR="00DD1610" w:rsidRDefault="00DD1610">
      <w:pPr>
        <w:pStyle w:val="CommentText"/>
      </w:pPr>
      <w:r>
        <w:rPr>
          <w:rStyle w:val="CommentReference"/>
        </w:rPr>
        <w:annotationRef/>
      </w:r>
      <w:r>
        <w:t>Updated.</w:t>
      </w:r>
    </w:p>
  </w:comment>
  <w:comment w:id="101" w:author="Nikki Zimmerman" w:date="2018-09-24T14:19:00Z" w:initials="NZ">
    <w:p w14:paraId="46E5D3CD" w14:textId="77777777" w:rsidR="00DD1610" w:rsidRDefault="00DD1610" w:rsidP="003E6493">
      <w:pPr>
        <w:pStyle w:val="CommentText"/>
      </w:pPr>
      <w:r>
        <w:rPr>
          <w:rStyle w:val="CommentReference"/>
        </w:rPr>
        <w:annotationRef/>
      </w:r>
      <w:r>
        <w:t>As we have completed baseline data collection, what are our findings related to this assumption? What additional steps does the team think are needed before the next analysis?</w:t>
      </w:r>
    </w:p>
  </w:comment>
  <w:comment w:id="102" w:author="Patterson-Stein, Jacob" w:date="2018-10-02T13:39:00Z" w:initials="JPS">
    <w:p w14:paraId="5FC7E25E" w14:textId="71A64DEE" w:rsidR="00DD1610" w:rsidRDefault="00DD1610">
      <w:pPr>
        <w:pStyle w:val="CommentText"/>
      </w:pPr>
      <w:r>
        <w:rPr>
          <w:rStyle w:val="CommentReference"/>
        </w:rPr>
        <w:annotationRef/>
      </w:r>
      <w:r>
        <w:t>We can think about adding a next steps section.</w:t>
      </w:r>
    </w:p>
  </w:comment>
  <w:comment w:id="103" w:author="Nikki Zimmerman" w:date="2018-09-28T09:44:00Z" w:initials="NZ">
    <w:p w14:paraId="599F0893" w14:textId="77777777" w:rsidR="00DD1610" w:rsidRDefault="00DD1610">
      <w:pPr>
        <w:pStyle w:val="CommentText"/>
      </w:pPr>
      <w:r>
        <w:rPr>
          <w:rStyle w:val="CommentReference"/>
        </w:rPr>
        <w:annotationRef/>
      </w:r>
      <w:r>
        <w:t>While we will speak of it above, it would be good to remind the reader of the progression of this section – first presenting the internal scoring, then the final alternate scores.</w:t>
      </w:r>
    </w:p>
  </w:comment>
  <w:comment w:id="105" w:author="Nikki Zimmerman" w:date="2018-09-28T09:35:00Z" w:initials="NZ">
    <w:p w14:paraId="66C9F4B5" w14:textId="77777777" w:rsidR="00DD1610" w:rsidRDefault="00DD1610">
      <w:pPr>
        <w:pStyle w:val="CommentText"/>
      </w:pPr>
      <w:r>
        <w:rPr>
          <w:rStyle w:val="CommentReference"/>
        </w:rPr>
        <w:annotationRef/>
      </w:r>
      <w:r>
        <w:t>Are the below scores based on our internal final scores (prior to our final meeting with George)? If so, please label as such so it is clear.</w:t>
      </w:r>
    </w:p>
  </w:comment>
  <w:comment w:id="106" w:author="Nikki Zimmerman" w:date="2018-09-28T09:30:00Z" w:initials="NZ">
    <w:p w14:paraId="41875F90" w14:textId="77777777" w:rsidR="00DD1610" w:rsidRDefault="00DD1610" w:rsidP="000C44E8">
      <w:pPr>
        <w:pStyle w:val="CommentText"/>
      </w:pPr>
      <w:r>
        <w:rPr>
          <w:rStyle w:val="CommentReference"/>
        </w:rPr>
        <w:annotationRef/>
      </w:r>
      <w:r>
        <w:t>As the std difference in the 23 CITIES vs. 15 comparison municipalities is the lowest, is that the main comparison we will focus on going forward or will we still recommend the next team to consider the 15/15 comparison as well?</w:t>
      </w:r>
    </w:p>
    <w:p w14:paraId="0169F341" w14:textId="77777777" w:rsidR="00DD1610" w:rsidRDefault="00DD1610" w:rsidP="000C44E8">
      <w:pPr>
        <w:pStyle w:val="CommentText"/>
      </w:pPr>
    </w:p>
    <w:p w14:paraId="58A5B338" w14:textId="77777777" w:rsidR="00DD1610" w:rsidRDefault="00DD1610" w:rsidP="000C44E8">
      <w:pPr>
        <w:pStyle w:val="CommentText"/>
      </w:pPr>
      <w:r>
        <w:t>For the 23/15 comparison and controlling for observable differences, is there any cause to revisit the matching criteria? Or are the observable characteristics more to do with findings from the qualitative data or something we can highlight from the MICA data (comparing between treatment and comparison groups)?</w:t>
      </w:r>
    </w:p>
  </w:comment>
  <w:comment w:id="107" w:author="Patterson-Stein, Jacob" w:date="2018-10-02T13:40:00Z" w:initials="JPS">
    <w:p w14:paraId="6DD13B8A" w14:textId="5C5CC132" w:rsidR="00DD1610" w:rsidRDefault="00DD1610">
      <w:pPr>
        <w:pStyle w:val="CommentText"/>
      </w:pPr>
      <w:r>
        <w:rPr>
          <w:rStyle w:val="CommentReference"/>
        </w:rPr>
        <w:annotationRef/>
      </w:r>
      <w:r>
        <w:t xml:space="preserve">The key takeaway here is that each configuration should be used to test the sensitivity of scores. </w:t>
      </w:r>
    </w:p>
  </w:comment>
  <w:comment w:id="108" w:author="Nikki Zimmerman" w:date="2018-09-28T09:36:00Z" w:initials="NZ">
    <w:p w14:paraId="15233A82" w14:textId="77777777" w:rsidR="00DD1610" w:rsidRDefault="00DD1610" w:rsidP="00ED4D9B">
      <w:pPr>
        <w:pStyle w:val="CommentText"/>
      </w:pPr>
      <w:r>
        <w:rPr>
          <w:rStyle w:val="CommentReference"/>
        </w:rPr>
        <w:annotationRef/>
      </w:r>
      <w:r>
        <w:t xml:space="preserve">As GESI scores are calculated on a more limited scoring system, could this also have an effect? One thing we struggled with using the tool was that GESI scores seemed to require high threshold for giving any score. Either the condition existed or it didn’t, vs. the services scores had a much wider gradient for scoring/greater opportunities for a municipality to receive some score. </w:t>
      </w:r>
    </w:p>
  </w:comment>
  <w:comment w:id="110" w:author="Nikki Zimmerman" w:date="2018-09-28T09:48:00Z" w:initials="NZ">
    <w:p w14:paraId="1C4F74C4" w14:textId="77777777" w:rsidR="00DD1610" w:rsidRDefault="00DD1610">
      <w:pPr>
        <w:pStyle w:val="CommentText"/>
      </w:pPr>
      <w:r>
        <w:rPr>
          <w:rStyle w:val="CommentReference"/>
        </w:rPr>
        <w:annotationRef/>
      </w:r>
      <w:r>
        <w:t>Is this based on the final internal scores or the alternate scores? Please label appropriate so it is clear to the reader. Also- I assume this is the chart/or the final chart have fixed all the “waldos”?</w:t>
      </w:r>
    </w:p>
    <w:p w14:paraId="2F3F3867" w14:textId="77777777" w:rsidR="00DD1610" w:rsidRDefault="00DD1610">
      <w:pPr>
        <w:pStyle w:val="CommentText"/>
      </w:pPr>
    </w:p>
    <w:p w14:paraId="27639FE9" w14:textId="77777777" w:rsidR="00DD1610" w:rsidRDefault="00DD1610">
      <w:pPr>
        <w:pStyle w:val="CommentText"/>
      </w:pPr>
      <w:r>
        <w:t xml:space="preserve">Additionally, in determining our conclusion that there is baseline equivalence for the 30 treatment/comparison municipalities, are we primarily basing this on the </w:t>
      </w:r>
    </w:p>
  </w:comment>
  <w:comment w:id="111" w:author="Patterson-Stein, Jacob" w:date="2018-10-02T13:41:00Z" w:initials="JPS">
    <w:p w14:paraId="3A889FB0" w14:textId="7A3F3DE2" w:rsidR="00DD1610" w:rsidRDefault="00DD1610">
      <w:pPr>
        <w:pStyle w:val="CommentText"/>
      </w:pPr>
      <w:r>
        <w:rPr>
          <w:rStyle w:val="CommentReference"/>
        </w:rPr>
        <w:annotationRef/>
      </w:r>
      <w:r>
        <w:t xml:space="preserve">Everything unless noted uses alternate scores. </w:t>
      </w:r>
    </w:p>
  </w:comment>
  <w:comment w:id="113" w:author="Nikki Zimmerman" w:date="2018-09-28T11:11:00Z" w:initials="NZ">
    <w:p w14:paraId="2F67E4E9" w14:textId="77777777" w:rsidR="00DD1610" w:rsidRDefault="00DD1610">
      <w:pPr>
        <w:pStyle w:val="CommentText"/>
      </w:pPr>
      <w:r>
        <w:rPr>
          <w:rStyle w:val="CommentReference"/>
        </w:rPr>
        <w:annotationRef/>
      </w:r>
      <w:r>
        <w:t>Here it would be important to mention that upon review with CITIES, it became clear that there was a difference in interpretation of what was required for higher scores for 7.2. For CITIES, a higher score was only awarded when there was a detailed plan, in terms of contact names/process/procedures. For the evaluation team, documentation on the exact procedures was not physically collected/seen, and if the municipality stated there was a plan in place with names, we awarded a higher score.</w:t>
      </w:r>
    </w:p>
    <w:p w14:paraId="3FC59D34" w14:textId="77777777" w:rsidR="00DD1610" w:rsidRDefault="00DD1610">
      <w:pPr>
        <w:pStyle w:val="CommentText"/>
      </w:pPr>
    </w:p>
    <w:p w14:paraId="1B2CB693" w14:textId="77777777" w:rsidR="00DD1610" w:rsidRDefault="00DD1610" w:rsidP="00B333A7">
      <w:pPr>
        <w:pStyle w:val="CommentText"/>
      </w:pPr>
      <w:r>
        <w:t xml:space="preserve">An additional issue the team identified related to this is that for CITIES plans seemed to be judged in different ways/not entirely consistently. For example, in terms of awarding a scores for local development plans, George stated that it was enough for CITIES to award scores for a plan, despite the level of quality of plan. However, for calamity plans, George indicated there was a high quality threshold for the plan for the municipality to receive a higher score. </w:t>
      </w:r>
    </w:p>
    <w:p w14:paraId="1D64E159" w14:textId="77777777" w:rsidR="00DD1610" w:rsidRDefault="00DD1610" w:rsidP="00B333A7">
      <w:pPr>
        <w:pStyle w:val="CommentText"/>
      </w:pPr>
    </w:p>
    <w:p w14:paraId="4225D2CC" w14:textId="77777777" w:rsidR="00DD1610" w:rsidRDefault="00DD1610" w:rsidP="00B333A7">
      <w:pPr>
        <w:pStyle w:val="CommentText"/>
      </w:pPr>
      <w:r>
        <w:t xml:space="preserve">I think this is an important reason for the differences in scores here. Also important to mention is that despite this difference, CITIES did not consider 7.2 to be so important overall that we go back to the municipality to review the documentation, and this particular service element was a large threat to validity between our scores overall. </w:t>
      </w:r>
    </w:p>
  </w:comment>
  <w:comment w:id="115" w:author="Nikki Zimmerman" w:date="2018-09-28T11:22:00Z" w:initials="NZ">
    <w:p w14:paraId="7D8EBB2C" w14:textId="77777777" w:rsidR="00DD1610" w:rsidRDefault="00DD1610">
      <w:pPr>
        <w:pStyle w:val="CommentText"/>
      </w:pPr>
      <w:r>
        <w:rPr>
          <w:rStyle w:val="CommentReference"/>
        </w:rPr>
        <w:annotationRef/>
      </w:r>
      <w:r>
        <w:t>We discussed Jizah being an outlier municipality. Can we include any detail here about this?</w:t>
      </w:r>
    </w:p>
  </w:comment>
  <w:comment w:id="116" w:author="Nikki Zimmerman" w:date="2018-09-28T11:23:00Z" w:initials="NZ">
    <w:p w14:paraId="4EFDD007" w14:textId="77777777" w:rsidR="00DD1610" w:rsidRDefault="00DD1610">
      <w:pPr>
        <w:pStyle w:val="CommentText"/>
      </w:pPr>
      <w:r>
        <w:rPr>
          <w:rStyle w:val="CommentReference"/>
        </w:rPr>
        <w:annotationRef/>
      </w:r>
      <w:r>
        <w:t>For the chart below, is this data from the final alternate scores we produced after meeting with George, or which scores does this represent?</w:t>
      </w:r>
    </w:p>
    <w:p w14:paraId="7A227B40" w14:textId="77777777" w:rsidR="00DD1610" w:rsidRDefault="00DD1610">
      <w:pPr>
        <w:pStyle w:val="CommentText"/>
      </w:pPr>
    </w:p>
    <w:p w14:paraId="17DF36DF" w14:textId="77777777" w:rsidR="00DD1610" w:rsidRDefault="00DD1610">
      <w:pPr>
        <w:pStyle w:val="CommentText"/>
      </w:pPr>
      <w:r>
        <w:t>In general, I think we should only be reflecting final alternate scores in any analysis between comparison and treatment municipalities. However, at the very least, we need to be consistent and clear, which scores we are using.</w:t>
      </w:r>
    </w:p>
  </w:comment>
  <w:comment w:id="118" w:author="Nikki Zimmerman" w:date="2018-09-28T11:21:00Z" w:initials="NZ">
    <w:p w14:paraId="7E757B94" w14:textId="77777777" w:rsidR="00DD1610" w:rsidRDefault="00DD1610">
      <w:pPr>
        <w:pStyle w:val="CommentText"/>
      </w:pPr>
      <w:r>
        <w:rPr>
          <w:rStyle w:val="CommentReference"/>
        </w:rPr>
        <w:annotationRef/>
      </w:r>
      <w:r>
        <w:t>Does this need to be updated based on the review/updates Dima will provide on the contextual data?</w:t>
      </w:r>
    </w:p>
  </w:comment>
  <w:comment w:id="119" w:author="Patterson-Stein, Jacob" w:date="2018-10-02T13:46:00Z" w:initials="JPS">
    <w:p w14:paraId="0B8F4A0D" w14:textId="1E682CE4" w:rsidR="00DD1610" w:rsidRDefault="00DD1610">
      <w:pPr>
        <w:pStyle w:val="CommentText"/>
      </w:pPr>
      <w:r>
        <w:rPr>
          <w:rStyle w:val="CommentReference"/>
        </w:rPr>
        <w:annotationRef/>
      </w:r>
      <w:r>
        <w:t>Yes</w:t>
      </w:r>
    </w:p>
  </w:comment>
  <w:comment w:id="121" w:author="Nikki Zimmerman" w:date="2018-09-28T11:34:00Z" w:initials="NZ">
    <w:p w14:paraId="014E1854" w14:textId="77777777" w:rsidR="00DD1610" w:rsidRDefault="00DD1610">
      <w:pPr>
        <w:pStyle w:val="CommentText"/>
      </w:pPr>
      <w:r>
        <w:rPr>
          <w:rStyle w:val="CommentReference"/>
        </w:rPr>
        <w:annotationRef/>
      </w:r>
      <w:r>
        <w:t>We speak about GESI scores above and here. However, above, our findings/conclusions about GESI scores is quite direct (“balance metrics are unacceptably high”), whereas here, the findings come across as more neutral/less of an issue. If there is great cause to speak about GESI in separate sub-sections as we do now, we should at least ensure the tone/major findings from each discussion are the same.</w:t>
      </w:r>
    </w:p>
    <w:p w14:paraId="2C080630" w14:textId="77777777" w:rsidR="00DD1610" w:rsidRDefault="00DD1610">
      <w:pPr>
        <w:pStyle w:val="CommentText"/>
      </w:pPr>
    </w:p>
    <w:p w14:paraId="4AE237B4" w14:textId="77777777" w:rsidR="00DD1610" w:rsidRDefault="00DD1610" w:rsidP="00FA5AD1">
      <w:r>
        <w:t>GESI section from above: “For MICA GESI scores summed across municipality for an overall GESI score, and then municipal GESI scores averaged by treatment or comparison status, balance metrics are unacceptably high. However, at least some of the poor balance properties for GESI scores may be considered to be floor effects – scores are very close to zero and objectively small differences become large relative differences</w:t>
      </w:r>
      <w:r>
        <w:rPr>
          <w:rStyle w:val="CommentReference"/>
        </w:rPr>
        <w:annotationRef/>
      </w:r>
      <w:r>
        <w:t>. Even so, the feasibility of using GESI scores is called into question, and any estimates generated from GESI scores should be scrutinized carefully. Differences in aggregate GESI scores are summarized below. “</w:t>
      </w:r>
    </w:p>
    <w:p w14:paraId="637FD8AE" w14:textId="77777777" w:rsidR="00DD1610" w:rsidRDefault="00DD1610">
      <w:pPr>
        <w:pStyle w:val="CommentText"/>
      </w:pPr>
    </w:p>
  </w:comment>
  <w:comment w:id="129" w:author="Nikki Zimmerman" w:date="2018-09-28T11:30:00Z" w:initials="NZ">
    <w:p w14:paraId="753C1994" w14:textId="77777777" w:rsidR="00DD1610" w:rsidRDefault="00DD1610" w:rsidP="00FA5AD1">
      <w:pPr>
        <w:pStyle w:val="CommentText"/>
      </w:pPr>
      <w:r>
        <w:rPr>
          <w:rStyle w:val="CommentReference"/>
        </w:rPr>
        <w:annotationRef/>
      </w:r>
      <w:r>
        <w:t xml:space="preserve">And the second key conclusion? </w:t>
      </w:r>
    </w:p>
  </w:comment>
  <w:comment w:id="132" w:author="Nikki Zimmerman" w:date="2018-09-28T10:04:00Z" w:initials="NZ">
    <w:p w14:paraId="54F77F7D" w14:textId="77777777" w:rsidR="00DD1610" w:rsidRDefault="00DD1610" w:rsidP="000900E5">
      <w:pPr>
        <w:pStyle w:val="CommentText"/>
      </w:pPr>
      <w:r>
        <w:rPr>
          <w:rStyle w:val="CommentReference"/>
        </w:rPr>
        <w:annotationRef/>
      </w:r>
      <w:r>
        <w:t>Do we have any conclusions at this point around the potential influence of other donor activity on MICA scores?</w:t>
      </w:r>
    </w:p>
  </w:comment>
  <w:comment w:id="134" w:author="Nikki Zimmerman" w:date="2018-09-28T09:52:00Z" w:initials="NZ">
    <w:p w14:paraId="41A7F1B4" w14:textId="77777777" w:rsidR="00DD1610" w:rsidRDefault="00DD1610" w:rsidP="00F837C3">
      <w:pPr>
        <w:pStyle w:val="CommentText"/>
      </w:pPr>
      <w:r>
        <w:rPr>
          <w:rStyle w:val="CommentReference"/>
        </w:rPr>
        <w:annotationRef/>
      </w:r>
      <w:r>
        <w:t>In determining our conclusion that there is baseline equivalence for the 30 treatment/comparison municipalities, are we primarily basing this on the alternate scores? If so, or no, it would be good to specify this as we speak about both above.</w:t>
      </w:r>
    </w:p>
    <w:p w14:paraId="62F055F6" w14:textId="77777777" w:rsidR="00DD1610" w:rsidRDefault="00DD1610" w:rsidP="00F837C3">
      <w:pPr>
        <w:pStyle w:val="CommentText"/>
      </w:pPr>
    </w:p>
    <w:p w14:paraId="391EBAD3" w14:textId="77777777" w:rsidR="00DD1610" w:rsidRDefault="00DD1610" w:rsidP="00F837C3">
      <w:pPr>
        <w:pStyle w:val="CommentText"/>
      </w:pPr>
    </w:p>
    <w:p w14:paraId="6AF1FF2D" w14:textId="77777777" w:rsidR="00DD1610" w:rsidRDefault="00DD1610">
      <w:pPr>
        <w:pStyle w:val="CommentText"/>
      </w:pPr>
    </w:p>
  </w:comment>
  <w:comment w:id="135" w:author="Nikki Zimmerman" w:date="2018-09-28T10:14:00Z" w:initials="NZ">
    <w:p w14:paraId="3E175A64" w14:textId="77777777" w:rsidR="00DD1610" w:rsidRDefault="00DD1610">
      <w:pPr>
        <w:pStyle w:val="CommentText"/>
      </w:pPr>
      <w:r>
        <w:rPr>
          <w:rStyle w:val="CommentReference"/>
        </w:rPr>
        <w:annotationRef/>
      </w:r>
      <w:r>
        <w:t xml:space="preserve">It would be useful to also include any conclusions around implementation fidelity. One item we discussed verbally/in the presentation are the findings around the timeline of implementation/grants. Currently, implementation focuses on trainings, but all aknowledge that the grants component is critical to bringing about the change envisioned in the TOC. It would be </w:t>
      </w:r>
    </w:p>
  </w:comment>
  <w:comment w:id="136" w:author="Nikki Zimmerman" w:date="2018-09-28T09:57:00Z" w:initials="NZ">
    <w:p w14:paraId="364EF2BD" w14:textId="77777777" w:rsidR="00DD1610" w:rsidRDefault="00DD1610">
      <w:pPr>
        <w:pStyle w:val="CommentText"/>
      </w:pPr>
      <w:r>
        <w:rPr>
          <w:rStyle w:val="CommentReference"/>
        </w:rPr>
        <w:annotationRef/>
      </w:r>
      <w:r>
        <w:t>I would separate these points into their own bullets or at least label this group of recommendations by a central conclusion statement or theme</w:t>
      </w:r>
    </w:p>
  </w:comment>
  <w:comment w:id="137" w:author="Nikki Zimmerman" w:date="2018-09-28T10:04:00Z" w:initials="NZ">
    <w:p w14:paraId="0ED5EE99" w14:textId="77777777" w:rsidR="00DD1610" w:rsidRDefault="00DD1610">
      <w:pPr>
        <w:pStyle w:val="CommentText"/>
      </w:pPr>
      <w:r>
        <w:rPr>
          <w:rStyle w:val="CommentReference"/>
        </w:rPr>
        <w:annotationRef/>
      </w:r>
      <w:r>
        <w:t>Do we have any conclusions at this point around the potential influence of other donor activity on MICA scores?</w:t>
      </w:r>
    </w:p>
  </w:comment>
  <w:comment w:id="138" w:author="Nikki Zimmerman" w:date="2018-09-28T10:11:00Z" w:initials="NZ">
    <w:p w14:paraId="6D34E259" w14:textId="77777777" w:rsidR="00DD1610" w:rsidRDefault="00DD1610">
      <w:pPr>
        <w:pStyle w:val="CommentText"/>
      </w:pPr>
      <w:r>
        <w:rPr>
          <w:rStyle w:val="CommentReference"/>
        </w:rPr>
        <w:annotationRef/>
      </w:r>
      <w:r>
        <w:t>Please update with discussion and findings we included in the presentation.</w:t>
      </w:r>
    </w:p>
    <w:p w14:paraId="20DC5556" w14:textId="77777777" w:rsidR="00DD1610" w:rsidRDefault="00DD1610">
      <w:pPr>
        <w:pStyle w:val="CommentText"/>
      </w:pPr>
    </w:p>
    <w:p w14:paraId="3FC29863" w14:textId="77777777" w:rsidR="00DD1610" w:rsidRDefault="00DD1610">
      <w:pPr>
        <w:pStyle w:val="CommentText"/>
      </w:pPr>
      <w:r>
        <w:t xml:space="preserve">Additionally, </w:t>
      </w:r>
    </w:p>
  </w:comment>
  <w:comment w:id="139" w:author="Nikki Zimmerman" w:date="2018-09-28T09:54:00Z" w:initials="NZ">
    <w:p w14:paraId="321BBCAC" w14:textId="77777777" w:rsidR="00DD1610" w:rsidRDefault="00DD1610" w:rsidP="008C3867">
      <w:pPr>
        <w:pStyle w:val="CommentText"/>
      </w:pPr>
      <w:r>
        <w:rPr>
          <w:rStyle w:val="CommentReference"/>
        </w:rPr>
        <w:annotationRef/>
      </w:r>
      <w:r>
        <w:t xml:space="preserve">While this is a baseline study, i think it would be useful to include a recommendations section after this conclusion section focused on recommendations for the midline/endline, as well as to highlight any useful aspects for CITIES/USAID to think about in terms of theory of change, implementation and expected outcomes moving forward. For example, despite the design of CITIES to focus at the municipality level, should CITIES/USAID pay more attention to aspects of decentralization due to its implications at the municipal level? What about recommendations to CITIES and or USAID on tracking certain inputs or to better understand the relationship between certain context variables and CITIES’ inputs? </w:t>
      </w:r>
    </w:p>
  </w:comment>
  <w:comment w:id="186" w:author="Patterson-Stein, Jacob" w:date="2018-09-26T17:00:00Z" w:initials="JPS">
    <w:p w14:paraId="4CE37919" w14:textId="65AD552C" w:rsidR="00DD1610" w:rsidRDefault="00DD1610">
      <w:pPr>
        <w:pStyle w:val="CommentText"/>
      </w:pPr>
      <w:r>
        <w:rPr>
          <w:rStyle w:val="CommentReference"/>
        </w:rPr>
        <w:annotationRef/>
      </w:r>
      <w:r>
        <w:t>Add tables for each specification.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5A9669B" w15:done="0"/>
  <w15:commentEx w15:paraId="36105D39" w15:done="1"/>
  <w15:commentEx w15:paraId="3CC105C9" w15:done="0"/>
  <w15:commentEx w15:paraId="49160E22" w15:done="0"/>
  <w15:commentEx w15:paraId="69A46D9B" w15:paraIdParent="49160E22" w15:done="0"/>
  <w15:commentEx w15:paraId="381D869C" w15:done="1"/>
  <w15:commentEx w15:paraId="27F3608B" w15:done="1"/>
  <w15:commentEx w15:paraId="2CD3BD55" w15:done="1"/>
  <w15:commentEx w15:paraId="1D6FD978" w15:done="0"/>
  <w15:commentEx w15:paraId="6124ED33" w15:paraIdParent="1D6FD978" w15:done="0"/>
  <w15:commentEx w15:paraId="674DCAF9" w15:done="1"/>
  <w15:commentEx w15:paraId="329FE4CB" w15:done="0"/>
  <w15:commentEx w15:paraId="0A4AD3AF" w15:done="1"/>
  <w15:commentEx w15:paraId="7E2CB0CC" w15:done="1"/>
  <w15:commentEx w15:paraId="59838E5F" w15:paraIdParent="7E2CB0CC" w15:done="1"/>
  <w15:commentEx w15:paraId="5076CA9F" w15:done="0"/>
  <w15:commentEx w15:paraId="1D0CCC91" w15:done="1"/>
  <w15:commentEx w15:paraId="1C7A8062" w15:paraIdParent="1D0CCC91" w15:done="1"/>
  <w15:commentEx w15:paraId="50F8644D" w15:done="0"/>
  <w15:commentEx w15:paraId="51F19F19" w15:done="0"/>
  <w15:commentEx w15:paraId="435E61B2" w15:done="0"/>
  <w15:commentEx w15:paraId="13CEDA3D" w15:paraIdParent="435E61B2" w15:done="0"/>
  <w15:commentEx w15:paraId="2DE563B8" w15:done="1"/>
  <w15:commentEx w15:paraId="4E007D42" w15:paraIdParent="2DE563B8" w15:done="1"/>
  <w15:commentEx w15:paraId="05CBA875" w15:done="1"/>
  <w15:commentEx w15:paraId="238B5B92" w15:done="0"/>
  <w15:commentEx w15:paraId="5E2DA01C" w15:done="0"/>
  <w15:commentEx w15:paraId="4C23C317" w15:done="0"/>
  <w15:commentEx w15:paraId="2A792868" w15:done="0"/>
  <w15:commentEx w15:paraId="4F482FB2" w15:done="0"/>
  <w15:commentEx w15:paraId="70ECA790" w15:paraIdParent="4F482FB2" w15:done="0"/>
  <w15:commentEx w15:paraId="6FD151C7" w15:done="1"/>
  <w15:commentEx w15:paraId="35C50B7B" w15:done="0"/>
  <w15:commentEx w15:paraId="7E5F043B" w15:done="1"/>
  <w15:commentEx w15:paraId="08A993B1" w15:done="0"/>
  <w15:commentEx w15:paraId="0D0118FB" w15:paraIdParent="08A993B1" w15:done="0"/>
  <w15:commentEx w15:paraId="1CF14DE3" w15:done="0"/>
  <w15:commentEx w15:paraId="3C2EE465" w15:done="1"/>
  <w15:commentEx w15:paraId="351CA92C" w15:paraIdParent="3C2EE465" w15:done="1"/>
  <w15:commentEx w15:paraId="6A2A9C1F" w15:done="1"/>
  <w15:commentEx w15:paraId="6D25E436" w15:done="0"/>
  <w15:commentEx w15:paraId="6425DF39" w15:done="1"/>
  <w15:commentEx w15:paraId="59BB7B66" w15:done="1"/>
  <w15:commentEx w15:paraId="779ECB6A" w15:paraIdParent="59BB7B66" w15:done="1"/>
  <w15:commentEx w15:paraId="46E5D3CD" w15:done="0"/>
  <w15:commentEx w15:paraId="5FC7E25E" w15:paraIdParent="46E5D3CD" w15:done="0"/>
  <w15:commentEx w15:paraId="599F0893" w15:done="0"/>
  <w15:commentEx w15:paraId="66C9F4B5" w15:done="0"/>
  <w15:commentEx w15:paraId="58A5B338" w15:done="0"/>
  <w15:commentEx w15:paraId="6DD13B8A" w15:paraIdParent="58A5B338" w15:done="0"/>
  <w15:commentEx w15:paraId="15233A82" w15:done="0"/>
  <w15:commentEx w15:paraId="27639FE9" w15:done="0"/>
  <w15:commentEx w15:paraId="3A889FB0" w15:paraIdParent="27639FE9" w15:done="0"/>
  <w15:commentEx w15:paraId="4225D2CC" w15:done="1"/>
  <w15:commentEx w15:paraId="7D8EBB2C" w15:done="1"/>
  <w15:commentEx w15:paraId="17DF36DF" w15:done="0"/>
  <w15:commentEx w15:paraId="7E757B94" w15:done="0"/>
  <w15:commentEx w15:paraId="0B8F4A0D" w15:paraIdParent="7E757B94" w15:done="0"/>
  <w15:commentEx w15:paraId="637FD8AE" w15:done="1"/>
  <w15:commentEx w15:paraId="753C1994" w15:done="0"/>
  <w15:commentEx w15:paraId="54F77F7D" w15:done="0"/>
  <w15:commentEx w15:paraId="6AF1FF2D" w15:done="0"/>
  <w15:commentEx w15:paraId="3E175A64" w15:done="0"/>
  <w15:commentEx w15:paraId="364EF2BD" w15:done="0"/>
  <w15:commentEx w15:paraId="0ED5EE99" w15:done="0"/>
  <w15:commentEx w15:paraId="3FC29863" w15:done="0"/>
  <w15:commentEx w15:paraId="321BBCAC" w15:done="0"/>
  <w15:commentEx w15:paraId="4CE3791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A9669B" w16cid:durableId="1F5639CF"/>
  <w16cid:commentId w16cid:paraId="36105D39" w16cid:durableId="1F5DEAEE"/>
  <w16cid:commentId w16cid:paraId="3CC105C9" w16cid:durableId="1F5DEAEF"/>
  <w16cid:commentId w16cid:paraId="49160E22" w16cid:durableId="1F5DEAF0"/>
  <w16cid:commentId w16cid:paraId="69A46D9B" w16cid:durableId="1F5DEB53"/>
  <w16cid:commentId w16cid:paraId="381D869C" w16cid:durableId="1F5DEAF1"/>
  <w16cid:commentId w16cid:paraId="27F3608B" w16cid:durableId="1F56387F"/>
  <w16cid:commentId w16cid:paraId="2CD3BD55" w16cid:durableId="1F5DEAF2"/>
  <w16cid:commentId w16cid:paraId="1D6FD978" w16cid:durableId="1F5DEAF4"/>
  <w16cid:commentId w16cid:paraId="6124ED33" w16cid:durableId="1F5DECEA"/>
  <w16cid:commentId w16cid:paraId="674DCAF9" w16cid:durableId="1F5DEAF5"/>
  <w16cid:commentId w16cid:paraId="329FE4CB" w16cid:durableId="1F5F56BF"/>
  <w16cid:commentId w16cid:paraId="0A4AD3AF" w16cid:durableId="1F5DEAF7"/>
  <w16cid:commentId w16cid:paraId="7E2CB0CC" w16cid:durableId="1F5DEAF8"/>
  <w16cid:commentId w16cid:paraId="59838E5F" w16cid:durableId="1F5DEEB8"/>
  <w16cid:commentId w16cid:paraId="5076CA9F" w16cid:durableId="1F5DEAF9"/>
  <w16cid:commentId w16cid:paraId="1D0CCC91" w16cid:durableId="1F5DEAFA"/>
  <w16cid:commentId w16cid:paraId="1C7A8062" w16cid:durableId="1F5DEF41"/>
  <w16cid:commentId w16cid:paraId="50F8644D" w16cid:durableId="1F5491FC"/>
  <w16cid:commentId w16cid:paraId="51F19F19" w16cid:durableId="1F5DEAFB"/>
  <w16cid:commentId w16cid:paraId="435E61B2" w16cid:durableId="1F5DEAFC"/>
  <w16cid:commentId w16cid:paraId="13CEDA3D" w16cid:durableId="1F5DEFC3"/>
  <w16cid:commentId w16cid:paraId="2DE563B8" w16cid:durableId="1F5DEAFD"/>
  <w16cid:commentId w16cid:paraId="4E007D42" w16cid:durableId="1F5DF006"/>
  <w16cid:commentId w16cid:paraId="05CBA875" w16cid:durableId="1F5DEAFE"/>
  <w16cid:commentId w16cid:paraId="238B5B92" w16cid:durableId="1F54A5C2"/>
  <w16cid:commentId w16cid:paraId="5E2DA01C" w16cid:durableId="1F107A9D"/>
  <w16cid:commentId w16cid:paraId="4C23C317" w16cid:durableId="1F107BD2"/>
  <w16cid:commentId w16cid:paraId="2A792868" w16cid:durableId="1F5DEB01"/>
  <w16cid:commentId w16cid:paraId="4F482FB2" w16cid:durableId="1F5DEB02"/>
  <w16cid:commentId w16cid:paraId="70ECA790" w16cid:durableId="1F5DF074"/>
  <w16cid:commentId w16cid:paraId="6FD151C7" w16cid:durableId="1F5DEB03"/>
  <w16cid:commentId w16cid:paraId="35C50B7B" w16cid:durableId="1F5DEB04"/>
  <w16cid:commentId w16cid:paraId="7E5F043B" w16cid:durableId="1F5DEB05"/>
  <w16cid:commentId w16cid:paraId="08A993B1" w16cid:durableId="1F5DEB06"/>
  <w16cid:commentId w16cid:paraId="0D0118FB" w16cid:durableId="1F5DF15A"/>
  <w16cid:commentId w16cid:paraId="1CF14DE3" w16cid:durableId="1F5DEB07"/>
  <w16cid:commentId w16cid:paraId="3C2EE465" w16cid:durableId="1F5DEB08"/>
  <w16cid:commentId w16cid:paraId="351CA92C" w16cid:durableId="1F5DF17E"/>
  <w16cid:commentId w16cid:paraId="6A2A9C1F" w16cid:durableId="1F5DEB09"/>
  <w16cid:commentId w16cid:paraId="6D25E436" w16cid:durableId="1F5DEB0A"/>
  <w16cid:commentId w16cid:paraId="6425DF39" w16cid:durableId="1F563A2E"/>
  <w16cid:commentId w16cid:paraId="59BB7B66" w16cid:durableId="1F5DEB0B"/>
  <w16cid:commentId w16cid:paraId="779ECB6A" w16cid:durableId="1F5DF374"/>
  <w16cid:commentId w16cid:paraId="46E5D3CD" w16cid:durableId="1F5DEB0C"/>
  <w16cid:commentId w16cid:paraId="5FC7E25E" w16cid:durableId="1F5DF3A0"/>
  <w16cid:commentId w16cid:paraId="599F0893" w16cid:durableId="1F5DEB0E"/>
  <w16cid:commentId w16cid:paraId="66C9F4B5" w16cid:durableId="1F5F56E3"/>
  <w16cid:commentId w16cid:paraId="58A5B338" w16cid:durableId="1F5DEB10"/>
  <w16cid:commentId w16cid:paraId="6DD13B8A" w16cid:durableId="1F5DF3DE"/>
  <w16cid:commentId w16cid:paraId="15233A82" w16cid:durableId="1F5DEB11"/>
  <w16cid:commentId w16cid:paraId="27639FE9" w16cid:durableId="1F5DEB12"/>
  <w16cid:commentId w16cid:paraId="3A889FB0" w16cid:durableId="1F5DF416"/>
  <w16cid:commentId w16cid:paraId="4225D2CC" w16cid:durableId="1F5DEB13"/>
  <w16cid:commentId w16cid:paraId="7D8EBB2C" w16cid:durableId="1F5DEB14"/>
  <w16cid:commentId w16cid:paraId="17DF36DF" w16cid:durableId="1F5F56EB"/>
  <w16cid:commentId w16cid:paraId="7E757B94" w16cid:durableId="1F5DEB16"/>
  <w16cid:commentId w16cid:paraId="0B8F4A0D" w16cid:durableId="1F5DF52F"/>
  <w16cid:commentId w16cid:paraId="637FD8AE" w16cid:durableId="1F5DEB17"/>
  <w16cid:commentId w16cid:paraId="753C1994" w16cid:durableId="1F5DEB18"/>
  <w16cid:commentId w16cid:paraId="54F77F7D" w16cid:durableId="1F5CD3F8"/>
  <w16cid:commentId w16cid:paraId="6AF1FF2D" w16cid:durableId="1F5F56F1"/>
  <w16cid:commentId w16cid:paraId="3E175A64" w16cid:durableId="1F5F56F2"/>
  <w16cid:commentId w16cid:paraId="364EF2BD" w16cid:durableId="1F5F56F3"/>
  <w16cid:commentId w16cid:paraId="0ED5EE99" w16cid:durableId="1F5F56F4"/>
  <w16cid:commentId w16cid:paraId="3FC29863" w16cid:durableId="1F5F56F5"/>
  <w16cid:commentId w16cid:paraId="321BBCAC" w16cid:durableId="1F5F56F6"/>
  <w16cid:commentId w16cid:paraId="4CE37919" w16cid:durableId="1F5639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677135" w14:textId="77777777" w:rsidR="000E4344" w:rsidRDefault="000E4344" w:rsidP="006B4310">
      <w:pPr>
        <w:spacing w:line="240" w:lineRule="auto"/>
      </w:pPr>
      <w:r>
        <w:separator/>
      </w:r>
    </w:p>
  </w:endnote>
  <w:endnote w:type="continuationSeparator" w:id="0">
    <w:p w14:paraId="20F7FE54" w14:textId="77777777" w:rsidR="000E4344" w:rsidRDefault="000E4344" w:rsidP="006B4310">
      <w:pPr>
        <w:spacing w:line="240" w:lineRule="auto"/>
      </w:pPr>
      <w:r>
        <w:continuationSeparator/>
      </w:r>
    </w:p>
  </w:endnote>
  <w:endnote w:type="continuationNotice" w:id="1">
    <w:p w14:paraId="308E8846" w14:textId="77777777" w:rsidR="000E4344" w:rsidRDefault="000E434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w:altName w:val="Segoe UI"/>
    <w:charset w:val="00"/>
    <w:family w:val="auto"/>
    <w:pitch w:val="variable"/>
    <w:sig w:usb0="80000267" w:usb1="00000000" w:usb2="00000000" w:usb3="00000000" w:csb0="000001F7"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GillSans Light">
    <w:altName w:val="Calibri"/>
    <w:charset w:val="00"/>
    <w:family w:val="swiss"/>
    <w:pitch w:val="variable"/>
    <w:sig w:usb0="00000003" w:usb1="00000000" w:usb2="00000000" w:usb3="00000000" w:csb0="00000001" w:csb1="00000000"/>
  </w:font>
  <w:font w:name="GillSans">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4EEFE7" w14:textId="77777777" w:rsidR="00DD1610" w:rsidRDefault="00DD1610">
    <w:pPr>
      <w:pStyle w:val="Footer"/>
      <w:jc w:val="right"/>
    </w:pPr>
  </w:p>
  <w:p w14:paraId="2B566582" w14:textId="77777777" w:rsidR="00DD1610" w:rsidRDefault="00DD16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6329793"/>
      <w:docPartObj>
        <w:docPartGallery w:val="Page Numbers (Bottom of Page)"/>
        <w:docPartUnique/>
      </w:docPartObj>
    </w:sdtPr>
    <w:sdtEndPr>
      <w:rPr>
        <w:noProof/>
      </w:rPr>
    </w:sdtEndPr>
    <w:sdtContent>
      <w:p w14:paraId="6AB62429" w14:textId="22FD9E5E" w:rsidR="00DD1610" w:rsidRDefault="00DD1610">
        <w:pPr>
          <w:pStyle w:val="Footer"/>
          <w:jc w:val="right"/>
        </w:pPr>
        <w:r>
          <w:fldChar w:fldCharType="begin"/>
        </w:r>
        <w:r>
          <w:instrText xml:space="preserve"> PAGE   \* MERGEFORMAT </w:instrText>
        </w:r>
        <w:r>
          <w:fldChar w:fldCharType="separate"/>
        </w:r>
        <w:r>
          <w:rPr>
            <w:noProof/>
          </w:rPr>
          <w:t>29</w:t>
        </w:r>
        <w:r>
          <w:rPr>
            <w:noProof/>
          </w:rPr>
          <w:fldChar w:fldCharType="end"/>
        </w:r>
      </w:p>
    </w:sdtContent>
  </w:sdt>
  <w:p w14:paraId="689619C6" w14:textId="77777777" w:rsidR="00DD1610" w:rsidRDefault="00DD16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3751833"/>
      <w:docPartObj>
        <w:docPartGallery w:val="Page Numbers (Bottom of Page)"/>
        <w:docPartUnique/>
      </w:docPartObj>
    </w:sdtPr>
    <w:sdtEndPr>
      <w:rPr>
        <w:noProof/>
      </w:rPr>
    </w:sdtEndPr>
    <w:sdtContent>
      <w:p w14:paraId="1D59F9DD" w14:textId="13E2F07A" w:rsidR="00DD1610" w:rsidRDefault="00DD1610">
        <w:pPr>
          <w:pStyle w:val="Footer"/>
          <w:jc w:val="right"/>
        </w:pPr>
        <w:r>
          <w:fldChar w:fldCharType="begin"/>
        </w:r>
        <w:r>
          <w:instrText xml:space="preserve"> PAGE   \* MERGEFORMAT </w:instrText>
        </w:r>
        <w:r>
          <w:fldChar w:fldCharType="separate"/>
        </w:r>
        <w:r>
          <w:rPr>
            <w:noProof/>
          </w:rPr>
          <w:t>56</w:t>
        </w:r>
        <w:r>
          <w:rPr>
            <w:noProof/>
          </w:rPr>
          <w:fldChar w:fldCharType="end"/>
        </w:r>
      </w:p>
    </w:sdtContent>
  </w:sdt>
  <w:p w14:paraId="1FD343EA" w14:textId="77777777" w:rsidR="00DD1610" w:rsidRPr="00831530" w:rsidRDefault="00DD1610" w:rsidP="00183710">
    <w:pPr>
      <w:pStyle w:val="Footer"/>
      <w:tabs>
        <w:tab w:val="right" w:pos="9214"/>
      </w:tabs>
      <w:ind w:right="-164"/>
      <w:rPr>
        <w:sz w:val="18"/>
        <w:szCs w:val="18"/>
      </w:rPr>
    </w:pPr>
  </w:p>
  <w:p w14:paraId="0BC14ADB" w14:textId="77777777" w:rsidR="00DD1610" w:rsidRDefault="00DD1610"/>
  <w:p w14:paraId="077FBA1A" w14:textId="77777777" w:rsidR="00DD1610" w:rsidRDefault="00DD16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7F5DB4" w14:textId="77777777" w:rsidR="000E4344" w:rsidRDefault="000E4344" w:rsidP="006B4310">
      <w:pPr>
        <w:spacing w:line="240" w:lineRule="auto"/>
      </w:pPr>
      <w:r>
        <w:separator/>
      </w:r>
    </w:p>
  </w:footnote>
  <w:footnote w:type="continuationSeparator" w:id="0">
    <w:p w14:paraId="5C8B0977" w14:textId="77777777" w:rsidR="000E4344" w:rsidRDefault="000E4344" w:rsidP="006B4310">
      <w:pPr>
        <w:spacing w:line="240" w:lineRule="auto"/>
      </w:pPr>
      <w:r>
        <w:continuationSeparator/>
      </w:r>
    </w:p>
  </w:footnote>
  <w:footnote w:type="continuationNotice" w:id="1">
    <w:p w14:paraId="0AD59301" w14:textId="77777777" w:rsidR="000E4344" w:rsidRDefault="000E4344">
      <w:pPr>
        <w:spacing w:line="240" w:lineRule="auto"/>
      </w:pPr>
    </w:p>
  </w:footnote>
  <w:footnote w:id="2">
    <w:p w14:paraId="02F186E1" w14:textId="43ECA412" w:rsidR="00DD1610" w:rsidRPr="000D057C" w:rsidRDefault="00DD1610">
      <w:pPr>
        <w:pStyle w:val="FootnoteText"/>
      </w:pPr>
      <w:r w:rsidRPr="000D057C">
        <w:rPr>
          <w:rStyle w:val="FootnoteReference"/>
        </w:rPr>
        <w:footnoteRef/>
      </w:r>
      <w:r w:rsidRPr="000D057C">
        <w:t xml:space="preserve"> The evaluation design currently does not offer specific detail on small-scale beneficiary surveys. Detailed planning for such surveys will develop alongside the specific disbursement of CITIES grant funding or other service delivery initiatives induced by CITIES activities. </w:t>
      </w:r>
    </w:p>
  </w:footnote>
  <w:footnote w:id="3">
    <w:p w14:paraId="16B7EC56" w14:textId="370B5337" w:rsidR="00DD1610" w:rsidRPr="000D057C" w:rsidRDefault="00DD1610" w:rsidP="005246D8">
      <w:pPr>
        <w:pStyle w:val="FootnoteText"/>
        <w:jc w:val="left"/>
      </w:pPr>
      <w:r w:rsidRPr="000D057C">
        <w:rPr>
          <w:rStyle w:val="FootnoteReference"/>
        </w:rPr>
        <w:footnoteRef/>
      </w:r>
      <w:r w:rsidRPr="000D057C">
        <w:t xml:space="preserve"> For an excellent backgrounder on the historical context of decentralization in Jordan, see </w:t>
      </w:r>
      <w:hyperlink r:id="rId1" w:history="1">
        <w:r w:rsidRPr="7AA453DA">
          <w:rPr>
            <w:rStyle w:val="Hyperlink"/>
            <w:bdr w:val="none" w:sz="0" w:space="0" w:color="auto" w:frame="1"/>
            <w:shd w:val="clear" w:color="auto" w:fill="FFFFFF"/>
          </w:rPr>
          <w:t>Jordan - Third Tourism Development Project</w:t>
        </w:r>
        <w:r w:rsidRPr="000D057C">
          <w:rPr>
            <w:rStyle w:val="Hyperlink"/>
            <w:shd w:val="clear" w:color="auto" w:fill="FFFFFF"/>
          </w:rPr>
          <w:t>: Annex B</w:t>
        </w:r>
      </w:hyperlink>
      <w:r w:rsidRPr="000D057C">
        <w:rPr>
          <w:rStyle w:val="Hyperlink"/>
          <w:shd w:val="clear" w:color="auto" w:fill="FFFFFF"/>
        </w:rPr>
        <w:t xml:space="preserve">. </w:t>
      </w:r>
    </w:p>
  </w:footnote>
  <w:footnote w:id="4">
    <w:p w14:paraId="7361EE41" w14:textId="7594922F" w:rsidR="00DD1610" w:rsidRPr="000D057C" w:rsidRDefault="00DD1610" w:rsidP="005246D8">
      <w:pPr>
        <w:pStyle w:val="FootnoteText"/>
        <w:jc w:val="left"/>
      </w:pPr>
      <w:r w:rsidRPr="000D057C">
        <w:rPr>
          <w:rStyle w:val="FootnoteReference"/>
        </w:rPr>
        <w:footnoteRef/>
      </w:r>
      <w:r w:rsidRPr="000D057C">
        <w:t xml:space="preserve"> See Bergh, 2016, page 81. Also, MOPIC (Ministry of Planning and International Cooperation), 2006, Municipal Joint Service Councils Assessment Study, ERM, 154 p. as quoted in Ababsa 2013. </w:t>
      </w:r>
    </w:p>
  </w:footnote>
  <w:footnote w:id="5">
    <w:p w14:paraId="0EFE2B21" w14:textId="0C949447" w:rsidR="00DD1610" w:rsidRPr="000D057C" w:rsidRDefault="00DD1610" w:rsidP="005246D8">
      <w:pPr>
        <w:pStyle w:val="FootnoteText"/>
        <w:jc w:val="left"/>
      </w:pPr>
      <w:r w:rsidRPr="000D057C">
        <w:rPr>
          <w:rStyle w:val="FootnoteReference"/>
        </w:rPr>
        <w:footnoteRef/>
      </w:r>
      <w:r w:rsidRPr="000D057C">
        <w:t xml:space="preserve"> See Bergh 2016. Also, Jordanian Embassy, </w:t>
      </w:r>
      <w:hyperlink r:id="rId2" w:history="1">
        <w:r w:rsidRPr="000D057C">
          <w:rPr>
            <w:rStyle w:val="Hyperlink"/>
          </w:rPr>
          <w:t>About Local Government</w:t>
        </w:r>
      </w:hyperlink>
      <w:r w:rsidRPr="000D057C">
        <w:t xml:space="preserve">. </w:t>
      </w:r>
    </w:p>
  </w:footnote>
  <w:footnote w:id="6">
    <w:p w14:paraId="47C939AD" w14:textId="65349116" w:rsidR="00DD1610" w:rsidRPr="000D057C" w:rsidRDefault="00DD1610" w:rsidP="005246D8">
      <w:pPr>
        <w:pStyle w:val="FootnoteText"/>
        <w:jc w:val="left"/>
      </w:pPr>
      <w:r w:rsidRPr="000D057C">
        <w:rPr>
          <w:rStyle w:val="FootnoteReference"/>
        </w:rPr>
        <w:footnoteRef/>
      </w:r>
      <w:r w:rsidRPr="000D057C">
        <w:t xml:space="preserve"> See OECD, 2017. </w:t>
      </w:r>
    </w:p>
  </w:footnote>
  <w:footnote w:id="7">
    <w:p w14:paraId="0DB66D87" w14:textId="2CAED47B" w:rsidR="00DD1610" w:rsidRPr="000D057C" w:rsidRDefault="00DD1610">
      <w:pPr>
        <w:pStyle w:val="FootnoteText"/>
      </w:pPr>
      <w:r w:rsidRPr="000D057C">
        <w:rPr>
          <w:rStyle w:val="FootnoteReference"/>
        </w:rPr>
        <w:footnoteRef/>
      </w:r>
      <w:r w:rsidRPr="000D057C">
        <w:t xml:space="preserve"> Ibid </w:t>
      </w:r>
    </w:p>
  </w:footnote>
  <w:footnote w:id="8">
    <w:p w14:paraId="491A4AAE" w14:textId="287B827A" w:rsidR="00DD1610" w:rsidRPr="000D057C" w:rsidRDefault="00DD1610">
      <w:pPr>
        <w:pStyle w:val="FootnoteText"/>
      </w:pPr>
      <w:r w:rsidRPr="000D057C">
        <w:rPr>
          <w:rStyle w:val="FootnoteReference"/>
        </w:rPr>
        <w:footnoteRef/>
      </w:r>
      <w:r w:rsidRPr="000D057C">
        <w:t xml:space="preserve"> Chemonics leads a consortium of implementing partners consisting of VNG International, Planet Partnerships, ConsultUs, and Interdisciplinary Research Consultants. </w:t>
      </w:r>
    </w:p>
  </w:footnote>
  <w:footnote w:id="9">
    <w:p w14:paraId="1BDA5703" w14:textId="5E9DDC36" w:rsidR="00DD1610" w:rsidRPr="000D057C" w:rsidRDefault="00DD1610">
      <w:pPr>
        <w:pStyle w:val="FootnoteText"/>
      </w:pPr>
      <w:r w:rsidRPr="000D057C">
        <w:rPr>
          <w:rStyle w:val="FootnoteReference"/>
        </w:rPr>
        <w:footnoteRef/>
      </w:r>
      <w:r w:rsidRPr="000D057C">
        <w:t xml:space="preserve"> Municipal responsiveness can be defined as municipality governance listening to and addressing peoples’ needs in an open and efficient manner.</w:t>
      </w:r>
    </w:p>
  </w:footnote>
  <w:footnote w:id="10">
    <w:p w14:paraId="55A034AD" w14:textId="4F7E91B5" w:rsidR="00DD1610" w:rsidRPr="000D057C" w:rsidRDefault="00DD1610">
      <w:pPr>
        <w:pStyle w:val="FootnoteText"/>
      </w:pPr>
      <w:r w:rsidRPr="000D057C">
        <w:rPr>
          <w:rStyle w:val="FootnoteReference"/>
        </w:rPr>
        <w:footnoteRef/>
      </w:r>
      <w:r w:rsidRPr="000D057C">
        <w:t xml:space="preserve"> Municipal effectiveness can be defined by perceptions of the degree to which municipal leaders and administrators can formulate and implement policies that address citizen needs, the perceived quality and maintenance of existing and requested public services, and the perceived credibility of the government to follow through on citizen needs.</w:t>
      </w:r>
    </w:p>
  </w:footnote>
  <w:footnote w:id="11">
    <w:p w14:paraId="27745A53" w14:textId="71AE3A83" w:rsidR="00DD1610" w:rsidRPr="000D057C" w:rsidRDefault="00DD1610">
      <w:pPr>
        <w:pStyle w:val="FootnoteText"/>
      </w:pPr>
      <w:r w:rsidRPr="000D057C">
        <w:rPr>
          <w:rStyle w:val="FootnoteReference"/>
        </w:rPr>
        <w:footnoteRef/>
      </w:r>
      <w:r w:rsidRPr="000D057C">
        <w:t xml:space="preserve"> The ability to address common problems refers to the perception of how political, tribal, gender, religious, or other affiliations influence a municipality’s response to citizen needs and requests, as well as the ability of municipality leadership to coordinate without inequitable concession to these affiliations. </w:t>
      </w:r>
    </w:p>
  </w:footnote>
  <w:footnote w:id="12">
    <w:p w14:paraId="2E241B75" w14:textId="77777777" w:rsidR="00DD1610" w:rsidRPr="000D057C" w:rsidRDefault="00DD1610" w:rsidP="00F2233E">
      <w:pPr>
        <w:pStyle w:val="FootnoteText"/>
      </w:pPr>
      <w:r w:rsidRPr="000D057C">
        <w:rPr>
          <w:rStyle w:val="FootnoteReference"/>
        </w:rPr>
        <w:footnoteRef/>
      </w:r>
      <w:r w:rsidRPr="000D057C">
        <w:t xml:space="preserve"> Other measures, such as citizen perception of local government responsiveness and effectiveness, are more impactful. However, improvement in MICA scores are seen as directly within CITIES’ manageable interests to achieve, while changes in citizen perception are subject to multiple factors outside of CITIES’ control and are also difficult to measure with the necessary precision to attribute to the CITIES activity.</w:t>
      </w:r>
    </w:p>
  </w:footnote>
  <w:footnote w:id="13">
    <w:p w14:paraId="51B5FDF3" w14:textId="3F0A5D3D" w:rsidR="00DD1610" w:rsidRDefault="00DD1610">
      <w:pPr>
        <w:pStyle w:val="FootnoteText"/>
      </w:pPr>
      <w:r>
        <w:rPr>
          <w:rStyle w:val="FootnoteReference"/>
        </w:rPr>
        <w:footnoteRef/>
      </w:r>
      <w:r>
        <w:t xml:space="preserve"> </w:t>
      </w:r>
      <w:r w:rsidRPr="7AA453DA">
        <w:rPr>
          <w:rFonts w:eastAsia="Gill Sans MT" w:cs="Gill Sans MT"/>
        </w:rPr>
        <w:t>Mapping of Development Partners Interventions in Supporting Local Governance: Local Development in Jordan, 2018, p.6.</w:t>
      </w:r>
    </w:p>
  </w:footnote>
  <w:footnote w:id="14">
    <w:p w14:paraId="320A0E22" w14:textId="5E7A63EA" w:rsidR="00DD1610" w:rsidRDefault="00DD1610">
      <w:pPr>
        <w:pStyle w:val="FootnoteText"/>
      </w:pPr>
      <w:r>
        <w:rPr>
          <w:rStyle w:val="FootnoteReference"/>
        </w:rPr>
        <w:footnoteRef/>
      </w:r>
      <w:r>
        <w:t xml:space="preserve"> Ibid.</w:t>
      </w:r>
    </w:p>
  </w:footnote>
  <w:footnote w:id="15">
    <w:p w14:paraId="6ED2124B" w14:textId="5B95BF94" w:rsidR="00DD1610" w:rsidRPr="00CC7C14" w:rsidRDefault="00DD1610" w:rsidP="00786D53">
      <w:pPr>
        <w:pStyle w:val="FootnoteText"/>
      </w:pPr>
      <w:r>
        <w:rPr>
          <w:rStyle w:val="FootnoteReference"/>
        </w:rPr>
        <w:footnoteRef/>
      </w:r>
      <w:r>
        <w:t xml:space="preserve"> After removing the ten class A municipalities, class B-D municipalities were matched on the criteria of overall and refugee populations, poverty rate, and presence of either CEP or ESSRP. A set of 15 comparison municipalities were selected that, in aggregate, were most closely balanced against the set of 23 treatment municipalities – again in aggregate. From this initial specification, the matching process was re-run to select 15 out of the 23 treatment municipalities that represented the closest aggregate match to the 15 comparison municipalities.   </w:t>
      </w:r>
    </w:p>
    <w:p w14:paraId="0E58EB8E" w14:textId="69044996" w:rsidR="00DD1610" w:rsidRDefault="00DD1610">
      <w:pPr>
        <w:pStyle w:val="FootnoteText"/>
      </w:pPr>
    </w:p>
  </w:footnote>
  <w:footnote w:id="16">
    <w:p w14:paraId="5F2A06BD" w14:textId="3FD3B1E2" w:rsidR="00DD1610" w:rsidRDefault="00DD1610">
      <w:pPr>
        <w:pStyle w:val="FootnoteText"/>
      </w:pPr>
      <w:r>
        <w:rPr>
          <w:rStyle w:val="FootnoteReference"/>
        </w:rPr>
        <w:footnoteRef/>
      </w:r>
      <w:r>
        <w:t xml:space="preserve"> In the event that the evaluation finds a CITIES treatment effect among class B-D municipalities, the chief interest in the first configuration will be to observe the extent to which such an effect may replicate among class A municipalities. </w:t>
      </w:r>
    </w:p>
  </w:footnote>
  <w:footnote w:id="17">
    <w:p w14:paraId="44D59AD9" w14:textId="6EC81C9A" w:rsidR="00DD1610" w:rsidRDefault="00DD1610">
      <w:pPr>
        <w:pStyle w:val="FootnoteText"/>
      </w:pPr>
      <w:r>
        <w:rPr>
          <w:rStyle w:val="FootnoteReference"/>
        </w:rPr>
        <w:footnoteRef/>
      </w:r>
      <w:r>
        <w:t xml:space="preserve"> Ideally, any CITIES treatment effect will persist across each of these two configurations. </w:t>
      </w:r>
    </w:p>
  </w:footnote>
  <w:footnote w:id="18">
    <w:p w14:paraId="1BB431A6" w14:textId="77777777" w:rsidR="00DD1610" w:rsidRDefault="00DD1610" w:rsidP="005E4EDE">
      <w:pPr>
        <w:pStyle w:val="FootnoteText"/>
      </w:pPr>
      <w:r>
        <w:rPr>
          <w:rStyle w:val="FootnoteReference"/>
        </w:rPr>
        <w:footnoteRef/>
      </w:r>
      <w:r>
        <w:t xml:space="preserve"> There is a 0.57 Pearson correlation coefficient between employees and total MICA score (p &lt;0.01), but this is likely not robust to multivariate analysis given the many other confounders for municipality performance. Budget expenditure and own revenue have negative correlation coefficients -0.27 and -0.12, respectively, but these are not significant. </w:t>
      </w:r>
    </w:p>
  </w:footnote>
  <w:footnote w:id="19">
    <w:p w14:paraId="60E0E5AB" w14:textId="77777777" w:rsidR="00DD1610" w:rsidRPr="000D057C" w:rsidRDefault="00DD1610" w:rsidP="002B5BC0">
      <w:pPr>
        <w:pStyle w:val="FootnoteText"/>
      </w:pPr>
      <w:r w:rsidRPr="000D057C">
        <w:rPr>
          <w:rStyle w:val="FootnoteReference"/>
        </w:rPr>
        <w:footnoteRef/>
      </w:r>
      <w:r w:rsidRPr="000D057C">
        <w:t xml:space="preserve"> Other measures, such as citizen perception of local government responsiveness and effectiveness, are more impactful. However, improvement in MICA scores are seen as directly within CITIES’ manageable interests to achieve, while changes in citizen perception are subject to multiple factors outside of CITIES’ control and are also difficult to measure with the necessary precision to attribute to the CITIES activity.</w:t>
      </w:r>
    </w:p>
  </w:footnote>
  <w:footnote w:id="20">
    <w:p w14:paraId="2ED7C75C" w14:textId="77777777" w:rsidR="00DD1610" w:rsidRPr="000D057C" w:rsidRDefault="00DD1610" w:rsidP="002B5BC0">
      <w:pPr>
        <w:pStyle w:val="FootnoteText"/>
      </w:pPr>
      <w:r w:rsidRPr="000D057C">
        <w:rPr>
          <w:rStyle w:val="FootnoteReference"/>
        </w:rPr>
        <w:footnoteRef/>
      </w:r>
      <w:r w:rsidRPr="000D057C">
        <w:t xml:space="preserve"> The evaluation team thanks George Hartman, CITIES team lead for Component 1 Service Delivery, for his generous donation of time to support the effort, and to allow evaluation team scorers to accompany his own staff.</w:t>
      </w:r>
    </w:p>
  </w:footnote>
  <w:footnote w:id="21">
    <w:p w14:paraId="1409CB8A" w14:textId="77777777" w:rsidR="00DD1610" w:rsidRPr="000D057C" w:rsidRDefault="00DD1610" w:rsidP="000701C1">
      <w:pPr>
        <w:pStyle w:val="FootnoteText"/>
      </w:pPr>
      <w:r w:rsidRPr="000D057C">
        <w:rPr>
          <w:rStyle w:val="FootnoteReference"/>
        </w:rPr>
        <w:footnoteRef/>
      </w:r>
      <w:r w:rsidRPr="000D057C">
        <w:t xml:space="preserve"> The introduction will be tailored to the various types of respondents targeted for data collection.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07E289" w14:textId="77777777" w:rsidR="00DD1610" w:rsidRDefault="00DD16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A07A25" w14:textId="7C96F200" w:rsidR="00DD1610" w:rsidRDefault="00DD1610">
    <w:pPr>
      <w:pStyle w:val="Header"/>
    </w:pPr>
  </w:p>
  <w:p w14:paraId="3ACE0411" w14:textId="77777777" w:rsidR="00DD1610" w:rsidRDefault="00DD1610"/>
  <w:p w14:paraId="59AC52F5" w14:textId="77777777" w:rsidR="00DD1610" w:rsidRDefault="00DD16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13F50"/>
    <w:multiLevelType w:val="hybridMultilevel"/>
    <w:tmpl w:val="9E76ACFC"/>
    <w:lvl w:ilvl="0" w:tplc="E5D47302">
      <w:start w:val="3"/>
      <w:numFmt w:val="bullet"/>
      <w:lvlText w:val="-"/>
      <w:lvlJc w:val="left"/>
      <w:pPr>
        <w:ind w:left="720" w:hanging="360"/>
      </w:pPr>
      <w:rPr>
        <w:rFonts w:ascii="Gill Sans MT" w:eastAsia="Calibri" w:hAnsi="Gill Sans M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C1B1B"/>
    <w:multiLevelType w:val="hybridMultilevel"/>
    <w:tmpl w:val="04CE9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21CE2"/>
    <w:multiLevelType w:val="hybridMultilevel"/>
    <w:tmpl w:val="84D4276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 w15:restartNumberingAfterBreak="0">
    <w:nsid w:val="07A150D9"/>
    <w:multiLevelType w:val="hybridMultilevel"/>
    <w:tmpl w:val="4588BF00"/>
    <w:lvl w:ilvl="0" w:tplc="D49E310E">
      <w:start w:val="201"/>
      <w:numFmt w:val="bullet"/>
      <w:lvlText w:val="-"/>
      <w:lvlJc w:val="left"/>
      <w:pPr>
        <w:ind w:left="360" w:hanging="360"/>
      </w:pPr>
      <w:rPr>
        <w:rFonts w:ascii="Gill Sans MT" w:eastAsia="Times New Roman" w:hAnsi="Gill Sans MT" w:cs="Gill San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820196"/>
    <w:multiLevelType w:val="hybridMultilevel"/>
    <w:tmpl w:val="0AC43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EB4BB4"/>
    <w:multiLevelType w:val="hybridMultilevel"/>
    <w:tmpl w:val="DBE8D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C3405"/>
    <w:multiLevelType w:val="hybridMultilevel"/>
    <w:tmpl w:val="35A6954E"/>
    <w:lvl w:ilvl="0" w:tplc="8FDC7D1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12A0398"/>
    <w:multiLevelType w:val="hybridMultilevel"/>
    <w:tmpl w:val="3C3C2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540BFB"/>
    <w:multiLevelType w:val="hybridMultilevel"/>
    <w:tmpl w:val="838AD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B00FFC"/>
    <w:multiLevelType w:val="hybridMultilevel"/>
    <w:tmpl w:val="B4DA91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C4091D"/>
    <w:multiLevelType w:val="hybridMultilevel"/>
    <w:tmpl w:val="86062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4F6772"/>
    <w:multiLevelType w:val="hybridMultilevel"/>
    <w:tmpl w:val="828A7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AC789E"/>
    <w:multiLevelType w:val="hybridMultilevel"/>
    <w:tmpl w:val="308238AE"/>
    <w:lvl w:ilvl="0" w:tplc="DC483BC2">
      <w:start w:val="1"/>
      <w:numFmt w:val="bullet"/>
      <w:lvlText w:val=""/>
      <w:lvlJc w:val="left"/>
      <w:pPr>
        <w:ind w:left="720" w:hanging="360"/>
      </w:pPr>
      <w:rPr>
        <w:rFonts w:ascii="Symbol" w:hAnsi="Symbol" w:hint="default"/>
      </w:rPr>
    </w:lvl>
    <w:lvl w:ilvl="1" w:tplc="D53E6560">
      <w:start w:val="1"/>
      <w:numFmt w:val="bullet"/>
      <w:lvlText w:val="o"/>
      <w:lvlJc w:val="left"/>
      <w:pPr>
        <w:ind w:left="1440" w:hanging="360"/>
      </w:pPr>
      <w:rPr>
        <w:rFonts w:ascii="Courier New" w:hAnsi="Courier New" w:hint="default"/>
      </w:rPr>
    </w:lvl>
    <w:lvl w:ilvl="2" w:tplc="9A20539A">
      <w:start w:val="1"/>
      <w:numFmt w:val="bullet"/>
      <w:lvlText w:val=""/>
      <w:lvlJc w:val="left"/>
      <w:pPr>
        <w:ind w:left="2160" w:hanging="360"/>
      </w:pPr>
      <w:rPr>
        <w:rFonts w:ascii="Wingdings" w:hAnsi="Wingdings" w:hint="default"/>
      </w:rPr>
    </w:lvl>
    <w:lvl w:ilvl="3" w:tplc="CEA4104A">
      <w:start w:val="1"/>
      <w:numFmt w:val="bullet"/>
      <w:lvlText w:val=""/>
      <w:lvlJc w:val="left"/>
      <w:pPr>
        <w:ind w:left="2880" w:hanging="360"/>
      </w:pPr>
      <w:rPr>
        <w:rFonts w:ascii="Symbol" w:hAnsi="Symbol" w:hint="default"/>
      </w:rPr>
    </w:lvl>
    <w:lvl w:ilvl="4" w:tplc="28EEB32C">
      <w:start w:val="1"/>
      <w:numFmt w:val="bullet"/>
      <w:lvlText w:val="o"/>
      <w:lvlJc w:val="left"/>
      <w:pPr>
        <w:ind w:left="3600" w:hanging="360"/>
      </w:pPr>
      <w:rPr>
        <w:rFonts w:ascii="Courier New" w:hAnsi="Courier New" w:hint="default"/>
      </w:rPr>
    </w:lvl>
    <w:lvl w:ilvl="5" w:tplc="2C5C102E">
      <w:start w:val="1"/>
      <w:numFmt w:val="bullet"/>
      <w:lvlText w:val=""/>
      <w:lvlJc w:val="left"/>
      <w:pPr>
        <w:ind w:left="4320" w:hanging="360"/>
      </w:pPr>
      <w:rPr>
        <w:rFonts w:ascii="Wingdings" w:hAnsi="Wingdings" w:hint="default"/>
      </w:rPr>
    </w:lvl>
    <w:lvl w:ilvl="6" w:tplc="3BB4E27E">
      <w:start w:val="1"/>
      <w:numFmt w:val="bullet"/>
      <w:lvlText w:val=""/>
      <w:lvlJc w:val="left"/>
      <w:pPr>
        <w:ind w:left="5040" w:hanging="360"/>
      </w:pPr>
      <w:rPr>
        <w:rFonts w:ascii="Symbol" w:hAnsi="Symbol" w:hint="default"/>
      </w:rPr>
    </w:lvl>
    <w:lvl w:ilvl="7" w:tplc="C1E8989C">
      <w:start w:val="1"/>
      <w:numFmt w:val="bullet"/>
      <w:lvlText w:val="o"/>
      <w:lvlJc w:val="left"/>
      <w:pPr>
        <w:ind w:left="5760" w:hanging="360"/>
      </w:pPr>
      <w:rPr>
        <w:rFonts w:ascii="Courier New" w:hAnsi="Courier New" w:hint="default"/>
      </w:rPr>
    </w:lvl>
    <w:lvl w:ilvl="8" w:tplc="08CE2C6A">
      <w:start w:val="1"/>
      <w:numFmt w:val="bullet"/>
      <w:lvlText w:val=""/>
      <w:lvlJc w:val="left"/>
      <w:pPr>
        <w:ind w:left="6480" w:hanging="360"/>
      </w:pPr>
      <w:rPr>
        <w:rFonts w:ascii="Wingdings" w:hAnsi="Wingdings" w:hint="default"/>
      </w:rPr>
    </w:lvl>
  </w:abstractNum>
  <w:abstractNum w:abstractNumId="13" w15:restartNumberingAfterBreak="0">
    <w:nsid w:val="35C91FCB"/>
    <w:multiLevelType w:val="hybridMultilevel"/>
    <w:tmpl w:val="EEDE4E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2650C"/>
    <w:multiLevelType w:val="hybridMultilevel"/>
    <w:tmpl w:val="88128B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A658AF"/>
    <w:multiLevelType w:val="hybridMultilevel"/>
    <w:tmpl w:val="EB304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D32466"/>
    <w:multiLevelType w:val="hybridMultilevel"/>
    <w:tmpl w:val="482082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ED1419"/>
    <w:multiLevelType w:val="hybridMultilevel"/>
    <w:tmpl w:val="88128B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B17017"/>
    <w:multiLevelType w:val="hybridMultilevel"/>
    <w:tmpl w:val="07E4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0E379D"/>
    <w:multiLevelType w:val="hybridMultilevel"/>
    <w:tmpl w:val="5D16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D501C4"/>
    <w:multiLevelType w:val="hybridMultilevel"/>
    <w:tmpl w:val="E5E06E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5C5B3A"/>
    <w:multiLevelType w:val="hybridMultilevel"/>
    <w:tmpl w:val="1F3A4A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172A74"/>
    <w:multiLevelType w:val="hybridMultilevel"/>
    <w:tmpl w:val="D7103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342231"/>
    <w:multiLevelType w:val="hybridMultilevel"/>
    <w:tmpl w:val="4538D498"/>
    <w:lvl w:ilvl="0" w:tplc="8CD8AAE2">
      <w:numFmt w:val="bullet"/>
      <w:lvlText w:val="-"/>
      <w:lvlJc w:val="left"/>
      <w:pPr>
        <w:ind w:left="720" w:hanging="360"/>
      </w:pPr>
      <w:rPr>
        <w:rFonts w:ascii="Gill Sans MT" w:eastAsia="Calibri" w:hAnsi="Gill Sans M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C913B7"/>
    <w:multiLevelType w:val="hybridMultilevel"/>
    <w:tmpl w:val="9AFACDDE"/>
    <w:lvl w:ilvl="0" w:tplc="0409000F">
      <w:start w:val="1"/>
      <w:numFmt w:val="decimal"/>
      <w:lvlText w:val="%1."/>
      <w:lvlJc w:val="left"/>
      <w:pPr>
        <w:ind w:left="798" w:hanging="360"/>
      </w:pPr>
    </w:lvl>
    <w:lvl w:ilvl="1" w:tplc="04090019" w:tentative="1">
      <w:start w:val="1"/>
      <w:numFmt w:val="lowerLetter"/>
      <w:lvlText w:val="%2."/>
      <w:lvlJc w:val="left"/>
      <w:pPr>
        <w:ind w:left="1518" w:hanging="360"/>
      </w:pPr>
    </w:lvl>
    <w:lvl w:ilvl="2" w:tplc="0409001B" w:tentative="1">
      <w:start w:val="1"/>
      <w:numFmt w:val="lowerRoman"/>
      <w:lvlText w:val="%3."/>
      <w:lvlJc w:val="right"/>
      <w:pPr>
        <w:ind w:left="2238" w:hanging="180"/>
      </w:pPr>
    </w:lvl>
    <w:lvl w:ilvl="3" w:tplc="0409000F" w:tentative="1">
      <w:start w:val="1"/>
      <w:numFmt w:val="decimal"/>
      <w:lvlText w:val="%4."/>
      <w:lvlJc w:val="left"/>
      <w:pPr>
        <w:ind w:left="2958" w:hanging="360"/>
      </w:pPr>
    </w:lvl>
    <w:lvl w:ilvl="4" w:tplc="04090019" w:tentative="1">
      <w:start w:val="1"/>
      <w:numFmt w:val="lowerLetter"/>
      <w:lvlText w:val="%5."/>
      <w:lvlJc w:val="left"/>
      <w:pPr>
        <w:ind w:left="3678" w:hanging="360"/>
      </w:pPr>
    </w:lvl>
    <w:lvl w:ilvl="5" w:tplc="0409001B" w:tentative="1">
      <w:start w:val="1"/>
      <w:numFmt w:val="lowerRoman"/>
      <w:lvlText w:val="%6."/>
      <w:lvlJc w:val="right"/>
      <w:pPr>
        <w:ind w:left="4398" w:hanging="180"/>
      </w:pPr>
    </w:lvl>
    <w:lvl w:ilvl="6" w:tplc="0409000F" w:tentative="1">
      <w:start w:val="1"/>
      <w:numFmt w:val="decimal"/>
      <w:lvlText w:val="%7."/>
      <w:lvlJc w:val="left"/>
      <w:pPr>
        <w:ind w:left="5118" w:hanging="360"/>
      </w:pPr>
    </w:lvl>
    <w:lvl w:ilvl="7" w:tplc="04090019" w:tentative="1">
      <w:start w:val="1"/>
      <w:numFmt w:val="lowerLetter"/>
      <w:lvlText w:val="%8."/>
      <w:lvlJc w:val="left"/>
      <w:pPr>
        <w:ind w:left="5838" w:hanging="360"/>
      </w:pPr>
    </w:lvl>
    <w:lvl w:ilvl="8" w:tplc="0409001B" w:tentative="1">
      <w:start w:val="1"/>
      <w:numFmt w:val="lowerRoman"/>
      <w:lvlText w:val="%9."/>
      <w:lvlJc w:val="right"/>
      <w:pPr>
        <w:ind w:left="6558" w:hanging="180"/>
      </w:pPr>
    </w:lvl>
  </w:abstractNum>
  <w:abstractNum w:abstractNumId="25" w15:restartNumberingAfterBreak="0">
    <w:nsid w:val="64A27382"/>
    <w:multiLevelType w:val="hybridMultilevel"/>
    <w:tmpl w:val="14AEDCF6"/>
    <w:lvl w:ilvl="0" w:tplc="C7A47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030020"/>
    <w:multiLevelType w:val="hybridMultilevel"/>
    <w:tmpl w:val="F5964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5A0198"/>
    <w:multiLevelType w:val="hybridMultilevel"/>
    <w:tmpl w:val="1610D418"/>
    <w:lvl w:ilvl="0" w:tplc="16865A40">
      <w:start w:val="1"/>
      <w:numFmt w:val="bullet"/>
      <w:pStyle w:val="Box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7353005"/>
    <w:multiLevelType w:val="hybridMultilevel"/>
    <w:tmpl w:val="E3D03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43429B"/>
    <w:multiLevelType w:val="hybridMultilevel"/>
    <w:tmpl w:val="E0ACA62E"/>
    <w:lvl w:ilvl="0" w:tplc="0409000F">
      <w:start w:val="1"/>
      <w:numFmt w:val="decimal"/>
      <w:lvlText w:val="%1."/>
      <w:lvlJc w:val="left"/>
      <w:pPr>
        <w:ind w:left="798" w:hanging="360"/>
      </w:pPr>
    </w:lvl>
    <w:lvl w:ilvl="1" w:tplc="04090019" w:tentative="1">
      <w:start w:val="1"/>
      <w:numFmt w:val="lowerLetter"/>
      <w:lvlText w:val="%2."/>
      <w:lvlJc w:val="left"/>
      <w:pPr>
        <w:ind w:left="1518" w:hanging="360"/>
      </w:pPr>
    </w:lvl>
    <w:lvl w:ilvl="2" w:tplc="0409001B" w:tentative="1">
      <w:start w:val="1"/>
      <w:numFmt w:val="lowerRoman"/>
      <w:lvlText w:val="%3."/>
      <w:lvlJc w:val="right"/>
      <w:pPr>
        <w:ind w:left="2238" w:hanging="180"/>
      </w:pPr>
    </w:lvl>
    <w:lvl w:ilvl="3" w:tplc="0409000F" w:tentative="1">
      <w:start w:val="1"/>
      <w:numFmt w:val="decimal"/>
      <w:lvlText w:val="%4."/>
      <w:lvlJc w:val="left"/>
      <w:pPr>
        <w:ind w:left="2958" w:hanging="360"/>
      </w:pPr>
    </w:lvl>
    <w:lvl w:ilvl="4" w:tplc="04090019" w:tentative="1">
      <w:start w:val="1"/>
      <w:numFmt w:val="lowerLetter"/>
      <w:lvlText w:val="%5."/>
      <w:lvlJc w:val="left"/>
      <w:pPr>
        <w:ind w:left="3678" w:hanging="360"/>
      </w:pPr>
    </w:lvl>
    <w:lvl w:ilvl="5" w:tplc="0409001B" w:tentative="1">
      <w:start w:val="1"/>
      <w:numFmt w:val="lowerRoman"/>
      <w:lvlText w:val="%6."/>
      <w:lvlJc w:val="right"/>
      <w:pPr>
        <w:ind w:left="4398" w:hanging="180"/>
      </w:pPr>
    </w:lvl>
    <w:lvl w:ilvl="6" w:tplc="0409000F" w:tentative="1">
      <w:start w:val="1"/>
      <w:numFmt w:val="decimal"/>
      <w:lvlText w:val="%7."/>
      <w:lvlJc w:val="left"/>
      <w:pPr>
        <w:ind w:left="5118" w:hanging="360"/>
      </w:pPr>
    </w:lvl>
    <w:lvl w:ilvl="7" w:tplc="04090019" w:tentative="1">
      <w:start w:val="1"/>
      <w:numFmt w:val="lowerLetter"/>
      <w:lvlText w:val="%8."/>
      <w:lvlJc w:val="left"/>
      <w:pPr>
        <w:ind w:left="5838" w:hanging="360"/>
      </w:pPr>
    </w:lvl>
    <w:lvl w:ilvl="8" w:tplc="0409001B" w:tentative="1">
      <w:start w:val="1"/>
      <w:numFmt w:val="lowerRoman"/>
      <w:lvlText w:val="%9."/>
      <w:lvlJc w:val="right"/>
      <w:pPr>
        <w:ind w:left="6558" w:hanging="180"/>
      </w:pPr>
    </w:lvl>
  </w:abstractNum>
  <w:abstractNum w:abstractNumId="30" w15:restartNumberingAfterBreak="0">
    <w:nsid w:val="7068195F"/>
    <w:multiLevelType w:val="hybridMultilevel"/>
    <w:tmpl w:val="F1840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62431A"/>
    <w:multiLevelType w:val="hybridMultilevel"/>
    <w:tmpl w:val="9BFA5770"/>
    <w:lvl w:ilvl="0" w:tplc="8C6EE7E4">
      <w:numFmt w:val="bullet"/>
      <w:lvlText w:val="-"/>
      <w:lvlJc w:val="left"/>
      <w:pPr>
        <w:ind w:left="720" w:hanging="360"/>
      </w:pPr>
      <w:rPr>
        <w:rFonts w:ascii="Gill Sans MT" w:eastAsia="Calibri" w:hAnsi="Gill Sans M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39796E"/>
    <w:multiLevelType w:val="hybridMultilevel"/>
    <w:tmpl w:val="6D827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CD474A"/>
    <w:multiLevelType w:val="hybridMultilevel"/>
    <w:tmpl w:val="3B546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5B4FB3"/>
    <w:multiLevelType w:val="hybridMultilevel"/>
    <w:tmpl w:val="A70E6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7"/>
  </w:num>
  <w:num w:numId="3">
    <w:abstractNumId w:val="0"/>
  </w:num>
  <w:num w:numId="4">
    <w:abstractNumId w:val="7"/>
  </w:num>
  <w:num w:numId="5">
    <w:abstractNumId w:val="3"/>
  </w:num>
  <w:num w:numId="6">
    <w:abstractNumId w:val="6"/>
  </w:num>
  <w:num w:numId="7">
    <w:abstractNumId w:val="2"/>
  </w:num>
  <w:num w:numId="8">
    <w:abstractNumId w:val="19"/>
  </w:num>
  <w:num w:numId="9">
    <w:abstractNumId w:val="22"/>
  </w:num>
  <w:num w:numId="10">
    <w:abstractNumId w:val="10"/>
  </w:num>
  <w:num w:numId="11">
    <w:abstractNumId w:val="21"/>
  </w:num>
  <w:num w:numId="12">
    <w:abstractNumId w:val="14"/>
  </w:num>
  <w:num w:numId="13">
    <w:abstractNumId w:val="17"/>
  </w:num>
  <w:num w:numId="14">
    <w:abstractNumId w:val="20"/>
  </w:num>
  <w:num w:numId="15">
    <w:abstractNumId w:val="11"/>
  </w:num>
  <w:num w:numId="16">
    <w:abstractNumId w:val="8"/>
  </w:num>
  <w:num w:numId="17">
    <w:abstractNumId w:val="16"/>
  </w:num>
  <w:num w:numId="18">
    <w:abstractNumId w:val="13"/>
  </w:num>
  <w:num w:numId="19">
    <w:abstractNumId w:val="15"/>
  </w:num>
  <w:num w:numId="20">
    <w:abstractNumId w:val="5"/>
  </w:num>
  <w:num w:numId="21">
    <w:abstractNumId w:val="1"/>
  </w:num>
  <w:num w:numId="22">
    <w:abstractNumId w:val="34"/>
  </w:num>
  <w:num w:numId="23">
    <w:abstractNumId w:val="25"/>
  </w:num>
  <w:num w:numId="24">
    <w:abstractNumId w:val="31"/>
  </w:num>
  <w:num w:numId="25">
    <w:abstractNumId w:val="23"/>
  </w:num>
  <w:num w:numId="26">
    <w:abstractNumId w:val="9"/>
  </w:num>
  <w:num w:numId="27">
    <w:abstractNumId w:val="4"/>
  </w:num>
  <w:num w:numId="28">
    <w:abstractNumId w:val="26"/>
  </w:num>
  <w:num w:numId="29">
    <w:abstractNumId w:val="30"/>
  </w:num>
  <w:num w:numId="30">
    <w:abstractNumId w:val="18"/>
  </w:num>
  <w:num w:numId="31">
    <w:abstractNumId w:val="28"/>
  </w:num>
  <w:num w:numId="32">
    <w:abstractNumId w:val="32"/>
  </w:num>
  <w:num w:numId="33">
    <w:abstractNumId w:val="24"/>
  </w:num>
  <w:num w:numId="34">
    <w:abstractNumId w:val="29"/>
  </w:num>
  <w:num w:numId="35">
    <w:abstractNumId w:val="33"/>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tterson-Stein, Jacob">
    <w15:presenceInfo w15:providerId="None" w15:userId="Patterson-Stein, Jacob"/>
  </w15:person>
  <w15:person w15:author="Nikki Zimmerman">
    <w15:presenceInfo w15:providerId="None" w15:userId="Nikki Zimmerman"/>
  </w15:person>
  <w15:person w15:author="Dan Killian">
    <w15:presenceInfo w15:providerId="Windows Live" w15:userId="a2580c9a04dd38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7B0"/>
    <w:rsid w:val="000003A9"/>
    <w:rsid w:val="000011AD"/>
    <w:rsid w:val="000044D2"/>
    <w:rsid w:val="00004626"/>
    <w:rsid w:val="00006DD0"/>
    <w:rsid w:val="00007182"/>
    <w:rsid w:val="000076B6"/>
    <w:rsid w:val="00007D9C"/>
    <w:rsid w:val="00013B3B"/>
    <w:rsid w:val="0001503E"/>
    <w:rsid w:val="00015530"/>
    <w:rsid w:val="00015750"/>
    <w:rsid w:val="00015F78"/>
    <w:rsid w:val="00016C5B"/>
    <w:rsid w:val="000204AF"/>
    <w:rsid w:val="0002060F"/>
    <w:rsid w:val="00020856"/>
    <w:rsid w:val="00020F79"/>
    <w:rsid w:val="0002340C"/>
    <w:rsid w:val="00023949"/>
    <w:rsid w:val="0002479A"/>
    <w:rsid w:val="00025845"/>
    <w:rsid w:val="000258AD"/>
    <w:rsid w:val="00026171"/>
    <w:rsid w:val="00027488"/>
    <w:rsid w:val="00027A3E"/>
    <w:rsid w:val="00033627"/>
    <w:rsid w:val="000347BF"/>
    <w:rsid w:val="00034CC7"/>
    <w:rsid w:val="0003605F"/>
    <w:rsid w:val="0003744B"/>
    <w:rsid w:val="00042240"/>
    <w:rsid w:val="0004409A"/>
    <w:rsid w:val="0004448C"/>
    <w:rsid w:val="00050738"/>
    <w:rsid w:val="00050C06"/>
    <w:rsid w:val="00051882"/>
    <w:rsid w:val="00054E7E"/>
    <w:rsid w:val="00057590"/>
    <w:rsid w:val="00062900"/>
    <w:rsid w:val="0006488A"/>
    <w:rsid w:val="00065922"/>
    <w:rsid w:val="00066E39"/>
    <w:rsid w:val="00066E9D"/>
    <w:rsid w:val="000701C1"/>
    <w:rsid w:val="00070FDF"/>
    <w:rsid w:val="0007140D"/>
    <w:rsid w:val="00072961"/>
    <w:rsid w:val="00073303"/>
    <w:rsid w:val="00075363"/>
    <w:rsid w:val="00080BF7"/>
    <w:rsid w:val="0008215E"/>
    <w:rsid w:val="00082643"/>
    <w:rsid w:val="000842A5"/>
    <w:rsid w:val="00084340"/>
    <w:rsid w:val="0008472C"/>
    <w:rsid w:val="000847EA"/>
    <w:rsid w:val="00087264"/>
    <w:rsid w:val="000900E5"/>
    <w:rsid w:val="000911BB"/>
    <w:rsid w:val="00092954"/>
    <w:rsid w:val="000948D5"/>
    <w:rsid w:val="00094CE6"/>
    <w:rsid w:val="00095EEC"/>
    <w:rsid w:val="00095F91"/>
    <w:rsid w:val="00096EAE"/>
    <w:rsid w:val="000976FC"/>
    <w:rsid w:val="00097714"/>
    <w:rsid w:val="000A0584"/>
    <w:rsid w:val="000A0BCE"/>
    <w:rsid w:val="000A0E9A"/>
    <w:rsid w:val="000A33FB"/>
    <w:rsid w:val="000A3EB7"/>
    <w:rsid w:val="000A4A45"/>
    <w:rsid w:val="000A4EAB"/>
    <w:rsid w:val="000A751F"/>
    <w:rsid w:val="000B4DD5"/>
    <w:rsid w:val="000B4EFD"/>
    <w:rsid w:val="000B79DB"/>
    <w:rsid w:val="000B7A75"/>
    <w:rsid w:val="000C0E72"/>
    <w:rsid w:val="000C16C2"/>
    <w:rsid w:val="000C1AD9"/>
    <w:rsid w:val="000C44E8"/>
    <w:rsid w:val="000C4527"/>
    <w:rsid w:val="000C51A6"/>
    <w:rsid w:val="000C5DEE"/>
    <w:rsid w:val="000C7987"/>
    <w:rsid w:val="000D057C"/>
    <w:rsid w:val="000D0AD7"/>
    <w:rsid w:val="000D6CB1"/>
    <w:rsid w:val="000E2E47"/>
    <w:rsid w:val="000E4344"/>
    <w:rsid w:val="000E5509"/>
    <w:rsid w:val="000E6531"/>
    <w:rsid w:val="000F033F"/>
    <w:rsid w:val="000F17B7"/>
    <w:rsid w:val="000F1EAE"/>
    <w:rsid w:val="000F3A6B"/>
    <w:rsid w:val="000F4EBB"/>
    <w:rsid w:val="000F54D6"/>
    <w:rsid w:val="000F62B3"/>
    <w:rsid w:val="000F66DC"/>
    <w:rsid w:val="000F6BB5"/>
    <w:rsid w:val="000F72AE"/>
    <w:rsid w:val="000F7DA4"/>
    <w:rsid w:val="001002D3"/>
    <w:rsid w:val="00102166"/>
    <w:rsid w:val="001023AD"/>
    <w:rsid w:val="00102F79"/>
    <w:rsid w:val="00103DA2"/>
    <w:rsid w:val="00106115"/>
    <w:rsid w:val="00110D95"/>
    <w:rsid w:val="00111B90"/>
    <w:rsid w:val="00114230"/>
    <w:rsid w:val="00114D6F"/>
    <w:rsid w:val="00116BC6"/>
    <w:rsid w:val="00116F14"/>
    <w:rsid w:val="001211FF"/>
    <w:rsid w:val="00122753"/>
    <w:rsid w:val="00123C9A"/>
    <w:rsid w:val="00123D93"/>
    <w:rsid w:val="001242FF"/>
    <w:rsid w:val="0012528D"/>
    <w:rsid w:val="00131B99"/>
    <w:rsid w:val="00135BC4"/>
    <w:rsid w:val="00135F28"/>
    <w:rsid w:val="0013704A"/>
    <w:rsid w:val="001424F8"/>
    <w:rsid w:val="00144D12"/>
    <w:rsid w:val="001518B4"/>
    <w:rsid w:val="00151BB4"/>
    <w:rsid w:val="00152E77"/>
    <w:rsid w:val="00153D57"/>
    <w:rsid w:val="00154403"/>
    <w:rsid w:val="00155579"/>
    <w:rsid w:val="001575ED"/>
    <w:rsid w:val="00157A30"/>
    <w:rsid w:val="00161665"/>
    <w:rsid w:val="00161DAA"/>
    <w:rsid w:val="00163D1D"/>
    <w:rsid w:val="00165BA9"/>
    <w:rsid w:val="001670AC"/>
    <w:rsid w:val="00172D56"/>
    <w:rsid w:val="00174987"/>
    <w:rsid w:val="00175972"/>
    <w:rsid w:val="00176AB2"/>
    <w:rsid w:val="0017749C"/>
    <w:rsid w:val="0018085F"/>
    <w:rsid w:val="0018125B"/>
    <w:rsid w:val="001820D3"/>
    <w:rsid w:val="00182796"/>
    <w:rsid w:val="00183710"/>
    <w:rsid w:val="001838A7"/>
    <w:rsid w:val="00186716"/>
    <w:rsid w:val="00190563"/>
    <w:rsid w:val="001906EC"/>
    <w:rsid w:val="00190B5E"/>
    <w:rsid w:val="001915BD"/>
    <w:rsid w:val="00191C1B"/>
    <w:rsid w:val="001A0780"/>
    <w:rsid w:val="001A3621"/>
    <w:rsid w:val="001A3EDA"/>
    <w:rsid w:val="001A423D"/>
    <w:rsid w:val="001A6971"/>
    <w:rsid w:val="001A69E1"/>
    <w:rsid w:val="001A6EAD"/>
    <w:rsid w:val="001B1384"/>
    <w:rsid w:val="001B1C49"/>
    <w:rsid w:val="001B3605"/>
    <w:rsid w:val="001B3DDE"/>
    <w:rsid w:val="001B50AE"/>
    <w:rsid w:val="001B5A94"/>
    <w:rsid w:val="001B69D6"/>
    <w:rsid w:val="001C2569"/>
    <w:rsid w:val="001C3449"/>
    <w:rsid w:val="001C5224"/>
    <w:rsid w:val="001C5875"/>
    <w:rsid w:val="001C65DF"/>
    <w:rsid w:val="001D0395"/>
    <w:rsid w:val="001D0767"/>
    <w:rsid w:val="001D089C"/>
    <w:rsid w:val="001D279B"/>
    <w:rsid w:val="001D316C"/>
    <w:rsid w:val="001D3236"/>
    <w:rsid w:val="001D3347"/>
    <w:rsid w:val="001D3CB0"/>
    <w:rsid w:val="001D50C6"/>
    <w:rsid w:val="001D5594"/>
    <w:rsid w:val="001D7A78"/>
    <w:rsid w:val="001E5FE2"/>
    <w:rsid w:val="001E60F4"/>
    <w:rsid w:val="001E67F9"/>
    <w:rsid w:val="001E6CEC"/>
    <w:rsid w:val="001E72E0"/>
    <w:rsid w:val="001F0854"/>
    <w:rsid w:val="001F13A1"/>
    <w:rsid w:val="001F2D7C"/>
    <w:rsid w:val="001F31B1"/>
    <w:rsid w:val="00200A83"/>
    <w:rsid w:val="00202099"/>
    <w:rsid w:val="00203108"/>
    <w:rsid w:val="00210E00"/>
    <w:rsid w:val="00211F7E"/>
    <w:rsid w:val="00212EC5"/>
    <w:rsid w:val="00213A0A"/>
    <w:rsid w:val="00214E42"/>
    <w:rsid w:val="002176CE"/>
    <w:rsid w:val="00217869"/>
    <w:rsid w:val="00220C63"/>
    <w:rsid w:val="002221DF"/>
    <w:rsid w:val="00224F02"/>
    <w:rsid w:val="0022698D"/>
    <w:rsid w:val="0022776B"/>
    <w:rsid w:val="00230A3E"/>
    <w:rsid w:val="002328AB"/>
    <w:rsid w:val="00233967"/>
    <w:rsid w:val="0023411D"/>
    <w:rsid w:val="00236A98"/>
    <w:rsid w:val="00236C73"/>
    <w:rsid w:val="002374E3"/>
    <w:rsid w:val="00237AC1"/>
    <w:rsid w:val="00237B8B"/>
    <w:rsid w:val="0024193E"/>
    <w:rsid w:val="00241AFF"/>
    <w:rsid w:val="0024228A"/>
    <w:rsid w:val="00243CCA"/>
    <w:rsid w:val="00250C05"/>
    <w:rsid w:val="00252AA8"/>
    <w:rsid w:val="0025636B"/>
    <w:rsid w:val="00262333"/>
    <w:rsid w:val="00262958"/>
    <w:rsid w:val="00263C79"/>
    <w:rsid w:val="00265739"/>
    <w:rsid w:val="002669A2"/>
    <w:rsid w:val="00266F0C"/>
    <w:rsid w:val="002679AD"/>
    <w:rsid w:val="002704BA"/>
    <w:rsid w:val="0027515B"/>
    <w:rsid w:val="0027555D"/>
    <w:rsid w:val="00275636"/>
    <w:rsid w:val="00277F5C"/>
    <w:rsid w:val="00280521"/>
    <w:rsid w:val="002820AC"/>
    <w:rsid w:val="00282514"/>
    <w:rsid w:val="0028319F"/>
    <w:rsid w:val="00284042"/>
    <w:rsid w:val="0028447B"/>
    <w:rsid w:val="00291FB1"/>
    <w:rsid w:val="00293CDF"/>
    <w:rsid w:val="00294287"/>
    <w:rsid w:val="0029636C"/>
    <w:rsid w:val="00297438"/>
    <w:rsid w:val="002A0BFB"/>
    <w:rsid w:val="002A0CE0"/>
    <w:rsid w:val="002A3E95"/>
    <w:rsid w:val="002B19C3"/>
    <w:rsid w:val="002B316F"/>
    <w:rsid w:val="002B3966"/>
    <w:rsid w:val="002B3AAA"/>
    <w:rsid w:val="002B4F42"/>
    <w:rsid w:val="002B5889"/>
    <w:rsid w:val="002B5BC0"/>
    <w:rsid w:val="002B5D39"/>
    <w:rsid w:val="002B601B"/>
    <w:rsid w:val="002B6606"/>
    <w:rsid w:val="002B750F"/>
    <w:rsid w:val="002C0767"/>
    <w:rsid w:val="002C0A4D"/>
    <w:rsid w:val="002C0B66"/>
    <w:rsid w:val="002C6C22"/>
    <w:rsid w:val="002D2E88"/>
    <w:rsid w:val="002D3785"/>
    <w:rsid w:val="002D5435"/>
    <w:rsid w:val="002D70B9"/>
    <w:rsid w:val="002E213F"/>
    <w:rsid w:val="002E2CB5"/>
    <w:rsid w:val="002E3D3C"/>
    <w:rsid w:val="002E67A1"/>
    <w:rsid w:val="002E67D0"/>
    <w:rsid w:val="002E6A59"/>
    <w:rsid w:val="002F07F4"/>
    <w:rsid w:val="002F186A"/>
    <w:rsid w:val="002F2468"/>
    <w:rsid w:val="002F2AA5"/>
    <w:rsid w:val="002F314D"/>
    <w:rsid w:val="002F73F7"/>
    <w:rsid w:val="00300B4A"/>
    <w:rsid w:val="00300B87"/>
    <w:rsid w:val="00301773"/>
    <w:rsid w:val="0030270F"/>
    <w:rsid w:val="0030377F"/>
    <w:rsid w:val="00304CDC"/>
    <w:rsid w:val="00305962"/>
    <w:rsid w:val="0030656A"/>
    <w:rsid w:val="00306789"/>
    <w:rsid w:val="00307412"/>
    <w:rsid w:val="00307431"/>
    <w:rsid w:val="003108AC"/>
    <w:rsid w:val="0031175B"/>
    <w:rsid w:val="00311D68"/>
    <w:rsid w:val="00312A9A"/>
    <w:rsid w:val="00313087"/>
    <w:rsid w:val="003145E9"/>
    <w:rsid w:val="003155AB"/>
    <w:rsid w:val="0031592B"/>
    <w:rsid w:val="00317D89"/>
    <w:rsid w:val="0032194E"/>
    <w:rsid w:val="00323A18"/>
    <w:rsid w:val="00325EE4"/>
    <w:rsid w:val="00326523"/>
    <w:rsid w:val="00332671"/>
    <w:rsid w:val="0033268D"/>
    <w:rsid w:val="00332C7B"/>
    <w:rsid w:val="00332E41"/>
    <w:rsid w:val="0033437F"/>
    <w:rsid w:val="00337965"/>
    <w:rsid w:val="00337C68"/>
    <w:rsid w:val="00337F97"/>
    <w:rsid w:val="0034161D"/>
    <w:rsid w:val="00343263"/>
    <w:rsid w:val="003435BD"/>
    <w:rsid w:val="003445D5"/>
    <w:rsid w:val="0034542B"/>
    <w:rsid w:val="00345D5E"/>
    <w:rsid w:val="00347C4E"/>
    <w:rsid w:val="00350266"/>
    <w:rsid w:val="0035208A"/>
    <w:rsid w:val="003531C0"/>
    <w:rsid w:val="00353CFB"/>
    <w:rsid w:val="003546FF"/>
    <w:rsid w:val="0035701C"/>
    <w:rsid w:val="00361533"/>
    <w:rsid w:val="0036382B"/>
    <w:rsid w:val="00363836"/>
    <w:rsid w:val="00363F1F"/>
    <w:rsid w:val="003647A8"/>
    <w:rsid w:val="003651FF"/>
    <w:rsid w:val="00371EC0"/>
    <w:rsid w:val="00373013"/>
    <w:rsid w:val="003735FA"/>
    <w:rsid w:val="00375A5B"/>
    <w:rsid w:val="00376B13"/>
    <w:rsid w:val="00377701"/>
    <w:rsid w:val="00377FB9"/>
    <w:rsid w:val="00385251"/>
    <w:rsid w:val="00385D8F"/>
    <w:rsid w:val="00386EE7"/>
    <w:rsid w:val="00391477"/>
    <w:rsid w:val="00391563"/>
    <w:rsid w:val="0039178C"/>
    <w:rsid w:val="00391AB8"/>
    <w:rsid w:val="00391AFB"/>
    <w:rsid w:val="00393516"/>
    <w:rsid w:val="00394384"/>
    <w:rsid w:val="00394981"/>
    <w:rsid w:val="00394A55"/>
    <w:rsid w:val="00395357"/>
    <w:rsid w:val="003963B9"/>
    <w:rsid w:val="003A07D8"/>
    <w:rsid w:val="003A10A4"/>
    <w:rsid w:val="003A39D5"/>
    <w:rsid w:val="003A4A0B"/>
    <w:rsid w:val="003A5205"/>
    <w:rsid w:val="003A5A31"/>
    <w:rsid w:val="003A786E"/>
    <w:rsid w:val="003B5AF7"/>
    <w:rsid w:val="003B7B81"/>
    <w:rsid w:val="003B7D47"/>
    <w:rsid w:val="003B7EC7"/>
    <w:rsid w:val="003C0DED"/>
    <w:rsid w:val="003C0ED2"/>
    <w:rsid w:val="003C2541"/>
    <w:rsid w:val="003C27E3"/>
    <w:rsid w:val="003C407F"/>
    <w:rsid w:val="003C7114"/>
    <w:rsid w:val="003D03B3"/>
    <w:rsid w:val="003D056E"/>
    <w:rsid w:val="003D0CA5"/>
    <w:rsid w:val="003D1781"/>
    <w:rsid w:val="003D1A5A"/>
    <w:rsid w:val="003D2C14"/>
    <w:rsid w:val="003D5FE0"/>
    <w:rsid w:val="003D6E97"/>
    <w:rsid w:val="003E1368"/>
    <w:rsid w:val="003E13DD"/>
    <w:rsid w:val="003E1ED7"/>
    <w:rsid w:val="003E3BA6"/>
    <w:rsid w:val="003E452C"/>
    <w:rsid w:val="003E6493"/>
    <w:rsid w:val="003E7154"/>
    <w:rsid w:val="003F128D"/>
    <w:rsid w:val="003F22CB"/>
    <w:rsid w:val="003F7308"/>
    <w:rsid w:val="003F7C46"/>
    <w:rsid w:val="003F7ED8"/>
    <w:rsid w:val="0040003B"/>
    <w:rsid w:val="00400107"/>
    <w:rsid w:val="00400DD8"/>
    <w:rsid w:val="0040101A"/>
    <w:rsid w:val="004032C0"/>
    <w:rsid w:val="00405649"/>
    <w:rsid w:val="0040642B"/>
    <w:rsid w:val="00411C58"/>
    <w:rsid w:val="0041299B"/>
    <w:rsid w:val="00413155"/>
    <w:rsid w:val="00414AC6"/>
    <w:rsid w:val="00414F9C"/>
    <w:rsid w:val="0041747D"/>
    <w:rsid w:val="004230C4"/>
    <w:rsid w:val="0042349B"/>
    <w:rsid w:val="004248A3"/>
    <w:rsid w:val="00427632"/>
    <w:rsid w:val="00431FF6"/>
    <w:rsid w:val="00432908"/>
    <w:rsid w:val="004333AD"/>
    <w:rsid w:val="00433E0E"/>
    <w:rsid w:val="0043594C"/>
    <w:rsid w:val="00437556"/>
    <w:rsid w:val="00437768"/>
    <w:rsid w:val="00437AF8"/>
    <w:rsid w:val="00437D87"/>
    <w:rsid w:val="0044572A"/>
    <w:rsid w:val="00450393"/>
    <w:rsid w:val="00450B10"/>
    <w:rsid w:val="00450EDA"/>
    <w:rsid w:val="00452891"/>
    <w:rsid w:val="004528B8"/>
    <w:rsid w:val="00452F0A"/>
    <w:rsid w:val="00453B35"/>
    <w:rsid w:val="00454B85"/>
    <w:rsid w:val="00454C9B"/>
    <w:rsid w:val="00460CE8"/>
    <w:rsid w:val="004615D3"/>
    <w:rsid w:val="00463F88"/>
    <w:rsid w:val="00464E93"/>
    <w:rsid w:val="00465AFC"/>
    <w:rsid w:val="00467290"/>
    <w:rsid w:val="004718EF"/>
    <w:rsid w:val="00471CC1"/>
    <w:rsid w:val="00475D59"/>
    <w:rsid w:val="0047654C"/>
    <w:rsid w:val="004809C9"/>
    <w:rsid w:val="00481E9C"/>
    <w:rsid w:val="004833EA"/>
    <w:rsid w:val="00484B53"/>
    <w:rsid w:val="00486645"/>
    <w:rsid w:val="00492237"/>
    <w:rsid w:val="0049490E"/>
    <w:rsid w:val="0049516C"/>
    <w:rsid w:val="0049773E"/>
    <w:rsid w:val="004A0114"/>
    <w:rsid w:val="004A08DF"/>
    <w:rsid w:val="004A0FA0"/>
    <w:rsid w:val="004A46C5"/>
    <w:rsid w:val="004A7341"/>
    <w:rsid w:val="004B1EC1"/>
    <w:rsid w:val="004B4152"/>
    <w:rsid w:val="004B4FCE"/>
    <w:rsid w:val="004B612B"/>
    <w:rsid w:val="004B7D80"/>
    <w:rsid w:val="004C2BE2"/>
    <w:rsid w:val="004C2C7E"/>
    <w:rsid w:val="004C484E"/>
    <w:rsid w:val="004C538A"/>
    <w:rsid w:val="004C6682"/>
    <w:rsid w:val="004D3176"/>
    <w:rsid w:val="004D5F12"/>
    <w:rsid w:val="004D6106"/>
    <w:rsid w:val="004D6E16"/>
    <w:rsid w:val="004D7AFA"/>
    <w:rsid w:val="004E2095"/>
    <w:rsid w:val="004E7576"/>
    <w:rsid w:val="004E7C5F"/>
    <w:rsid w:val="004F11A2"/>
    <w:rsid w:val="004F15D0"/>
    <w:rsid w:val="004F50DC"/>
    <w:rsid w:val="004F63CC"/>
    <w:rsid w:val="004F69CF"/>
    <w:rsid w:val="004F6AA7"/>
    <w:rsid w:val="00500063"/>
    <w:rsid w:val="005006A0"/>
    <w:rsid w:val="00500997"/>
    <w:rsid w:val="00503475"/>
    <w:rsid w:val="00507026"/>
    <w:rsid w:val="00511CC2"/>
    <w:rsid w:val="00514D47"/>
    <w:rsid w:val="00515853"/>
    <w:rsid w:val="00516718"/>
    <w:rsid w:val="00517D33"/>
    <w:rsid w:val="00517D44"/>
    <w:rsid w:val="00521600"/>
    <w:rsid w:val="0052190C"/>
    <w:rsid w:val="005219F9"/>
    <w:rsid w:val="005224F8"/>
    <w:rsid w:val="005241F4"/>
    <w:rsid w:val="005246D8"/>
    <w:rsid w:val="00531080"/>
    <w:rsid w:val="005325A3"/>
    <w:rsid w:val="00533C31"/>
    <w:rsid w:val="005358A8"/>
    <w:rsid w:val="005401E6"/>
    <w:rsid w:val="00544B35"/>
    <w:rsid w:val="005456AB"/>
    <w:rsid w:val="005461C6"/>
    <w:rsid w:val="0054671D"/>
    <w:rsid w:val="0055092E"/>
    <w:rsid w:val="005518F7"/>
    <w:rsid w:val="0055466E"/>
    <w:rsid w:val="00555585"/>
    <w:rsid w:val="00556CA5"/>
    <w:rsid w:val="00557083"/>
    <w:rsid w:val="00557B9F"/>
    <w:rsid w:val="005609E8"/>
    <w:rsid w:val="00560DAB"/>
    <w:rsid w:val="00562BB2"/>
    <w:rsid w:val="00563A6F"/>
    <w:rsid w:val="00564C4E"/>
    <w:rsid w:val="00565E8A"/>
    <w:rsid w:val="00566186"/>
    <w:rsid w:val="005667F2"/>
    <w:rsid w:val="00567975"/>
    <w:rsid w:val="00567EF8"/>
    <w:rsid w:val="00572854"/>
    <w:rsid w:val="00575F34"/>
    <w:rsid w:val="005813AE"/>
    <w:rsid w:val="00583854"/>
    <w:rsid w:val="00583F89"/>
    <w:rsid w:val="00585BC2"/>
    <w:rsid w:val="005A0A19"/>
    <w:rsid w:val="005A16F0"/>
    <w:rsid w:val="005A3C21"/>
    <w:rsid w:val="005A4679"/>
    <w:rsid w:val="005A6F0D"/>
    <w:rsid w:val="005B19B8"/>
    <w:rsid w:val="005B1DF0"/>
    <w:rsid w:val="005B2E15"/>
    <w:rsid w:val="005B3A96"/>
    <w:rsid w:val="005B5909"/>
    <w:rsid w:val="005B590B"/>
    <w:rsid w:val="005B59B8"/>
    <w:rsid w:val="005C09E1"/>
    <w:rsid w:val="005C1A83"/>
    <w:rsid w:val="005C6597"/>
    <w:rsid w:val="005C6AE3"/>
    <w:rsid w:val="005C6B9D"/>
    <w:rsid w:val="005D12A9"/>
    <w:rsid w:val="005D6445"/>
    <w:rsid w:val="005D6EC8"/>
    <w:rsid w:val="005D7355"/>
    <w:rsid w:val="005D7620"/>
    <w:rsid w:val="005D7B34"/>
    <w:rsid w:val="005D7C67"/>
    <w:rsid w:val="005E0043"/>
    <w:rsid w:val="005E3260"/>
    <w:rsid w:val="005E3D2B"/>
    <w:rsid w:val="005E4354"/>
    <w:rsid w:val="005E4E39"/>
    <w:rsid w:val="005E4EDE"/>
    <w:rsid w:val="005E7730"/>
    <w:rsid w:val="005F1084"/>
    <w:rsid w:val="005F40A8"/>
    <w:rsid w:val="005F5715"/>
    <w:rsid w:val="005F63AE"/>
    <w:rsid w:val="00600D7F"/>
    <w:rsid w:val="00604ADD"/>
    <w:rsid w:val="00604BD3"/>
    <w:rsid w:val="00606087"/>
    <w:rsid w:val="00606D9D"/>
    <w:rsid w:val="00607B4F"/>
    <w:rsid w:val="006104D8"/>
    <w:rsid w:val="00611E9F"/>
    <w:rsid w:val="00617CF6"/>
    <w:rsid w:val="00621AF0"/>
    <w:rsid w:val="00621F56"/>
    <w:rsid w:val="00622BFE"/>
    <w:rsid w:val="006250EB"/>
    <w:rsid w:val="00625C9C"/>
    <w:rsid w:val="0062660F"/>
    <w:rsid w:val="00633C97"/>
    <w:rsid w:val="0063459F"/>
    <w:rsid w:val="00634F56"/>
    <w:rsid w:val="00636A30"/>
    <w:rsid w:val="006404F9"/>
    <w:rsid w:val="00642EBE"/>
    <w:rsid w:val="0064358F"/>
    <w:rsid w:val="00644320"/>
    <w:rsid w:val="006444C5"/>
    <w:rsid w:val="00645D47"/>
    <w:rsid w:val="00646423"/>
    <w:rsid w:val="00646D3F"/>
    <w:rsid w:val="00650779"/>
    <w:rsid w:val="00652960"/>
    <w:rsid w:val="00654044"/>
    <w:rsid w:val="006543E1"/>
    <w:rsid w:val="00655BFD"/>
    <w:rsid w:val="00660234"/>
    <w:rsid w:val="00661320"/>
    <w:rsid w:val="00661903"/>
    <w:rsid w:val="00664697"/>
    <w:rsid w:val="00667C03"/>
    <w:rsid w:val="00667EB0"/>
    <w:rsid w:val="0067529E"/>
    <w:rsid w:val="00683E27"/>
    <w:rsid w:val="00684424"/>
    <w:rsid w:val="0068449E"/>
    <w:rsid w:val="00687C40"/>
    <w:rsid w:val="00692044"/>
    <w:rsid w:val="006966AD"/>
    <w:rsid w:val="00697AEC"/>
    <w:rsid w:val="006A15A3"/>
    <w:rsid w:val="006A196A"/>
    <w:rsid w:val="006A1A52"/>
    <w:rsid w:val="006A1D56"/>
    <w:rsid w:val="006A1E65"/>
    <w:rsid w:val="006A2905"/>
    <w:rsid w:val="006A2A25"/>
    <w:rsid w:val="006A63F5"/>
    <w:rsid w:val="006A669D"/>
    <w:rsid w:val="006A7476"/>
    <w:rsid w:val="006B024B"/>
    <w:rsid w:val="006B063B"/>
    <w:rsid w:val="006B15DD"/>
    <w:rsid w:val="006B27F6"/>
    <w:rsid w:val="006B32F4"/>
    <w:rsid w:val="006B4310"/>
    <w:rsid w:val="006B4477"/>
    <w:rsid w:val="006B7A83"/>
    <w:rsid w:val="006C0B2D"/>
    <w:rsid w:val="006C169D"/>
    <w:rsid w:val="006C38EC"/>
    <w:rsid w:val="006C4409"/>
    <w:rsid w:val="006C4BFA"/>
    <w:rsid w:val="006C6200"/>
    <w:rsid w:val="006C7A98"/>
    <w:rsid w:val="006D25A2"/>
    <w:rsid w:val="006D444C"/>
    <w:rsid w:val="006D572C"/>
    <w:rsid w:val="006D5D7E"/>
    <w:rsid w:val="006E1911"/>
    <w:rsid w:val="006E24E2"/>
    <w:rsid w:val="006E2D0F"/>
    <w:rsid w:val="006E2D32"/>
    <w:rsid w:val="006E31BE"/>
    <w:rsid w:val="006E59E6"/>
    <w:rsid w:val="006E7B4C"/>
    <w:rsid w:val="006F03E8"/>
    <w:rsid w:val="006F0A75"/>
    <w:rsid w:val="006F1D96"/>
    <w:rsid w:val="006F4C36"/>
    <w:rsid w:val="006F6AED"/>
    <w:rsid w:val="007014F7"/>
    <w:rsid w:val="007022FC"/>
    <w:rsid w:val="00702C7A"/>
    <w:rsid w:val="00703A3C"/>
    <w:rsid w:val="00703D10"/>
    <w:rsid w:val="00704482"/>
    <w:rsid w:val="007045B1"/>
    <w:rsid w:val="0070496B"/>
    <w:rsid w:val="007059E9"/>
    <w:rsid w:val="00706B72"/>
    <w:rsid w:val="00712A0A"/>
    <w:rsid w:val="007134A2"/>
    <w:rsid w:val="007135EB"/>
    <w:rsid w:val="00714A5F"/>
    <w:rsid w:val="007212E7"/>
    <w:rsid w:val="007234B7"/>
    <w:rsid w:val="00725C18"/>
    <w:rsid w:val="007276FC"/>
    <w:rsid w:val="00730424"/>
    <w:rsid w:val="00730710"/>
    <w:rsid w:val="00733EFE"/>
    <w:rsid w:val="00735A5D"/>
    <w:rsid w:val="00736079"/>
    <w:rsid w:val="0074308F"/>
    <w:rsid w:val="0074328C"/>
    <w:rsid w:val="00744D17"/>
    <w:rsid w:val="0074551E"/>
    <w:rsid w:val="0074595F"/>
    <w:rsid w:val="0074670E"/>
    <w:rsid w:val="00747E39"/>
    <w:rsid w:val="0075132B"/>
    <w:rsid w:val="00751A09"/>
    <w:rsid w:val="007526B8"/>
    <w:rsid w:val="00752A03"/>
    <w:rsid w:val="00753713"/>
    <w:rsid w:val="0075407D"/>
    <w:rsid w:val="0075413C"/>
    <w:rsid w:val="007545A3"/>
    <w:rsid w:val="00754EF0"/>
    <w:rsid w:val="00755889"/>
    <w:rsid w:val="0075720F"/>
    <w:rsid w:val="00757335"/>
    <w:rsid w:val="00760A59"/>
    <w:rsid w:val="007629B2"/>
    <w:rsid w:val="00763876"/>
    <w:rsid w:val="00765A9D"/>
    <w:rsid w:val="007661DA"/>
    <w:rsid w:val="00766CC5"/>
    <w:rsid w:val="00767BF3"/>
    <w:rsid w:val="007715EA"/>
    <w:rsid w:val="00771604"/>
    <w:rsid w:val="00771758"/>
    <w:rsid w:val="00773811"/>
    <w:rsid w:val="00774EBE"/>
    <w:rsid w:val="00781BF2"/>
    <w:rsid w:val="00781F0C"/>
    <w:rsid w:val="00782EE4"/>
    <w:rsid w:val="00784075"/>
    <w:rsid w:val="00786D53"/>
    <w:rsid w:val="007879B6"/>
    <w:rsid w:val="00787FF9"/>
    <w:rsid w:val="007938A0"/>
    <w:rsid w:val="00796C9C"/>
    <w:rsid w:val="00796D37"/>
    <w:rsid w:val="00797C59"/>
    <w:rsid w:val="007A04EB"/>
    <w:rsid w:val="007A18BA"/>
    <w:rsid w:val="007A33B6"/>
    <w:rsid w:val="007A4404"/>
    <w:rsid w:val="007A4A42"/>
    <w:rsid w:val="007A56A9"/>
    <w:rsid w:val="007A5883"/>
    <w:rsid w:val="007A59E2"/>
    <w:rsid w:val="007A5CB8"/>
    <w:rsid w:val="007A652D"/>
    <w:rsid w:val="007A699B"/>
    <w:rsid w:val="007B1024"/>
    <w:rsid w:val="007B1EAF"/>
    <w:rsid w:val="007B4B98"/>
    <w:rsid w:val="007B667C"/>
    <w:rsid w:val="007B73D1"/>
    <w:rsid w:val="007C18E3"/>
    <w:rsid w:val="007C1C50"/>
    <w:rsid w:val="007C2557"/>
    <w:rsid w:val="007C264B"/>
    <w:rsid w:val="007C2EB9"/>
    <w:rsid w:val="007C3BF7"/>
    <w:rsid w:val="007C5824"/>
    <w:rsid w:val="007C69CF"/>
    <w:rsid w:val="007D1C9A"/>
    <w:rsid w:val="007D3A33"/>
    <w:rsid w:val="007D3D33"/>
    <w:rsid w:val="007D3DFD"/>
    <w:rsid w:val="007D3FF6"/>
    <w:rsid w:val="007D4366"/>
    <w:rsid w:val="007D4604"/>
    <w:rsid w:val="007D6EC6"/>
    <w:rsid w:val="007E3523"/>
    <w:rsid w:val="007E6022"/>
    <w:rsid w:val="007E70A2"/>
    <w:rsid w:val="007F141C"/>
    <w:rsid w:val="007F1C16"/>
    <w:rsid w:val="007F28BB"/>
    <w:rsid w:val="007F2F37"/>
    <w:rsid w:val="007F2FBA"/>
    <w:rsid w:val="007F3CDA"/>
    <w:rsid w:val="007F4579"/>
    <w:rsid w:val="007F4A5B"/>
    <w:rsid w:val="007F58E9"/>
    <w:rsid w:val="007F5E82"/>
    <w:rsid w:val="007F7320"/>
    <w:rsid w:val="008009C1"/>
    <w:rsid w:val="008020C8"/>
    <w:rsid w:val="00802974"/>
    <w:rsid w:val="00802D69"/>
    <w:rsid w:val="008039D0"/>
    <w:rsid w:val="00803E10"/>
    <w:rsid w:val="00804922"/>
    <w:rsid w:val="008050BF"/>
    <w:rsid w:val="0080548E"/>
    <w:rsid w:val="00805AA8"/>
    <w:rsid w:val="00806C73"/>
    <w:rsid w:val="008107CA"/>
    <w:rsid w:val="0081152E"/>
    <w:rsid w:val="00812344"/>
    <w:rsid w:val="008125B1"/>
    <w:rsid w:val="00815612"/>
    <w:rsid w:val="00816EE8"/>
    <w:rsid w:val="00817964"/>
    <w:rsid w:val="00817D58"/>
    <w:rsid w:val="00821F33"/>
    <w:rsid w:val="0082335E"/>
    <w:rsid w:val="008249E3"/>
    <w:rsid w:val="008262F9"/>
    <w:rsid w:val="00826DBC"/>
    <w:rsid w:val="008315CD"/>
    <w:rsid w:val="00834E7B"/>
    <w:rsid w:val="008366A2"/>
    <w:rsid w:val="008371D0"/>
    <w:rsid w:val="00842323"/>
    <w:rsid w:val="0084321C"/>
    <w:rsid w:val="00843225"/>
    <w:rsid w:val="00850A5D"/>
    <w:rsid w:val="00854294"/>
    <w:rsid w:val="00854C8E"/>
    <w:rsid w:val="0085564B"/>
    <w:rsid w:val="008604B5"/>
    <w:rsid w:val="00861129"/>
    <w:rsid w:val="008621BB"/>
    <w:rsid w:val="00862D63"/>
    <w:rsid w:val="00863919"/>
    <w:rsid w:val="0086619D"/>
    <w:rsid w:val="008700BE"/>
    <w:rsid w:val="008701AF"/>
    <w:rsid w:val="008707CD"/>
    <w:rsid w:val="0087102C"/>
    <w:rsid w:val="008718AE"/>
    <w:rsid w:val="00871CED"/>
    <w:rsid w:val="00872774"/>
    <w:rsid w:val="00873287"/>
    <w:rsid w:val="00874AE9"/>
    <w:rsid w:val="008775DF"/>
    <w:rsid w:val="00882E06"/>
    <w:rsid w:val="00882EFC"/>
    <w:rsid w:val="008832C6"/>
    <w:rsid w:val="00884124"/>
    <w:rsid w:val="00884473"/>
    <w:rsid w:val="008867B9"/>
    <w:rsid w:val="00891083"/>
    <w:rsid w:val="00892760"/>
    <w:rsid w:val="008928EE"/>
    <w:rsid w:val="00893DD7"/>
    <w:rsid w:val="008966D2"/>
    <w:rsid w:val="0089732A"/>
    <w:rsid w:val="00897C70"/>
    <w:rsid w:val="008A0BB3"/>
    <w:rsid w:val="008A12E9"/>
    <w:rsid w:val="008A2702"/>
    <w:rsid w:val="008A4408"/>
    <w:rsid w:val="008A567A"/>
    <w:rsid w:val="008B05B9"/>
    <w:rsid w:val="008B19F3"/>
    <w:rsid w:val="008B47B1"/>
    <w:rsid w:val="008B6078"/>
    <w:rsid w:val="008B69B4"/>
    <w:rsid w:val="008C04E6"/>
    <w:rsid w:val="008C0C54"/>
    <w:rsid w:val="008C1DC6"/>
    <w:rsid w:val="008C3087"/>
    <w:rsid w:val="008C32A6"/>
    <w:rsid w:val="008C32E4"/>
    <w:rsid w:val="008C3867"/>
    <w:rsid w:val="008C537D"/>
    <w:rsid w:val="008C695F"/>
    <w:rsid w:val="008D0E18"/>
    <w:rsid w:val="008D1851"/>
    <w:rsid w:val="008D5BBF"/>
    <w:rsid w:val="008D64EA"/>
    <w:rsid w:val="008E0EC6"/>
    <w:rsid w:val="008E1352"/>
    <w:rsid w:val="008E1A46"/>
    <w:rsid w:val="008E2B65"/>
    <w:rsid w:val="008E3092"/>
    <w:rsid w:val="008E36C0"/>
    <w:rsid w:val="008E3E58"/>
    <w:rsid w:val="008E7DBB"/>
    <w:rsid w:val="008F2732"/>
    <w:rsid w:val="008F467E"/>
    <w:rsid w:val="008F4E0F"/>
    <w:rsid w:val="008F5541"/>
    <w:rsid w:val="008F5F63"/>
    <w:rsid w:val="008F6902"/>
    <w:rsid w:val="008F6BC8"/>
    <w:rsid w:val="008F6FF8"/>
    <w:rsid w:val="008F7AEB"/>
    <w:rsid w:val="00900E20"/>
    <w:rsid w:val="00900E40"/>
    <w:rsid w:val="0090155F"/>
    <w:rsid w:val="00902D31"/>
    <w:rsid w:val="00905961"/>
    <w:rsid w:val="00911473"/>
    <w:rsid w:val="009129BA"/>
    <w:rsid w:val="0091411A"/>
    <w:rsid w:val="009154B0"/>
    <w:rsid w:val="009201C2"/>
    <w:rsid w:val="009238DE"/>
    <w:rsid w:val="009244A7"/>
    <w:rsid w:val="00924DBE"/>
    <w:rsid w:val="00926559"/>
    <w:rsid w:val="0092658E"/>
    <w:rsid w:val="0093121D"/>
    <w:rsid w:val="0093161E"/>
    <w:rsid w:val="009322A3"/>
    <w:rsid w:val="00933CE5"/>
    <w:rsid w:val="00934BED"/>
    <w:rsid w:val="00935CDE"/>
    <w:rsid w:val="009430EF"/>
    <w:rsid w:val="00944418"/>
    <w:rsid w:val="009448D9"/>
    <w:rsid w:val="00945A2F"/>
    <w:rsid w:val="00946233"/>
    <w:rsid w:val="00950661"/>
    <w:rsid w:val="00951A41"/>
    <w:rsid w:val="00953D61"/>
    <w:rsid w:val="009554DD"/>
    <w:rsid w:val="00957068"/>
    <w:rsid w:val="009610D7"/>
    <w:rsid w:val="00962D3F"/>
    <w:rsid w:val="00962EE9"/>
    <w:rsid w:val="00965909"/>
    <w:rsid w:val="00971B25"/>
    <w:rsid w:val="00973741"/>
    <w:rsid w:val="009738CE"/>
    <w:rsid w:val="00973AEC"/>
    <w:rsid w:val="00974E6D"/>
    <w:rsid w:val="009756BA"/>
    <w:rsid w:val="00975782"/>
    <w:rsid w:val="00976BE1"/>
    <w:rsid w:val="00982C54"/>
    <w:rsid w:val="00984784"/>
    <w:rsid w:val="00985294"/>
    <w:rsid w:val="00987B11"/>
    <w:rsid w:val="0099044A"/>
    <w:rsid w:val="0099068E"/>
    <w:rsid w:val="0099077D"/>
    <w:rsid w:val="0099285B"/>
    <w:rsid w:val="00994C64"/>
    <w:rsid w:val="00994E27"/>
    <w:rsid w:val="00995C2E"/>
    <w:rsid w:val="00996D17"/>
    <w:rsid w:val="009A03EE"/>
    <w:rsid w:val="009A167A"/>
    <w:rsid w:val="009A223C"/>
    <w:rsid w:val="009A35E7"/>
    <w:rsid w:val="009A398A"/>
    <w:rsid w:val="009A3C62"/>
    <w:rsid w:val="009A42B1"/>
    <w:rsid w:val="009A5791"/>
    <w:rsid w:val="009A5A27"/>
    <w:rsid w:val="009A5EF9"/>
    <w:rsid w:val="009B0127"/>
    <w:rsid w:val="009B01C4"/>
    <w:rsid w:val="009B05C4"/>
    <w:rsid w:val="009B05D1"/>
    <w:rsid w:val="009B2F1A"/>
    <w:rsid w:val="009B40E3"/>
    <w:rsid w:val="009B4BB8"/>
    <w:rsid w:val="009B6229"/>
    <w:rsid w:val="009B7076"/>
    <w:rsid w:val="009C0D9C"/>
    <w:rsid w:val="009C226A"/>
    <w:rsid w:val="009C275A"/>
    <w:rsid w:val="009C2D54"/>
    <w:rsid w:val="009C3301"/>
    <w:rsid w:val="009C47A9"/>
    <w:rsid w:val="009C7161"/>
    <w:rsid w:val="009C726D"/>
    <w:rsid w:val="009C77E5"/>
    <w:rsid w:val="009D0B4F"/>
    <w:rsid w:val="009D0E97"/>
    <w:rsid w:val="009D1163"/>
    <w:rsid w:val="009D11CB"/>
    <w:rsid w:val="009D2124"/>
    <w:rsid w:val="009D47CA"/>
    <w:rsid w:val="009D5297"/>
    <w:rsid w:val="009D5685"/>
    <w:rsid w:val="009D56B4"/>
    <w:rsid w:val="009D6DA1"/>
    <w:rsid w:val="009D7804"/>
    <w:rsid w:val="009E13D8"/>
    <w:rsid w:val="009E1BA0"/>
    <w:rsid w:val="009E2D9C"/>
    <w:rsid w:val="009E3880"/>
    <w:rsid w:val="009E4860"/>
    <w:rsid w:val="009E694F"/>
    <w:rsid w:val="009E719F"/>
    <w:rsid w:val="009F118E"/>
    <w:rsid w:val="009F17AC"/>
    <w:rsid w:val="009F1A43"/>
    <w:rsid w:val="009F29B8"/>
    <w:rsid w:val="009F2A1E"/>
    <w:rsid w:val="009F4B36"/>
    <w:rsid w:val="009F4D15"/>
    <w:rsid w:val="009F53F9"/>
    <w:rsid w:val="009F5AB0"/>
    <w:rsid w:val="009F620B"/>
    <w:rsid w:val="00A01A45"/>
    <w:rsid w:val="00A0205D"/>
    <w:rsid w:val="00A03077"/>
    <w:rsid w:val="00A03B3E"/>
    <w:rsid w:val="00A05591"/>
    <w:rsid w:val="00A05609"/>
    <w:rsid w:val="00A05D72"/>
    <w:rsid w:val="00A12A60"/>
    <w:rsid w:val="00A17DB8"/>
    <w:rsid w:val="00A21AC3"/>
    <w:rsid w:val="00A22D7B"/>
    <w:rsid w:val="00A22DA4"/>
    <w:rsid w:val="00A23EC4"/>
    <w:rsid w:val="00A23EC5"/>
    <w:rsid w:val="00A24292"/>
    <w:rsid w:val="00A25706"/>
    <w:rsid w:val="00A26A2A"/>
    <w:rsid w:val="00A31460"/>
    <w:rsid w:val="00A34207"/>
    <w:rsid w:val="00A34D89"/>
    <w:rsid w:val="00A355F1"/>
    <w:rsid w:val="00A40247"/>
    <w:rsid w:val="00A428AD"/>
    <w:rsid w:val="00A42A3D"/>
    <w:rsid w:val="00A44938"/>
    <w:rsid w:val="00A454B4"/>
    <w:rsid w:val="00A47065"/>
    <w:rsid w:val="00A52CD0"/>
    <w:rsid w:val="00A52E04"/>
    <w:rsid w:val="00A56888"/>
    <w:rsid w:val="00A57E02"/>
    <w:rsid w:val="00A6322B"/>
    <w:rsid w:val="00A64493"/>
    <w:rsid w:val="00A65983"/>
    <w:rsid w:val="00A67EDE"/>
    <w:rsid w:val="00A704FF"/>
    <w:rsid w:val="00A71068"/>
    <w:rsid w:val="00A71A0E"/>
    <w:rsid w:val="00A739AB"/>
    <w:rsid w:val="00A73DD9"/>
    <w:rsid w:val="00A73EBC"/>
    <w:rsid w:val="00A74C50"/>
    <w:rsid w:val="00A75F83"/>
    <w:rsid w:val="00A76534"/>
    <w:rsid w:val="00A76FDD"/>
    <w:rsid w:val="00A80C75"/>
    <w:rsid w:val="00A81042"/>
    <w:rsid w:val="00A81CBC"/>
    <w:rsid w:val="00A854B2"/>
    <w:rsid w:val="00A85836"/>
    <w:rsid w:val="00A8755A"/>
    <w:rsid w:val="00A92EE4"/>
    <w:rsid w:val="00A93871"/>
    <w:rsid w:val="00A93970"/>
    <w:rsid w:val="00A94837"/>
    <w:rsid w:val="00A95656"/>
    <w:rsid w:val="00A96CDC"/>
    <w:rsid w:val="00AA0E3C"/>
    <w:rsid w:val="00AA28EE"/>
    <w:rsid w:val="00AA2CF8"/>
    <w:rsid w:val="00AA32A6"/>
    <w:rsid w:val="00AA4205"/>
    <w:rsid w:val="00AA5144"/>
    <w:rsid w:val="00AA5A0F"/>
    <w:rsid w:val="00AA617E"/>
    <w:rsid w:val="00AB171C"/>
    <w:rsid w:val="00AB4C57"/>
    <w:rsid w:val="00AB6372"/>
    <w:rsid w:val="00AC0660"/>
    <w:rsid w:val="00AC2DF0"/>
    <w:rsid w:val="00AC2ED3"/>
    <w:rsid w:val="00AC3B3C"/>
    <w:rsid w:val="00AC65C3"/>
    <w:rsid w:val="00AC67C3"/>
    <w:rsid w:val="00AD0E30"/>
    <w:rsid w:val="00AD1850"/>
    <w:rsid w:val="00AD4769"/>
    <w:rsid w:val="00AD51F2"/>
    <w:rsid w:val="00AD5905"/>
    <w:rsid w:val="00AE1122"/>
    <w:rsid w:val="00AE3C93"/>
    <w:rsid w:val="00AE6717"/>
    <w:rsid w:val="00AE6D6B"/>
    <w:rsid w:val="00AE71E1"/>
    <w:rsid w:val="00AF200B"/>
    <w:rsid w:val="00AF2332"/>
    <w:rsid w:val="00AF2A9B"/>
    <w:rsid w:val="00AF43C9"/>
    <w:rsid w:val="00AF43D1"/>
    <w:rsid w:val="00AF7E39"/>
    <w:rsid w:val="00B04C39"/>
    <w:rsid w:val="00B04C9C"/>
    <w:rsid w:val="00B07CE3"/>
    <w:rsid w:val="00B107B1"/>
    <w:rsid w:val="00B14130"/>
    <w:rsid w:val="00B15D24"/>
    <w:rsid w:val="00B16629"/>
    <w:rsid w:val="00B2022D"/>
    <w:rsid w:val="00B22E49"/>
    <w:rsid w:val="00B22EB7"/>
    <w:rsid w:val="00B2364A"/>
    <w:rsid w:val="00B23750"/>
    <w:rsid w:val="00B246F3"/>
    <w:rsid w:val="00B251FC"/>
    <w:rsid w:val="00B26F88"/>
    <w:rsid w:val="00B270BF"/>
    <w:rsid w:val="00B27105"/>
    <w:rsid w:val="00B275A9"/>
    <w:rsid w:val="00B31C06"/>
    <w:rsid w:val="00B31CE5"/>
    <w:rsid w:val="00B31D9E"/>
    <w:rsid w:val="00B32F5A"/>
    <w:rsid w:val="00B333A7"/>
    <w:rsid w:val="00B33BA2"/>
    <w:rsid w:val="00B34336"/>
    <w:rsid w:val="00B369A8"/>
    <w:rsid w:val="00B37514"/>
    <w:rsid w:val="00B4041D"/>
    <w:rsid w:val="00B41B0C"/>
    <w:rsid w:val="00B41D88"/>
    <w:rsid w:val="00B437F9"/>
    <w:rsid w:val="00B46A5C"/>
    <w:rsid w:val="00B529C7"/>
    <w:rsid w:val="00B5303B"/>
    <w:rsid w:val="00B53942"/>
    <w:rsid w:val="00B610A2"/>
    <w:rsid w:val="00B633BB"/>
    <w:rsid w:val="00B7027F"/>
    <w:rsid w:val="00B702D1"/>
    <w:rsid w:val="00B72AEE"/>
    <w:rsid w:val="00B7460B"/>
    <w:rsid w:val="00B746BA"/>
    <w:rsid w:val="00B76144"/>
    <w:rsid w:val="00B7794E"/>
    <w:rsid w:val="00B8010E"/>
    <w:rsid w:val="00B83F3C"/>
    <w:rsid w:val="00B84A6B"/>
    <w:rsid w:val="00B85F0F"/>
    <w:rsid w:val="00B871AF"/>
    <w:rsid w:val="00B87E21"/>
    <w:rsid w:val="00B93202"/>
    <w:rsid w:val="00B94763"/>
    <w:rsid w:val="00B95AA2"/>
    <w:rsid w:val="00B96800"/>
    <w:rsid w:val="00BA1697"/>
    <w:rsid w:val="00BA26A0"/>
    <w:rsid w:val="00BA27B0"/>
    <w:rsid w:val="00BA29FF"/>
    <w:rsid w:val="00BA5861"/>
    <w:rsid w:val="00BB1452"/>
    <w:rsid w:val="00BB17D9"/>
    <w:rsid w:val="00BB2E06"/>
    <w:rsid w:val="00BB3768"/>
    <w:rsid w:val="00BB7768"/>
    <w:rsid w:val="00BB79BB"/>
    <w:rsid w:val="00BB7F70"/>
    <w:rsid w:val="00BC101A"/>
    <w:rsid w:val="00BC22D3"/>
    <w:rsid w:val="00BC2A65"/>
    <w:rsid w:val="00BC55E0"/>
    <w:rsid w:val="00BC596B"/>
    <w:rsid w:val="00BC6974"/>
    <w:rsid w:val="00BC7453"/>
    <w:rsid w:val="00BD001A"/>
    <w:rsid w:val="00BD07F4"/>
    <w:rsid w:val="00BD0E0A"/>
    <w:rsid w:val="00BD0E4E"/>
    <w:rsid w:val="00BD1F7F"/>
    <w:rsid w:val="00BD237A"/>
    <w:rsid w:val="00BD6B9A"/>
    <w:rsid w:val="00BD705A"/>
    <w:rsid w:val="00BD7297"/>
    <w:rsid w:val="00BE013B"/>
    <w:rsid w:val="00BE0273"/>
    <w:rsid w:val="00BE09CF"/>
    <w:rsid w:val="00BE1CC5"/>
    <w:rsid w:val="00BE22AE"/>
    <w:rsid w:val="00BE4A52"/>
    <w:rsid w:val="00BE5080"/>
    <w:rsid w:val="00BE5DBC"/>
    <w:rsid w:val="00BE768A"/>
    <w:rsid w:val="00BF0F5D"/>
    <w:rsid w:val="00BF109F"/>
    <w:rsid w:val="00BF112E"/>
    <w:rsid w:val="00BF28AF"/>
    <w:rsid w:val="00BF46C5"/>
    <w:rsid w:val="00BF5176"/>
    <w:rsid w:val="00BF5BED"/>
    <w:rsid w:val="00BF6468"/>
    <w:rsid w:val="00C001F0"/>
    <w:rsid w:val="00C02CC1"/>
    <w:rsid w:val="00C03AA7"/>
    <w:rsid w:val="00C062AB"/>
    <w:rsid w:val="00C06C01"/>
    <w:rsid w:val="00C072F8"/>
    <w:rsid w:val="00C11DBF"/>
    <w:rsid w:val="00C12959"/>
    <w:rsid w:val="00C13DE7"/>
    <w:rsid w:val="00C14FD1"/>
    <w:rsid w:val="00C1725B"/>
    <w:rsid w:val="00C200BD"/>
    <w:rsid w:val="00C20A00"/>
    <w:rsid w:val="00C215BD"/>
    <w:rsid w:val="00C21BE3"/>
    <w:rsid w:val="00C21E75"/>
    <w:rsid w:val="00C22F03"/>
    <w:rsid w:val="00C251CC"/>
    <w:rsid w:val="00C26B2B"/>
    <w:rsid w:val="00C27B28"/>
    <w:rsid w:val="00C30D08"/>
    <w:rsid w:val="00C3266E"/>
    <w:rsid w:val="00C335FE"/>
    <w:rsid w:val="00C346A3"/>
    <w:rsid w:val="00C353DA"/>
    <w:rsid w:val="00C367BB"/>
    <w:rsid w:val="00C43299"/>
    <w:rsid w:val="00C43A00"/>
    <w:rsid w:val="00C44983"/>
    <w:rsid w:val="00C4622E"/>
    <w:rsid w:val="00C510AF"/>
    <w:rsid w:val="00C53EA0"/>
    <w:rsid w:val="00C56AD2"/>
    <w:rsid w:val="00C56DEF"/>
    <w:rsid w:val="00C57DE5"/>
    <w:rsid w:val="00C57FBA"/>
    <w:rsid w:val="00C61306"/>
    <w:rsid w:val="00C628B9"/>
    <w:rsid w:val="00C62F19"/>
    <w:rsid w:val="00C635CD"/>
    <w:rsid w:val="00C636E7"/>
    <w:rsid w:val="00C640F1"/>
    <w:rsid w:val="00C64C9D"/>
    <w:rsid w:val="00C70ABC"/>
    <w:rsid w:val="00C70FB7"/>
    <w:rsid w:val="00C72990"/>
    <w:rsid w:val="00C72BF6"/>
    <w:rsid w:val="00C72E3D"/>
    <w:rsid w:val="00C744D4"/>
    <w:rsid w:val="00C74870"/>
    <w:rsid w:val="00C74997"/>
    <w:rsid w:val="00C74C86"/>
    <w:rsid w:val="00C7654F"/>
    <w:rsid w:val="00C807A0"/>
    <w:rsid w:val="00C81B04"/>
    <w:rsid w:val="00C85817"/>
    <w:rsid w:val="00C90ED9"/>
    <w:rsid w:val="00C9211B"/>
    <w:rsid w:val="00C95DF2"/>
    <w:rsid w:val="00C97B48"/>
    <w:rsid w:val="00CA0921"/>
    <w:rsid w:val="00CA107D"/>
    <w:rsid w:val="00CA2D34"/>
    <w:rsid w:val="00CA3DAB"/>
    <w:rsid w:val="00CA4033"/>
    <w:rsid w:val="00CA41EF"/>
    <w:rsid w:val="00CA6525"/>
    <w:rsid w:val="00CA657D"/>
    <w:rsid w:val="00CA6664"/>
    <w:rsid w:val="00CA6C10"/>
    <w:rsid w:val="00CB06F1"/>
    <w:rsid w:val="00CB0C2E"/>
    <w:rsid w:val="00CB0D01"/>
    <w:rsid w:val="00CB2773"/>
    <w:rsid w:val="00CB2B7A"/>
    <w:rsid w:val="00CB5EBA"/>
    <w:rsid w:val="00CB609F"/>
    <w:rsid w:val="00CB65EE"/>
    <w:rsid w:val="00CB7F3E"/>
    <w:rsid w:val="00CC153B"/>
    <w:rsid w:val="00CC1FA6"/>
    <w:rsid w:val="00CC3510"/>
    <w:rsid w:val="00CC377C"/>
    <w:rsid w:val="00CC474F"/>
    <w:rsid w:val="00CC7140"/>
    <w:rsid w:val="00CC72F9"/>
    <w:rsid w:val="00CC7C14"/>
    <w:rsid w:val="00CD02BC"/>
    <w:rsid w:val="00CD059B"/>
    <w:rsid w:val="00CD1309"/>
    <w:rsid w:val="00CD1C88"/>
    <w:rsid w:val="00CD20A7"/>
    <w:rsid w:val="00CD32D7"/>
    <w:rsid w:val="00CD4795"/>
    <w:rsid w:val="00CD47CB"/>
    <w:rsid w:val="00CD59A6"/>
    <w:rsid w:val="00CD6567"/>
    <w:rsid w:val="00CD72DB"/>
    <w:rsid w:val="00CD72F1"/>
    <w:rsid w:val="00CD752C"/>
    <w:rsid w:val="00CE0748"/>
    <w:rsid w:val="00CE335F"/>
    <w:rsid w:val="00CE3A95"/>
    <w:rsid w:val="00CE5663"/>
    <w:rsid w:val="00CE6B78"/>
    <w:rsid w:val="00CF0D5A"/>
    <w:rsid w:val="00CF2934"/>
    <w:rsid w:val="00CF2FE6"/>
    <w:rsid w:val="00CF3D45"/>
    <w:rsid w:val="00CF3EF9"/>
    <w:rsid w:val="00CF5412"/>
    <w:rsid w:val="00CF5C3D"/>
    <w:rsid w:val="00CF5D62"/>
    <w:rsid w:val="00CF5FB5"/>
    <w:rsid w:val="00D0149B"/>
    <w:rsid w:val="00D039ED"/>
    <w:rsid w:val="00D03F2F"/>
    <w:rsid w:val="00D066C8"/>
    <w:rsid w:val="00D067F5"/>
    <w:rsid w:val="00D1125C"/>
    <w:rsid w:val="00D1239D"/>
    <w:rsid w:val="00D13BAA"/>
    <w:rsid w:val="00D1496D"/>
    <w:rsid w:val="00D153D1"/>
    <w:rsid w:val="00D16896"/>
    <w:rsid w:val="00D169F9"/>
    <w:rsid w:val="00D16ACC"/>
    <w:rsid w:val="00D17240"/>
    <w:rsid w:val="00D173F8"/>
    <w:rsid w:val="00D2167A"/>
    <w:rsid w:val="00D22124"/>
    <w:rsid w:val="00D22CC0"/>
    <w:rsid w:val="00D24612"/>
    <w:rsid w:val="00D25D0D"/>
    <w:rsid w:val="00D31929"/>
    <w:rsid w:val="00D31C26"/>
    <w:rsid w:val="00D324E3"/>
    <w:rsid w:val="00D3779D"/>
    <w:rsid w:val="00D414A5"/>
    <w:rsid w:val="00D4189D"/>
    <w:rsid w:val="00D43745"/>
    <w:rsid w:val="00D43BF8"/>
    <w:rsid w:val="00D43CEB"/>
    <w:rsid w:val="00D47236"/>
    <w:rsid w:val="00D47AB0"/>
    <w:rsid w:val="00D532FE"/>
    <w:rsid w:val="00D564E9"/>
    <w:rsid w:val="00D57384"/>
    <w:rsid w:val="00D57CEC"/>
    <w:rsid w:val="00D60530"/>
    <w:rsid w:val="00D609F8"/>
    <w:rsid w:val="00D61A24"/>
    <w:rsid w:val="00D61C03"/>
    <w:rsid w:val="00D61E5E"/>
    <w:rsid w:val="00D6360F"/>
    <w:rsid w:val="00D64710"/>
    <w:rsid w:val="00D650C4"/>
    <w:rsid w:val="00D67EFD"/>
    <w:rsid w:val="00D71744"/>
    <w:rsid w:val="00D71755"/>
    <w:rsid w:val="00D73415"/>
    <w:rsid w:val="00D7488D"/>
    <w:rsid w:val="00D77647"/>
    <w:rsid w:val="00D77B08"/>
    <w:rsid w:val="00D8038F"/>
    <w:rsid w:val="00D810C2"/>
    <w:rsid w:val="00D82372"/>
    <w:rsid w:val="00D82C80"/>
    <w:rsid w:val="00D85C46"/>
    <w:rsid w:val="00D85F5E"/>
    <w:rsid w:val="00D87D14"/>
    <w:rsid w:val="00D90E23"/>
    <w:rsid w:val="00D94799"/>
    <w:rsid w:val="00D94902"/>
    <w:rsid w:val="00D9610D"/>
    <w:rsid w:val="00DA113B"/>
    <w:rsid w:val="00DA3054"/>
    <w:rsid w:val="00DA57CE"/>
    <w:rsid w:val="00DA66A3"/>
    <w:rsid w:val="00DA78C4"/>
    <w:rsid w:val="00DB248B"/>
    <w:rsid w:val="00DB285E"/>
    <w:rsid w:val="00DB30EC"/>
    <w:rsid w:val="00DB33A6"/>
    <w:rsid w:val="00DB4C3E"/>
    <w:rsid w:val="00DB4D13"/>
    <w:rsid w:val="00DB507A"/>
    <w:rsid w:val="00DB525A"/>
    <w:rsid w:val="00DB5712"/>
    <w:rsid w:val="00DB575E"/>
    <w:rsid w:val="00DB736D"/>
    <w:rsid w:val="00DB73BE"/>
    <w:rsid w:val="00DC0B99"/>
    <w:rsid w:val="00DC2964"/>
    <w:rsid w:val="00DC342A"/>
    <w:rsid w:val="00DD156E"/>
    <w:rsid w:val="00DD1610"/>
    <w:rsid w:val="00DD2534"/>
    <w:rsid w:val="00DD47B4"/>
    <w:rsid w:val="00DD4B73"/>
    <w:rsid w:val="00DD6EAF"/>
    <w:rsid w:val="00DD7CD4"/>
    <w:rsid w:val="00DE256D"/>
    <w:rsid w:val="00DE2790"/>
    <w:rsid w:val="00DE6C28"/>
    <w:rsid w:val="00DE74AC"/>
    <w:rsid w:val="00DF0DE4"/>
    <w:rsid w:val="00DF3B52"/>
    <w:rsid w:val="00DF3CC8"/>
    <w:rsid w:val="00DF470B"/>
    <w:rsid w:val="00E00CB1"/>
    <w:rsid w:val="00E00E2B"/>
    <w:rsid w:val="00E02A58"/>
    <w:rsid w:val="00E06E6F"/>
    <w:rsid w:val="00E079F1"/>
    <w:rsid w:val="00E111F1"/>
    <w:rsid w:val="00E12B89"/>
    <w:rsid w:val="00E14E2E"/>
    <w:rsid w:val="00E15BC3"/>
    <w:rsid w:val="00E176B2"/>
    <w:rsid w:val="00E17A97"/>
    <w:rsid w:val="00E216AE"/>
    <w:rsid w:val="00E21B29"/>
    <w:rsid w:val="00E21BE3"/>
    <w:rsid w:val="00E21F51"/>
    <w:rsid w:val="00E24C59"/>
    <w:rsid w:val="00E250F2"/>
    <w:rsid w:val="00E251D8"/>
    <w:rsid w:val="00E25F2A"/>
    <w:rsid w:val="00E2659C"/>
    <w:rsid w:val="00E339C7"/>
    <w:rsid w:val="00E347A2"/>
    <w:rsid w:val="00E34EE4"/>
    <w:rsid w:val="00E36D9E"/>
    <w:rsid w:val="00E41581"/>
    <w:rsid w:val="00E4183E"/>
    <w:rsid w:val="00E43848"/>
    <w:rsid w:val="00E45B41"/>
    <w:rsid w:val="00E463FE"/>
    <w:rsid w:val="00E5104D"/>
    <w:rsid w:val="00E5196B"/>
    <w:rsid w:val="00E52678"/>
    <w:rsid w:val="00E53D47"/>
    <w:rsid w:val="00E5492E"/>
    <w:rsid w:val="00E55E8B"/>
    <w:rsid w:val="00E57B7F"/>
    <w:rsid w:val="00E61126"/>
    <w:rsid w:val="00E61B0D"/>
    <w:rsid w:val="00E6235B"/>
    <w:rsid w:val="00E62813"/>
    <w:rsid w:val="00E65BDF"/>
    <w:rsid w:val="00E66DBF"/>
    <w:rsid w:val="00E6774F"/>
    <w:rsid w:val="00E74566"/>
    <w:rsid w:val="00E749E8"/>
    <w:rsid w:val="00E77DE3"/>
    <w:rsid w:val="00E80770"/>
    <w:rsid w:val="00E8196A"/>
    <w:rsid w:val="00E82F99"/>
    <w:rsid w:val="00E85E39"/>
    <w:rsid w:val="00E86ACB"/>
    <w:rsid w:val="00E91F46"/>
    <w:rsid w:val="00E92C79"/>
    <w:rsid w:val="00E93566"/>
    <w:rsid w:val="00E95733"/>
    <w:rsid w:val="00E96AF2"/>
    <w:rsid w:val="00E96F55"/>
    <w:rsid w:val="00EA3AF0"/>
    <w:rsid w:val="00EA3C72"/>
    <w:rsid w:val="00EA47BD"/>
    <w:rsid w:val="00EA5DFC"/>
    <w:rsid w:val="00EA692F"/>
    <w:rsid w:val="00EA72C5"/>
    <w:rsid w:val="00EA7DA1"/>
    <w:rsid w:val="00EB0820"/>
    <w:rsid w:val="00EB1BE5"/>
    <w:rsid w:val="00EB21FE"/>
    <w:rsid w:val="00EB299A"/>
    <w:rsid w:val="00EB2F74"/>
    <w:rsid w:val="00EB3B4C"/>
    <w:rsid w:val="00EB56F4"/>
    <w:rsid w:val="00EB5D3F"/>
    <w:rsid w:val="00EC0782"/>
    <w:rsid w:val="00EC1930"/>
    <w:rsid w:val="00EC1FF1"/>
    <w:rsid w:val="00EC2D5B"/>
    <w:rsid w:val="00EC416A"/>
    <w:rsid w:val="00EC729E"/>
    <w:rsid w:val="00EC7936"/>
    <w:rsid w:val="00ED2236"/>
    <w:rsid w:val="00ED26CB"/>
    <w:rsid w:val="00ED3748"/>
    <w:rsid w:val="00ED4D9B"/>
    <w:rsid w:val="00ED4F3C"/>
    <w:rsid w:val="00ED6A21"/>
    <w:rsid w:val="00ED76A4"/>
    <w:rsid w:val="00ED79A5"/>
    <w:rsid w:val="00EE1065"/>
    <w:rsid w:val="00EE2A17"/>
    <w:rsid w:val="00EE3917"/>
    <w:rsid w:val="00EE6950"/>
    <w:rsid w:val="00EF21C9"/>
    <w:rsid w:val="00EF2992"/>
    <w:rsid w:val="00EF4C47"/>
    <w:rsid w:val="00EF583F"/>
    <w:rsid w:val="00EF6684"/>
    <w:rsid w:val="00EF749D"/>
    <w:rsid w:val="00EF7A0A"/>
    <w:rsid w:val="00F01E48"/>
    <w:rsid w:val="00F036B9"/>
    <w:rsid w:val="00F110A5"/>
    <w:rsid w:val="00F129A8"/>
    <w:rsid w:val="00F12F1F"/>
    <w:rsid w:val="00F135A4"/>
    <w:rsid w:val="00F15813"/>
    <w:rsid w:val="00F17BB9"/>
    <w:rsid w:val="00F200BB"/>
    <w:rsid w:val="00F2178E"/>
    <w:rsid w:val="00F22007"/>
    <w:rsid w:val="00F2233E"/>
    <w:rsid w:val="00F22B0B"/>
    <w:rsid w:val="00F22D45"/>
    <w:rsid w:val="00F230EF"/>
    <w:rsid w:val="00F2317B"/>
    <w:rsid w:val="00F2517D"/>
    <w:rsid w:val="00F25812"/>
    <w:rsid w:val="00F258E7"/>
    <w:rsid w:val="00F25D25"/>
    <w:rsid w:val="00F2664E"/>
    <w:rsid w:val="00F26FD2"/>
    <w:rsid w:val="00F31E6A"/>
    <w:rsid w:val="00F33C57"/>
    <w:rsid w:val="00F4023E"/>
    <w:rsid w:val="00F40D97"/>
    <w:rsid w:val="00F4426E"/>
    <w:rsid w:val="00F45E17"/>
    <w:rsid w:val="00F46886"/>
    <w:rsid w:val="00F474C4"/>
    <w:rsid w:val="00F4797F"/>
    <w:rsid w:val="00F47F6F"/>
    <w:rsid w:val="00F516DD"/>
    <w:rsid w:val="00F53368"/>
    <w:rsid w:val="00F54FE1"/>
    <w:rsid w:val="00F558A7"/>
    <w:rsid w:val="00F57C68"/>
    <w:rsid w:val="00F62486"/>
    <w:rsid w:val="00F63EDD"/>
    <w:rsid w:val="00F655D4"/>
    <w:rsid w:val="00F66405"/>
    <w:rsid w:val="00F664B4"/>
    <w:rsid w:val="00F672BA"/>
    <w:rsid w:val="00F70FDD"/>
    <w:rsid w:val="00F72B4B"/>
    <w:rsid w:val="00F76E3A"/>
    <w:rsid w:val="00F814B3"/>
    <w:rsid w:val="00F8215C"/>
    <w:rsid w:val="00F824DF"/>
    <w:rsid w:val="00F83478"/>
    <w:rsid w:val="00F837C3"/>
    <w:rsid w:val="00F83E50"/>
    <w:rsid w:val="00F842CD"/>
    <w:rsid w:val="00F84D60"/>
    <w:rsid w:val="00F852C1"/>
    <w:rsid w:val="00F8587F"/>
    <w:rsid w:val="00F86874"/>
    <w:rsid w:val="00F90F0E"/>
    <w:rsid w:val="00F944D0"/>
    <w:rsid w:val="00F977CC"/>
    <w:rsid w:val="00FA04D5"/>
    <w:rsid w:val="00FA06E0"/>
    <w:rsid w:val="00FA1B54"/>
    <w:rsid w:val="00FA1BD9"/>
    <w:rsid w:val="00FA35E1"/>
    <w:rsid w:val="00FA47D1"/>
    <w:rsid w:val="00FA4FC4"/>
    <w:rsid w:val="00FA5AD1"/>
    <w:rsid w:val="00FA5FAA"/>
    <w:rsid w:val="00FA74E4"/>
    <w:rsid w:val="00FB00D2"/>
    <w:rsid w:val="00FB1FA3"/>
    <w:rsid w:val="00FB3A45"/>
    <w:rsid w:val="00FB3EED"/>
    <w:rsid w:val="00FB4D45"/>
    <w:rsid w:val="00FB5BC0"/>
    <w:rsid w:val="00FB5BF8"/>
    <w:rsid w:val="00FC22FA"/>
    <w:rsid w:val="00FC279E"/>
    <w:rsid w:val="00FC27F4"/>
    <w:rsid w:val="00FC2E4E"/>
    <w:rsid w:val="00FC2FBE"/>
    <w:rsid w:val="00FC51E3"/>
    <w:rsid w:val="00FC60D8"/>
    <w:rsid w:val="00FC6373"/>
    <w:rsid w:val="00FC67BD"/>
    <w:rsid w:val="00FC694C"/>
    <w:rsid w:val="00FC7627"/>
    <w:rsid w:val="00FC77C2"/>
    <w:rsid w:val="00FC77C8"/>
    <w:rsid w:val="00FD2804"/>
    <w:rsid w:val="00FD2C17"/>
    <w:rsid w:val="00FD5D18"/>
    <w:rsid w:val="00FD7571"/>
    <w:rsid w:val="00FE03E4"/>
    <w:rsid w:val="00FE2F25"/>
    <w:rsid w:val="00FE3190"/>
    <w:rsid w:val="00FE5114"/>
    <w:rsid w:val="00FE6168"/>
    <w:rsid w:val="00FE6F35"/>
    <w:rsid w:val="00FE7478"/>
    <w:rsid w:val="00FF0301"/>
    <w:rsid w:val="00FF13A6"/>
    <w:rsid w:val="00FF1A89"/>
    <w:rsid w:val="00FF282D"/>
    <w:rsid w:val="00FF3E19"/>
    <w:rsid w:val="00FF3FDD"/>
    <w:rsid w:val="0FBD2ABF"/>
    <w:rsid w:val="16A2EB06"/>
    <w:rsid w:val="27966572"/>
    <w:rsid w:val="30860DDC"/>
    <w:rsid w:val="308D3794"/>
    <w:rsid w:val="3D989B78"/>
    <w:rsid w:val="47F50858"/>
    <w:rsid w:val="4910BA74"/>
    <w:rsid w:val="5B602326"/>
    <w:rsid w:val="6A5BA623"/>
    <w:rsid w:val="7AA453DA"/>
    <w:rsid w:val="7F14F9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1D7A0E"/>
  <w15:docId w15:val="{4F30D8B5-AE55-4215-AC82-462ABDA1D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46D8"/>
    <w:pPr>
      <w:spacing w:after="0" w:line="276" w:lineRule="auto"/>
      <w:jc w:val="both"/>
    </w:pPr>
    <w:rPr>
      <w:rFonts w:ascii="Gill Sans MT" w:eastAsia="Calibri" w:hAnsi="Gill Sans MT" w:cs="Arial"/>
      <w:szCs w:val="24"/>
    </w:rPr>
  </w:style>
  <w:style w:type="paragraph" w:styleId="Heading1">
    <w:name w:val="heading 1"/>
    <w:basedOn w:val="bodytext1"/>
    <w:next w:val="Normal"/>
    <w:link w:val="Heading1Char"/>
    <w:uiPriority w:val="9"/>
    <w:qFormat/>
    <w:rsid w:val="00CD32D7"/>
    <w:pPr>
      <w:spacing w:after="240"/>
      <w:outlineLvl w:val="0"/>
    </w:pPr>
    <w:rPr>
      <w:rFonts w:ascii="Gill Sans MT" w:hAnsi="Gill Sans MT"/>
      <w:b/>
      <w:bCs/>
      <w:caps/>
      <w:color w:val="002A6C"/>
      <w:sz w:val="52"/>
      <w:szCs w:val="52"/>
    </w:rPr>
  </w:style>
  <w:style w:type="paragraph" w:styleId="Heading2">
    <w:name w:val="heading 2"/>
    <w:basedOn w:val="Normal"/>
    <w:next w:val="Normal"/>
    <w:link w:val="Heading2Char"/>
    <w:uiPriority w:val="9"/>
    <w:unhideWhenUsed/>
    <w:qFormat/>
    <w:rsid w:val="006F1D96"/>
    <w:pPr>
      <w:spacing w:before="180" w:after="120" w:line="240" w:lineRule="auto"/>
      <w:outlineLvl w:val="1"/>
    </w:pPr>
    <w:rPr>
      <w:b/>
      <w:bCs/>
      <w:caps/>
      <w:color w:val="003478"/>
      <w:sz w:val="28"/>
      <w:szCs w:val="28"/>
    </w:rPr>
  </w:style>
  <w:style w:type="paragraph" w:styleId="Heading3">
    <w:name w:val="heading 3"/>
    <w:basedOn w:val="Normal"/>
    <w:next w:val="Normal"/>
    <w:link w:val="Heading3Char"/>
    <w:uiPriority w:val="9"/>
    <w:unhideWhenUsed/>
    <w:qFormat/>
    <w:rsid w:val="006F1D96"/>
    <w:pPr>
      <w:keepNext/>
      <w:keepLines/>
      <w:spacing w:before="120" w:after="60" w:line="240" w:lineRule="auto"/>
      <w:outlineLvl w:val="2"/>
    </w:pPr>
    <w:rPr>
      <w:rFonts w:eastAsiaTheme="majorEastAsia" w:cstheme="majorBidi"/>
      <w:b/>
      <w:smallCaps/>
      <w:color w:val="003478"/>
      <w:sz w:val="24"/>
    </w:rPr>
  </w:style>
  <w:style w:type="paragraph" w:styleId="Heading4">
    <w:name w:val="heading 4"/>
    <w:basedOn w:val="Normal"/>
    <w:next w:val="Normal"/>
    <w:link w:val="Heading4Char"/>
    <w:uiPriority w:val="9"/>
    <w:unhideWhenUsed/>
    <w:qFormat/>
    <w:rsid w:val="008262F9"/>
    <w:pPr>
      <w:keepNext/>
      <w:keepLines/>
      <w:spacing w:before="120" w:after="120" w:line="240" w:lineRule="auto"/>
      <w:outlineLvl w:val="3"/>
    </w:pPr>
    <w:rPr>
      <w:rFonts w:eastAsiaTheme="majorEastAsia" w:cstheme="majorBidi"/>
      <w:b/>
      <w:i/>
      <w:iCs/>
      <w:color w:val="002060"/>
    </w:rPr>
  </w:style>
  <w:style w:type="paragraph" w:styleId="Heading5">
    <w:name w:val="heading 5"/>
    <w:basedOn w:val="Normal"/>
    <w:next w:val="Normal"/>
    <w:link w:val="Heading5Char"/>
    <w:uiPriority w:val="9"/>
    <w:unhideWhenUsed/>
    <w:qFormat/>
    <w:rsid w:val="00F664B4"/>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unhideWhenUsed/>
    <w:qFormat/>
    <w:rsid w:val="007526B8"/>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ssage">
    <w:name w:val="Message"/>
    <w:basedOn w:val="Normal"/>
    <w:qFormat/>
    <w:rsid w:val="00BA27B0"/>
    <w:pPr>
      <w:spacing w:before="120" w:line="260" w:lineRule="exact"/>
    </w:pPr>
    <w:rPr>
      <w:rFonts w:ascii="Arial" w:eastAsia="Times New Roman" w:hAnsi="Arial" w:cs="Times New Roman"/>
      <w:color w:val="002A6C"/>
    </w:rPr>
  </w:style>
  <w:style w:type="paragraph" w:styleId="Title">
    <w:name w:val="Title"/>
    <w:basedOn w:val="Normal"/>
    <w:next w:val="Normal"/>
    <w:link w:val="TitleChar"/>
    <w:qFormat/>
    <w:rsid w:val="00BA27B0"/>
    <w:pPr>
      <w:spacing w:before="240" w:after="240" w:line="520" w:lineRule="exact"/>
      <w:outlineLvl w:val="0"/>
    </w:pPr>
    <w:rPr>
      <w:rFonts w:ascii="Arial" w:eastAsia="Times New Roman" w:hAnsi="Arial" w:cs="Times New Roman"/>
      <w:color w:val="002A6C"/>
      <w:kern w:val="28"/>
      <w:sz w:val="36"/>
      <w:szCs w:val="36"/>
    </w:rPr>
  </w:style>
  <w:style w:type="character" w:customStyle="1" w:styleId="TitleChar">
    <w:name w:val="Title Char"/>
    <w:basedOn w:val="DefaultParagraphFont"/>
    <w:link w:val="Title"/>
    <w:uiPriority w:val="10"/>
    <w:rsid w:val="00BA27B0"/>
    <w:rPr>
      <w:rFonts w:ascii="Arial" w:eastAsia="Times New Roman" w:hAnsi="Arial" w:cs="Times New Roman"/>
      <w:color w:val="002A6C"/>
      <w:kern w:val="28"/>
      <w:sz w:val="36"/>
      <w:szCs w:val="36"/>
    </w:rPr>
  </w:style>
  <w:style w:type="paragraph" w:customStyle="1" w:styleId="PublicationDate">
    <w:name w:val="Publication Date"/>
    <w:basedOn w:val="Message"/>
    <w:next w:val="Message"/>
    <w:qFormat/>
    <w:rsid w:val="00BA27B0"/>
    <w:pPr>
      <w:spacing w:before="0" w:after="120" w:line="280" w:lineRule="exact"/>
    </w:pPr>
    <w:rPr>
      <w:b/>
    </w:rPr>
  </w:style>
  <w:style w:type="paragraph" w:customStyle="1" w:styleId="CoverSubtitle">
    <w:name w:val="Cover Subtitle"/>
    <w:basedOn w:val="Normal"/>
    <w:semiHidden/>
    <w:rsid w:val="00BA27B0"/>
    <w:pPr>
      <w:spacing w:after="160"/>
    </w:pPr>
    <w:rPr>
      <w:rFonts w:eastAsia="Times New Roman" w:cs="Times New Roman"/>
      <w:caps/>
      <w:color w:val="FFFFFF"/>
      <w:sz w:val="40"/>
      <w:szCs w:val="40"/>
    </w:rPr>
  </w:style>
  <w:style w:type="character" w:customStyle="1" w:styleId="apple-style-span">
    <w:name w:val="apple-style-span"/>
    <w:basedOn w:val="DefaultParagraphFont"/>
    <w:rsid w:val="00BA27B0"/>
  </w:style>
  <w:style w:type="paragraph" w:customStyle="1" w:styleId="bodytext1">
    <w:name w:val="bodytext1"/>
    <w:basedOn w:val="Normal"/>
    <w:link w:val="bodytext1Char"/>
    <w:qFormat/>
    <w:rsid w:val="00BA27B0"/>
    <w:rPr>
      <w:rFonts w:ascii="GillSans Light" w:hAnsi="GillSans Light"/>
      <w:szCs w:val="22"/>
    </w:rPr>
  </w:style>
  <w:style w:type="character" w:customStyle="1" w:styleId="bodytext1Char">
    <w:name w:val="bodytext1 Char"/>
    <w:link w:val="bodytext1"/>
    <w:rsid w:val="00BA27B0"/>
    <w:rPr>
      <w:rFonts w:ascii="GillSans Light" w:eastAsia="Calibri" w:hAnsi="GillSans Light" w:cs="Arial"/>
    </w:rPr>
  </w:style>
  <w:style w:type="character" w:customStyle="1" w:styleId="Heading1Char">
    <w:name w:val="Heading 1 Char"/>
    <w:basedOn w:val="DefaultParagraphFont"/>
    <w:link w:val="Heading1"/>
    <w:uiPriority w:val="9"/>
    <w:rsid w:val="00CD32D7"/>
    <w:rPr>
      <w:rFonts w:ascii="Gill Sans MT" w:eastAsia="Calibri" w:hAnsi="Gill Sans MT" w:cs="Arial"/>
      <w:b/>
      <w:bCs/>
      <w:caps/>
      <w:color w:val="002A6C"/>
      <w:sz w:val="52"/>
      <w:szCs w:val="52"/>
    </w:rPr>
  </w:style>
  <w:style w:type="character" w:customStyle="1" w:styleId="Heading2Char">
    <w:name w:val="Heading 2 Char"/>
    <w:basedOn w:val="DefaultParagraphFont"/>
    <w:link w:val="Heading2"/>
    <w:uiPriority w:val="9"/>
    <w:rsid w:val="006F1D96"/>
    <w:rPr>
      <w:rFonts w:ascii="Gill Sans MT" w:eastAsia="Calibri" w:hAnsi="Gill Sans MT" w:cs="Arial"/>
      <w:b/>
      <w:bCs/>
      <w:caps/>
      <w:color w:val="003478"/>
      <w:sz w:val="28"/>
      <w:szCs w:val="28"/>
    </w:rPr>
  </w:style>
  <w:style w:type="character" w:styleId="CommentReference">
    <w:name w:val="annotation reference"/>
    <w:uiPriority w:val="99"/>
    <w:semiHidden/>
    <w:unhideWhenUsed/>
    <w:rsid w:val="00BA27B0"/>
    <w:rPr>
      <w:sz w:val="16"/>
      <w:szCs w:val="16"/>
    </w:rPr>
  </w:style>
  <w:style w:type="paragraph" w:styleId="CommentText">
    <w:name w:val="annotation text"/>
    <w:basedOn w:val="Normal"/>
    <w:link w:val="CommentTextChar"/>
    <w:uiPriority w:val="99"/>
    <w:unhideWhenUsed/>
    <w:rsid w:val="00BA27B0"/>
  </w:style>
  <w:style w:type="character" w:customStyle="1" w:styleId="CommentTextChar">
    <w:name w:val="Comment Text Char"/>
    <w:basedOn w:val="DefaultParagraphFont"/>
    <w:link w:val="CommentText"/>
    <w:uiPriority w:val="99"/>
    <w:rsid w:val="00BA27B0"/>
    <w:rPr>
      <w:rFonts w:ascii="Gill Sans MT" w:eastAsia="Calibri" w:hAnsi="Gill Sans MT" w:cs="Arial"/>
      <w:sz w:val="24"/>
      <w:szCs w:val="24"/>
    </w:rPr>
  </w:style>
  <w:style w:type="paragraph" w:styleId="TOCHeading">
    <w:name w:val="TOC Heading"/>
    <w:basedOn w:val="Heading1"/>
    <w:next w:val="Normal"/>
    <w:uiPriority w:val="39"/>
    <w:unhideWhenUsed/>
    <w:qFormat/>
    <w:rsid w:val="00CD32D7"/>
    <w:pPr>
      <w:keepNext/>
      <w:keepLines/>
      <w:spacing w:before="240" w:line="259" w:lineRule="auto"/>
      <w:outlineLvl w:val="9"/>
    </w:pPr>
    <w:rPr>
      <w:rFonts w:asciiTheme="majorHAnsi" w:eastAsiaTheme="majorEastAsia" w:hAnsiTheme="majorHAnsi" w:cstheme="majorBidi"/>
      <w:b w:val="0"/>
      <w:bCs w:val="0"/>
      <w:caps w:val="0"/>
      <w:color w:val="2E74B5" w:themeColor="accent1" w:themeShade="BF"/>
      <w:sz w:val="32"/>
      <w:szCs w:val="32"/>
    </w:rPr>
  </w:style>
  <w:style w:type="paragraph" w:styleId="TOC1">
    <w:name w:val="toc 1"/>
    <w:basedOn w:val="Normal"/>
    <w:next w:val="Normal"/>
    <w:autoRedefine/>
    <w:uiPriority w:val="39"/>
    <w:unhideWhenUsed/>
    <w:rsid w:val="00CD32D7"/>
    <w:pPr>
      <w:spacing w:after="100"/>
    </w:pPr>
  </w:style>
  <w:style w:type="paragraph" w:styleId="TOC2">
    <w:name w:val="toc 2"/>
    <w:basedOn w:val="Normal"/>
    <w:next w:val="Normal"/>
    <w:autoRedefine/>
    <w:uiPriority w:val="39"/>
    <w:unhideWhenUsed/>
    <w:rsid w:val="00CD32D7"/>
    <w:pPr>
      <w:spacing w:after="100"/>
      <w:ind w:left="240"/>
    </w:pPr>
  </w:style>
  <w:style w:type="character" w:styleId="Hyperlink">
    <w:name w:val="Hyperlink"/>
    <w:basedOn w:val="DefaultParagraphFont"/>
    <w:uiPriority w:val="99"/>
    <w:unhideWhenUsed/>
    <w:rsid w:val="00CD32D7"/>
    <w:rPr>
      <w:color w:val="0563C1" w:themeColor="hyperlink"/>
      <w:u w:val="single"/>
    </w:rPr>
  </w:style>
  <w:style w:type="paragraph" w:customStyle="1" w:styleId="Heading12">
    <w:name w:val="Heading 1.2"/>
    <w:basedOn w:val="bodytext1"/>
    <w:link w:val="Heading12Char"/>
    <w:qFormat/>
    <w:rsid w:val="00CD32D7"/>
    <w:pPr>
      <w:spacing w:after="240"/>
    </w:pPr>
    <w:rPr>
      <w:rFonts w:ascii="Gill Sans MT" w:hAnsi="Gill Sans MT"/>
      <w:b/>
      <w:bCs/>
      <w:color w:val="002A6C"/>
      <w:sz w:val="52"/>
      <w:szCs w:val="52"/>
    </w:rPr>
  </w:style>
  <w:style w:type="character" w:customStyle="1" w:styleId="Heading12Char">
    <w:name w:val="Heading 1.2 Char"/>
    <w:basedOn w:val="bodytext1Char"/>
    <w:link w:val="Heading12"/>
    <w:rsid w:val="00CD32D7"/>
    <w:rPr>
      <w:rFonts w:ascii="Gill Sans MT" w:eastAsia="Calibri" w:hAnsi="Gill Sans MT" w:cs="Arial"/>
      <w:b/>
      <w:bCs/>
      <w:color w:val="002A6C"/>
      <w:sz w:val="52"/>
      <w:szCs w:val="52"/>
    </w:rPr>
  </w:style>
  <w:style w:type="paragraph" w:customStyle="1" w:styleId="bodyStyle1">
    <w:name w:val="bodyStyle1"/>
    <w:basedOn w:val="Normal"/>
    <w:link w:val="bodyStyle1Char"/>
    <w:qFormat/>
    <w:rsid w:val="0003605F"/>
    <w:pPr>
      <w:widowControl w:val="0"/>
      <w:autoSpaceDE w:val="0"/>
      <w:autoSpaceDN w:val="0"/>
      <w:adjustRightInd w:val="0"/>
    </w:pPr>
    <w:rPr>
      <w:rFonts w:eastAsia="Times New Roman" w:cs="Gill Sans"/>
      <w:bCs/>
      <w:szCs w:val="22"/>
    </w:rPr>
  </w:style>
  <w:style w:type="character" w:customStyle="1" w:styleId="bodyStyle1Char">
    <w:name w:val="bodyStyle1 Char"/>
    <w:link w:val="bodyStyle1"/>
    <w:rsid w:val="0003605F"/>
    <w:rPr>
      <w:rFonts w:ascii="Gill Sans MT" w:eastAsia="Times New Roman" w:hAnsi="Gill Sans MT" w:cs="Gill Sans"/>
      <w:bCs/>
    </w:rPr>
  </w:style>
  <w:style w:type="paragraph" w:customStyle="1" w:styleId="Style2">
    <w:name w:val="Style2"/>
    <w:basedOn w:val="Normal"/>
    <w:link w:val="Style2Char"/>
    <w:qFormat/>
    <w:rsid w:val="00C640F1"/>
    <w:pPr>
      <w:spacing w:line="220" w:lineRule="atLeast"/>
    </w:pPr>
    <w:rPr>
      <w:rFonts w:ascii="GillSans" w:hAnsi="GillSans"/>
      <w:b/>
      <w:caps/>
      <w:color w:val="002A6C"/>
      <w:szCs w:val="22"/>
    </w:rPr>
  </w:style>
  <w:style w:type="character" w:customStyle="1" w:styleId="Style2Char">
    <w:name w:val="Style2 Char"/>
    <w:link w:val="Style2"/>
    <w:rsid w:val="00C640F1"/>
    <w:rPr>
      <w:rFonts w:ascii="GillSans" w:eastAsia="Calibri" w:hAnsi="GillSans" w:cs="Arial"/>
      <w:b/>
      <w:caps/>
      <w:color w:val="002A6C"/>
    </w:rPr>
  </w:style>
  <w:style w:type="paragraph" w:customStyle="1" w:styleId="subsectionheadline1">
    <w:name w:val="subsectionheadline1"/>
    <w:basedOn w:val="Style2"/>
    <w:link w:val="subsectionheadline1Char"/>
    <w:qFormat/>
    <w:rsid w:val="00C640F1"/>
    <w:rPr>
      <w:sz w:val="24"/>
      <w:szCs w:val="24"/>
    </w:rPr>
  </w:style>
  <w:style w:type="character" w:customStyle="1" w:styleId="subsectionheadline1Char">
    <w:name w:val="subsectionheadline1 Char"/>
    <w:link w:val="subsectionheadline1"/>
    <w:rsid w:val="00C640F1"/>
    <w:rPr>
      <w:rFonts w:ascii="GillSans" w:eastAsia="Calibri" w:hAnsi="GillSans" w:cs="Arial"/>
      <w:b/>
      <w:caps/>
      <w:color w:val="002A6C"/>
      <w:sz w:val="24"/>
      <w:szCs w:val="24"/>
    </w:rPr>
  </w:style>
  <w:style w:type="paragraph" w:styleId="BalloonText">
    <w:name w:val="Balloon Text"/>
    <w:basedOn w:val="Normal"/>
    <w:link w:val="BalloonTextChar"/>
    <w:uiPriority w:val="99"/>
    <w:semiHidden/>
    <w:unhideWhenUsed/>
    <w:rsid w:val="00D57384"/>
    <w:rPr>
      <w:rFonts w:ascii="Tahoma" w:hAnsi="Tahoma" w:cs="Tahoma"/>
      <w:sz w:val="16"/>
      <w:szCs w:val="16"/>
    </w:rPr>
  </w:style>
  <w:style w:type="character" w:customStyle="1" w:styleId="BalloonTextChar">
    <w:name w:val="Balloon Text Char"/>
    <w:basedOn w:val="DefaultParagraphFont"/>
    <w:link w:val="BalloonText"/>
    <w:uiPriority w:val="99"/>
    <w:semiHidden/>
    <w:rsid w:val="00D57384"/>
    <w:rPr>
      <w:rFonts w:ascii="Tahoma" w:eastAsia="Calibri" w:hAnsi="Tahoma" w:cs="Tahoma"/>
      <w:sz w:val="16"/>
      <w:szCs w:val="16"/>
    </w:rPr>
  </w:style>
  <w:style w:type="paragraph" w:styleId="ListParagraph">
    <w:name w:val="List Paragraph"/>
    <w:aliases w:val="List Paragraph - Dani,List Paragraph 1 - Dani,Bullets,First Level Outline,Colorful List - Accent 11,Proposal Heading 1.1,Primus H 3,List Paragraph 1,IRD Bullet List"/>
    <w:basedOn w:val="Normal"/>
    <w:link w:val="ListParagraphChar"/>
    <w:uiPriority w:val="34"/>
    <w:qFormat/>
    <w:rsid w:val="00A95656"/>
    <w:pPr>
      <w:tabs>
        <w:tab w:val="left" w:pos="9360"/>
      </w:tabs>
      <w:ind w:left="720"/>
      <w:contextualSpacing/>
      <w:textAlignment w:val="baseline"/>
    </w:pPr>
    <w:rPr>
      <w:rFonts w:eastAsiaTheme="minorEastAsia"/>
      <w:szCs w:val="20"/>
    </w:rPr>
  </w:style>
  <w:style w:type="character" w:customStyle="1" w:styleId="ListParagraphChar">
    <w:name w:val="List Paragraph Char"/>
    <w:aliases w:val="List Paragraph - Dani Char,List Paragraph 1 - Dani Char,Bullets Char,First Level Outline Char,Colorful List - Accent 11 Char,Proposal Heading 1.1 Char,Primus H 3 Char,List Paragraph 1 Char,IRD Bullet List Char"/>
    <w:link w:val="ListParagraph"/>
    <w:uiPriority w:val="34"/>
    <w:locked/>
    <w:rsid w:val="00A95656"/>
    <w:rPr>
      <w:rFonts w:ascii="Gill Sans MT" w:eastAsiaTheme="minorEastAsia" w:hAnsi="Gill Sans MT" w:cs="Arial"/>
      <w:szCs w:val="20"/>
    </w:rPr>
  </w:style>
  <w:style w:type="character" w:customStyle="1" w:styleId="author">
    <w:name w:val="author"/>
    <w:basedOn w:val="DefaultParagraphFont"/>
    <w:rsid w:val="00A65983"/>
  </w:style>
  <w:style w:type="character" w:customStyle="1" w:styleId="apple-converted-space">
    <w:name w:val="apple-converted-space"/>
    <w:basedOn w:val="DefaultParagraphFont"/>
    <w:rsid w:val="00A65983"/>
  </w:style>
  <w:style w:type="character" w:customStyle="1" w:styleId="year">
    <w:name w:val="year"/>
    <w:basedOn w:val="DefaultParagraphFont"/>
    <w:rsid w:val="00A65983"/>
  </w:style>
  <w:style w:type="character" w:customStyle="1" w:styleId="Title1">
    <w:name w:val="Title1"/>
    <w:basedOn w:val="DefaultParagraphFont"/>
    <w:rsid w:val="00A65983"/>
  </w:style>
  <w:style w:type="character" w:customStyle="1" w:styleId="journal">
    <w:name w:val="journal"/>
    <w:basedOn w:val="DefaultParagraphFont"/>
    <w:rsid w:val="00A65983"/>
  </w:style>
  <w:style w:type="character" w:customStyle="1" w:styleId="vol">
    <w:name w:val="vol"/>
    <w:basedOn w:val="DefaultParagraphFont"/>
    <w:rsid w:val="00A65983"/>
  </w:style>
  <w:style w:type="character" w:customStyle="1" w:styleId="pages">
    <w:name w:val="pages"/>
    <w:basedOn w:val="DefaultParagraphFont"/>
    <w:rsid w:val="00A65983"/>
  </w:style>
  <w:style w:type="character" w:styleId="FollowedHyperlink">
    <w:name w:val="FollowedHyperlink"/>
    <w:basedOn w:val="DefaultParagraphFont"/>
    <w:uiPriority w:val="99"/>
    <w:semiHidden/>
    <w:unhideWhenUsed/>
    <w:rsid w:val="00A65983"/>
    <w:rPr>
      <w:color w:val="954F72" w:themeColor="followedHyperlink"/>
      <w:u w:val="single"/>
    </w:rPr>
  </w:style>
  <w:style w:type="character" w:styleId="Emphasis">
    <w:name w:val="Emphasis"/>
    <w:basedOn w:val="DefaultParagraphFont"/>
    <w:uiPriority w:val="20"/>
    <w:qFormat/>
    <w:rsid w:val="007545A3"/>
    <w:rPr>
      <w:i/>
      <w:iCs/>
    </w:rPr>
  </w:style>
  <w:style w:type="character" w:customStyle="1" w:styleId="Heading3Char">
    <w:name w:val="Heading 3 Char"/>
    <w:basedOn w:val="DefaultParagraphFont"/>
    <w:link w:val="Heading3"/>
    <w:uiPriority w:val="9"/>
    <w:rsid w:val="006F1D96"/>
    <w:rPr>
      <w:rFonts w:ascii="Gill Sans MT" w:eastAsiaTheme="majorEastAsia" w:hAnsi="Gill Sans MT" w:cstheme="majorBidi"/>
      <w:b/>
      <w:smallCaps/>
      <w:color w:val="003478"/>
      <w:sz w:val="24"/>
      <w:szCs w:val="24"/>
    </w:rPr>
  </w:style>
  <w:style w:type="paragraph" w:styleId="TOC3">
    <w:name w:val="toc 3"/>
    <w:basedOn w:val="Normal"/>
    <w:next w:val="Normal"/>
    <w:autoRedefine/>
    <w:uiPriority w:val="39"/>
    <w:unhideWhenUsed/>
    <w:rsid w:val="002E6A59"/>
    <w:pPr>
      <w:spacing w:after="100"/>
      <w:ind w:left="440"/>
    </w:pPr>
  </w:style>
  <w:style w:type="paragraph" w:customStyle="1" w:styleId="TextBoxText">
    <w:name w:val="Text Box Text"/>
    <w:basedOn w:val="Normal"/>
    <w:qFormat/>
    <w:rsid w:val="00EC729E"/>
    <w:pPr>
      <w:spacing w:line="240" w:lineRule="auto"/>
      <w:jc w:val="left"/>
    </w:pPr>
    <w:rPr>
      <w:rFonts w:ascii="Arial" w:eastAsia="Times New Roman" w:hAnsi="Arial"/>
      <w:b/>
      <w:color w:val="FFFFFF"/>
      <w:sz w:val="18"/>
      <w:szCs w:val="18"/>
    </w:rPr>
  </w:style>
  <w:style w:type="paragraph" w:customStyle="1" w:styleId="TextBoxHeading">
    <w:name w:val="Text Box Heading"/>
    <w:basedOn w:val="TextBoxText"/>
    <w:next w:val="TextBoxText"/>
    <w:qFormat/>
    <w:rsid w:val="00EC729E"/>
    <w:pPr>
      <w:spacing w:after="120"/>
      <w:jc w:val="center"/>
    </w:pPr>
    <w:rPr>
      <w:rFonts w:ascii="Arial Bold" w:hAnsi="Arial Bold"/>
      <w:caps/>
    </w:rPr>
  </w:style>
  <w:style w:type="paragraph" w:customStyle="1" w:styleId="BoxBullet">
    <w:name w:val="Box Bullet"/>
    <w:basedOn w:val="TextBoxText"/>
    <w:qFormat/>
    <w:rsid w:val="00EC729E"/>
    <w:pPr>
      <w:numPr>
        <w:numId w:val="2"/>
      </w:numPr>
      <w:spacing w:before="120" w:after="120"/>
      <w:contextualSpacing/>
    </w:pPr>
  </w:style>
  <w:style w:type="paragraph" w:styleId="FootnoteText">
    <w:name w:val="footnote text"/>
    <w:aliases w:val="fn,ADB,single space,footnote text Char,fn Char,ADB Char,single space Char Char,Fußnotentextf,ft,footnote text,FOOTNOTES,Footnote Text Char1,Footnote Text Char2 Char,Footnote Text Char1 Char Char,Footnote Text Char2 Char Char Char,Geneva 9"/>
    <w:basedOn w:val="Normal"/>
    <w:link w:val="FootnoteTextChar"/>
    <w:uiPriority w:val="99"/>
    <w:unhideWhenUsed/>
    <w:qFormat/>
    <w:rsid w:val="006B4310"/>
    <w:pPr>
      <w:spacing w:line="240" w:lineRule="auto"/>
    </w:pPr>
    <w:rPr>
      <w:sz w:val="20"/>
      <w:szCs w:val="20"/>
    </w:rPr>
  </w:style>
  <w:style w:type="character" w:customStyle="1" w:styleId="FootnoteTextChar">
    <w:name w:val="Footnote Text Char"/>
    <w:aliases w:val="fn Char1,ADB Char1,single space Char,footnote text Char Char,fn Char Char,ADB Char Char,single space Char Char Char,Fußnotentextf Char,ft Char,footnote text Char1,FOOTNOTES Char,Footnote Text Char1 Char,Footnote Text Char2 Char Char"/>
    <w:basedOn w:val="DefaultParagraphFont"/>
    <w:link w:val="FootnoteText"/>
    <w:uiPriority w:val="99"/>
    <w:rsid w:val="006B4310"/>
    <w:rPr>
      <w:rFonts w:ascii="Gill Sans MT" w:eastAsia="Calibri" w:hAnsi="Gill Sans MT" w:cs="Arial"/>
      <w:sz w:val="20"/>
      <w:szCs w:val="20"/>
    </w:rPr>
  </w:style>
  <w:style w:type="character" w:styleId="FootnoteReference">
    <w:name w:val="footnote reference"/>
    <w:basedOn w:val="DefaultParagraphFont"/>
    <w:uiPriority w:val="99"/>
    <w:unhideWhenUsed/>
    <w:rsid w:val="006B4310"/>
    <w:rPr>
      <w:vertAlign w:val="superscript"/>
    </w:rPr>
  </w:style>
  <w:style w:type="character" w:customStyle="1" w:styleId="Heading4Char">
    <w:name w:val="Heading 4 Char"/>
    <w:basedOn w:val="DefaultParagraphFont"/>
    <w:link w:val="Heading4"/>
    <w:uiPriority w:val="9"/>
    <w:rsid w:val="008262F9"/>
    <w:rPr>
      <w:rFonts w:ascii="Gill Sans MT" w:eastAsiaTheme="majorEastAsia" w:hAnsi="Gill Sans MT" w:cstheme="majorBidi"/>
      <w:b/>
      <w:i/>
      <w:iCs/>
      <w:color w:val="002060"/>
      <w:szCs w:val="24"/>
    </w:rPr>
  </w:style>
  <w:style w:type="paragraph" w:styleId="Caption">
    <w:name w:val="caption"/>
    <w:basedOn w:val="Normal"/>
    <w:next w:val="Normal"/>
    <w:uiPriority w:val="35"/>
    <w:unhideWhenUsed/>
    <w:qFormat/>
    <w:rsid w:val="00C95DF2"/>
    <w:pPr>
      <w:spacing w:before="120" w:line="240" w:lineRule="auto"/>
    </w:pPr>
    <w:rPr>
      <w:iCs/>
      <w:color w:val="2F5496" w:themeColor="accent5" w:themeShade="BF"/>
      <w:sz w:val="20"/>
      <w:szCs w:val="18"/>
    </w:rPr>
  </w:style>
  <w:style w:type="paragraph" w:styleId="NormalWeb">
    <w:name w:val="Normal (Web)"/>
    <w:basedOn w:val="Normal"/>
    <w:uiPriority w:val="99"/>
    <w:semiHidden/>
    <w:unhideWhenUsed/>
    <w:rsid w:val="001E5FE2"/>
    <w:pPr>
      <w:spacing w:before="100" w:beforeAutospacing="1" w:after="100" w:afterAutospacing="1" w:line="240" w:lineRule="auto"/>
      <w:jc w:val="left"/>
    </w:pPr>
    <w:rPr>
      <w:rFonts w:ascii="Times New Roman" w:eastAsiaTheme="minorEastAsia" w:hAnsi="Times New Roman" w:cs="Times New Roman"/>
      <w:sz w:val="24"/>
    </w:rPr>
  </w:style>
  <w:style w:type="paragraph" w:styleId="Header">
    <w:name w:val="header"/>
    <w:basedOn w:val="Normal"/>
    <w:link w:val="HeaderChar"/>
    <w:uiPriority w:val="99"/>
    <w:unhideWhenUsed/>
    <w:rsid w:val="003651FF"/>
    <w:pPr>
      <w:tabs>
        <w:tab w:val="center" w:pos="4680"/>
        <w:tab w:val="right" w:pos="9360"/>
      </w:tabs>
      <w:spacing w:line="240" w:lineRule="auto"/>
    </w:pPr>
  </w:style>
  <w:style w:type="character" w:customStyle="1" w:styleId="HeaderChar">
    <w:name w:val="Header Char"/>
    <w:basedOn w:val="DefaultParagraphFont"/>
    <w:link w:val="Header"/>
    <w:uiPriority w:val="99"/>
    <w:rsid w:val="003651FF"/>
    <w:rPr>
      <w:rFonts w:ascii="Gill Sans MT" w:eastAsia="Calibri" w:hAnsi="Gill Sans MT" w:cs="Arial"/>
      <w:szCs w:val="24"/>
    </w:rPr>
  </w:style>
  <w:style w:type="paragraph" w:styleId="Footer">
    <w:name w:val="footer"/>
    <w:basedOn w:val="Normal"/>
    <w:link w:val="FooterChar"/>
    <w:uiPriority w:val="99"/>
    <w:unhideWhenUsed/>
    <w:rsid w:val="003651FF"/>
    <w:pPr>
      <w:tabs>
        <w:tab w:val="center" w:pos="4680"/>
        <w:tab w:val="right" w:pos="9360"/>
      </w:tabs>
      <w:spacing w:line="240" w:lineRule="auto"/>
    </w:pPr>
  </w:style>
  <w:style w:type="character" w:customStyle="1" w:styleId="FooterChar">
    <w:name w:val="Footer Char"/>
    <w:basedOn w:val="DefaultParagraphFont"/>
    <w:link w:val="Footer"/>
    <w:uiPriority w:val="99"/>
    <w:rsid w:val="003651FF"/>
    <w:rPr>
      <w:rFonts w:ascii="Gill Sans MT" w:eastAsia="Calibri" w:hAnsi="Gill Sans MT" w:cs="Arial"/>
      <w:szCs w:val="24"/>
    </w:rPr>
  </w:style>
  <w:style w:type="paragraph" w:styleId="CommentSubject">
    <w:name w:val="annotation subject"/>
    <w:basedOn w:val="CommentText"/>
    <w:next w:val="CommentText"/>
    <w:link w:val="CommentSubjectChar"/>
    <w:uiPriority w:val="99"/>
    <w:semiHidden/>
    <w:unhideWhenUsed/>
    <w:rsid w:val="002176CE"/>
    <w:pPr>
      <w:spacing w:line="240" w:lineRule="auto"/>
    </w:pPr>
    <w:rPr>
      <w:b/>
      <w:bCs/>
      <w:sz w:val="20"/>
      <w:szCs w:val="20"/>
    </w:rPr>
  </w:style>
  <w:style w:type="character" w:customStyle="1" w:styleId="CommentSubjectChar">
    <w:name w:val="Comment Subject Char"/>
    <w:basedOn w:val="CommentTextChar"/>
    <w:link w:val="CommentSubject"/>
    <w:uiPriority w:val="99"/>
    <w:semiHidden/>
    <w:rsid w:val="002176CE"/>
    <w:rPr>
      <w:rFonts w:ascii="Gill Sans MT" w:eastAsia="Calibri" w:hAnsi="Gill Sans MT" w:cs="Arial"/>
      <w:b/>
      <w:bCs/>
      <w:sz w:val="20"/>
      <w:szCs w:val="20"/>
    </w:rPr>
  </w:style>
  <w:style w:type="table" w:styleId="TableGrid">
    <w:name w:val="Table Grid"/>
    <w:basedOn w:val="TableNormal"/>
    <w:uiPriority w:val="39"/>
    <w:rsid w:val="000C4527"/>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3F7ED8"/>
    <w:pPr>
      <w:tabs>
        <w:tab w:val="center" w:pos="4680"/>
        <w:tab w:val="right" w:pos="9360"/>
      </w:tabs>
    </w:pPr>
  </w:style>
  <w:style w:type="character" w:customStyle="1" w:styleId="MTDisplayEquationChar">
    <w:name w:val="MTDisplayEquation Char"/>
    <w:basedOn w:val="DefaultParagraphFont"/>
    <w:link w:val="MTDisplayEquation"/>
    <w:rsid w:val="003F7ED8"/>
    <w:rPr>
      <w:rFonts w:ascii="Gill Sans MT" w:eastAsia="Calibri" w:hAnsi="Gill Sans MT" w:cs="Arial"/>
      <w:szCs w:val="24"/>
    </w:rPr>
  </w:style>
  <w:style w:type="paragraph" w:customStyle="1" w:styleId="Tabletext">
    <w:name w:val="Table text"/>
    <w:unhideWhenUsed/>
    <w:rsid w:val="00FF3FDD"/>
    <w:pPr>
      <w:spacing w:before="40" w:after="40" w:line="240" w:lineRule="auto"/>
    </w:pPr>
    <w:rPr>
      <w:rFonts w:ascii="Times New Roman" w:eastAsia="Times New Roman" w:hAnsi="Times New Roman" w:cs="Arial"/>
      <w:szCs w:val="18"/>
    </w:rPr>
  </w:style>
  <w:style w:type="character" w:customStyle="1" w:styleId="Heading5Char">
    <w:name w:val="Heading 5 Char"/>
    <w:basedOn w:val="DefaultParagraphFont"/>
    <w:link w:val="Heading5"/>
    <w:uiPriority w:val="9"/>
    <w:rsid w:val="00F664B4"/>
    <w:rPr>
      <w:rFonts w:asciiTheme="majorHAnsi" w:eastAsiaTheme="majorEastAsia" w:hAnsiTheme="majorHAnsi" w:cstheme="majorBidi"/>
      <w:color w:val="1F4D78" w:themeColor="accent1" w:themeShade="7F"/>
      <w:szCs w:val="24"/>
    </w:rPr>
  </w:style>
  <w:style w:type="paragraph" w:styleId="Revision">
    <w:name w:val="Revision"/>
    <w:hidden/>
    <w:uiPriority w:val="99"/>
    <w:semiHidden/>
    <w:rsid w:val="008A12E9"/>
    <w:pPr>
      <w:spacing w:after="0" w:line="240" w:lineRule="auto"/>
    </w:pPr>
    <w:rPr>
      <w:rFonts w:ascii="Gill Sans MT" w:eastAsia="Calibri" w:hAnsi="Gill Sans MT" w:cs="Arial"/>
      <w:szCs w:val="24"/>
    </w:rPr>
  </w:style>
  <w:style w:type="paragraph" w:customStyle="1" w:styleId="xmsonormal">
    <w:name w:val="x_msonormal"/>
    <w:basedOn w:val="Normal"/>
    <w:rsid w:val="00812344"/>
    <w:pPr>
      <w:spacing w:before="100" w:beforeAutospacing="1" w:after="100" w:afterAutospacing="1" w:line="240" w:lineRule="auto"/>
      <w:jc w:val="left"/>
    </w:pPr>
    <w:rPr>
      <w:rFonts w:ascii="Times New Roman" w:eastAsia="Times New Roman" w:hAnsi="Times New Roman" w:cs="Times New Roman"/>
      <w:sz w:val="24"/>
    </w:rPr>
  </w:style>
  <w:style w:type="paragraph" w:customStyle="1" w:styleId="xbodystyle1">
    <w:name w:val="x_bodystyle1"/>
    <w:basedOn w:val="Normal"/>
    <w:rsid w:val="00812344"/>
    <w:pPr>
      <w:spacing w:before="100" w:beforeAutospacing="1" w:after="100" w:afterAutospacing="1" w:line="240" w:lineRule="auto"/>
      <w:jc w:val="left"/>
    </w:pPr>
    <w:rPr>
      <w:rFonts w:ascii="Times New Roman" w:eastAsia="Times New Roman" w:hAnsi="Times New Roman" w:cs="Times New Roman"/>
      <w:sz w:val="24"/>
    </w:rPr>
  </w:style>
  <w:style w:type="character" w:customStyle="1" w:styleId="UnresolvedMention1">
    <w:name w:val="Unresolved Mention1"/>
    <w:basedOn w:val="DefaultParagraphFont"/>
    <w:uiPriority w:val="99"/>
    <w:semiHidden/>
    <w:unhideWhenUsed/>
    <w:rsid w:val="00752A03"/>
    <w:rPr>
      <w:color w:val="808080"/>
      <w:shd w:val="clear" w:color="auto" w:fill="E6E6E6"/>
    </w:rPr>
  </w:style>
  <w:style w:type="paragraph" w:styleId="TableofFigures">
    <w:name w:val="table of figures"/>
    <w:basedOn w:val="Normal"/>
    <w:next w:val="Normal"/>
    <w:uiPriority w:val="99"/>
    <w:unhideWhenUsed/>
    <w:rsid w:val="006A63F5"/>
  </w:style>
  <w:style w:type="character" w:customStyle="1" w:styleId="UnresolvedMention2">
    <w:name w:val="Unresolved Mention2"/>
    <w:basedOn w:val="DefaultParagraphFont"/>
    <w:uiPriority w:val="99"/>
    <w:semiHidden/>
    <w:unhideWhenUsed/>
    <w:rsid w:val="00D87D14"/>
    <w:rPr>
      <w:color w:val="808080"/>
      <w:shd w:val="clear" w:color="auto" w:fill="E6E6E6"/>
    </w:rPr>
  </w:style>
  <w:style w:type="paragraph" w:styleId="BodyText">
    <w:name w:val="Body Text"/>
    <w:link w:val="BodyTextChar"/>
    <w:uiPriority w:val="99"/>
    <w:rsid w:val="00D153D1"/>
    <w:pPr>
      <w:spacing w:line="240" w:lineRule="auto"/>
    </w:pPr>
    <w:rPr>
      <w:rFonts w:ascii="Garamond" w:eastAsia="Times New Roman" w:hAnsi="Garamond" w:cs="Times New Roman"/>
      <w:szCs w:val="24"/>
    </w:rPr>
  </w:style>
  <w:style w:type="character" w:customStyle="1" w:styleId="BodyTextChar">
    <w:name w:val="Body Text Char"/>
    <w:basedOn w:val="DefaultParagraphFont"/>
    <w:link w:val="BodyText"/>
    <w:uiPriority w:val="99"/>
    <w:rsid w:val="00D153D1"/>
    <w:rPr>
      <w:rFonts w:ascii="Garamond" w:eastAsia="Times New Roman" w:hAnsi="Garamond" w:cs="Times New Roman"/>
      <w:szCs w:val="24"/>
    </w:rPr>
  </w:style>
  <w:style w:type="character" w:customStyle="1" w:styleId="UnresolvedMention3">
    <w:name w:val="Unresolved Mention3"/>
    <w:basedOn w:val="DefaultParagraphFont"/>
    <w:uiPriority w:val="99"/>
    <w:semiHidden/>
    <w:unhideWhenUsed/>
    <w:rsid w:val="00703D10"/>
    <w:rPr>
      <w:color w:val="808080"/>
      <w:shd w:val="clear" w:color="auto" w:fill="E6E6E6"/>
    </w:rPr>
  </w:style>
  <w:style w:type="paragraph" w:customStyle="1" w:styleId="xl65">
    <w:name w:val="xl65"/>
    <w:basedOn w:val="Normal"/>
    <w:rsid w:val="00974E6D"/>
    <w:pPr>
      <w:spacing w:before="100" w:beforeAutospacing="1" w:after="100" w:afterAutospacing="1" w:line="240" w:lineRule="auto"/>
      <w:jc w:val="left"/>
    </w:pPr>
    <w:rPr>
      <w:rFonts w:eastAsia="Times New Roman" w:cs="Times New Roman"/>
      <w:sz w:val="24"/>
    </w:rPr>
  </w:style>
  <w:style w:type="paragraph" w:customStyle="1" w:styleId="xl66">
    <w:name w:val="xl66"/>
    <w:basedOn w:val="Normal"/>
    <w:rsid w:val="00974E6D"/>
    <w:pPr>
      <w:pBdr>
        <w:bottom w:val="single" w:sz="8" w:space="0" w:color="FFFFFF"/>
        <w:right w:val="single" w:sz="8" w:space="0" w:color="FFFFFF"/>
      </w:pBdr>
      <w:shd w:val="clear" w:color="000000" w:fill="BF8F00"/>
      <w:spacing w:before="100" w:beforeAutospacing="1" w:after="100" w:afterAutospacing="1" w:line="240" w:lineRule="auto"/>
      <w:jc w:val="left"/>
      <w:textAlignment w:val="center"/>
    </w:pPr>
    <w:rPr>
      <w:rFonts w:eastAsia="Times New Roman" w:cs="Times New Roman"/>
      <w:szCs w:val="22"/>
    </w:rPr>
  </w:style>
  <w:style w:type="paragraph" w:customStyle="1" w:styleId="xl67">
    <w:name w:val="xl67"/>
    <w:basedOn w:val="Normal"/>
    <w:rsid w:val="00974E6D"/>
    <w:pPr>
      <w:pBdr>
        <w:bottom w:val="single" w:sz="8" w:space="0" w:color="FFFFFF"/>
        <w:right w:val="single" w:sz="12" w:space="0" w:color="FFFFFF"/>
      </w:pBdr>
      <w:shd w:val="clear" w:color="000000" w:fill="BF8F00"/>
      <w:spacing w:before="100" w:beforeAutospacing="1" w:after="100" w:afterAutospacing="1" w:line="240" w:lineRule="auto"/>
      <w:jc w:val="left"/>
      <w:textAlignment w:val="center"/>
    </w:pPr>
    <w:rPr>
      <w:rFonts w:eastAsia="Times New Roman" w:cs="Times New Roman"/>
      <w:szCs w:val="22"/>
    </w:rPr>
  </w:style>
  <w:style w:type="paragraph" w:customStyle="1" w:styleId="xl68">
    <w:name w:val="xl68"/>
    <w:basedOn w:val="Normal"/>
    <w:rsid w:val="00974E6D"/>
    <w:pPr>
      <w:pBdr>
        <w:bottom w:val="single" w:sz="8" w:space="0" w:color="FFFFFF"/>
        <w:right w:val="single" w:sz="12" w:space="0" w:color="FFFFFF"/>
      </w:pBdr>
      <w:shd w:val="clear" w:color="000000" w:fill="DDDDDD"/>
      <w:spacing w:before="100" w:beforeAutospacing="1" w:after="100" w:afterAutospacing="1" w:line="240" w:lineRule="auto"/>
      <w:jc w:val="left"/>
      <w:textAlignment w:val="center"/>
    </w:pPr>
    <w:rPr>
      <w:rFonts w:eastAsia="Times New Roman" w:cs="Times New Roman"/>
      <w:szCs w:val="22"/>
    </w:rPr>
  </w:style>
  <w:style w:type="paragraph" w:customStyle="1" w:styleId="xl69">
    <w:name w:val="xl69"/>
    <w:basedOn w:val="Normal"/>
    <w:rsid w:val="00974E6D"/>
    <w:pPr>
      <w:pBdr>
        <w:bottom w:val="single" w:sz="8" w:space="0" w:color="FFFFFF"/>
        <w:right w:val="single" w:sz="8" w:space="0" w:color="FFFFFF"/>
      </w:pBdr>
      <w:shd w:val="clear" w:color="000000" w:fill="DDDDDD"/>
      <w:spacing w:before="100" w:beforeAutospacing="1" w:after="100" w:afterAutospacing="1" w:line="240" w:lineRule="auto"/>
      <w:jc w:val="left"/>
      <w:textAlignment w:val="center"/>
    </w:pPr>
    <w:rPr>
      <w:rFonts w:eastAsia="Times New Roman" w:cs="Times New Roman"/>
      <w:szCs w:val="22"/>
    </w:rPr>
  </w:style>
  <w:style w:type="paragraph" w:customStyle="1" w:styleId="xl70">
    <w:name w:val="xl70"/>
    <w:basedOn w:val="Normal"/>
    <w:rsid w:val="00974E6D"/>
    <w:pPr>
      <w:pBdr>
        <w:bottom w:val="single" w:sz="8" w:space="0" w:color="FFFFFF"/>
        <w:right w:val="single" w:sz="8" w:space="0" w:color="FFFFFF"/>
      </w:pBdr>
      <w:shd w:val="clear" w:color="000000" w:fill="C2113A"/>
      <w:spacing w:before="100" w:beforeAutospacing="1" w:after="100" w:afterAutospacing="1" w:line="240" w:lineRule="auto"/>
      <w:jc w:val="left"/>
      <w:textAlignment w:val="center"/>
    </w:pPr>
    <w:rPr>
      <w:rFonts w:eastAsia="Times New Roman" w:cs="Times New Roman"/>
      <w:b/>
      <w:bCs/>
      <w:color w:val="FFFFFF"/>
      <w:szCs w:val="22"/>
    </w:rPr>
  </w:style>
  <w:style w:type="paragraph" w:customStyle="1" w:styleId="xl71">
    <w:name w:val="xl71"/>
    <w:basedOn w:val="Normal"/>
    <w:rsid w:val="00974E6D"/>
    <w:pPr>
      <w:pBdr>
        <w:left w:val="single" w:sz="8" w:space="0" w:color="FFFFFF"/>
        <w:bottom w:val="single" w:sz="8" w:space="0" w:color="FFFFFF"/>
      </w:pBdr>
      <w:shd w:val="clear" w:color="000000" w:fill="C2113A"/>
      <w:spacing w:before="100" w:beforeAutospacing="1" w:after="100" w:afterAutospacing="1" w:line="240" w:lineRule="auto"/>
      <w:jc w:val="center"/>
      <w:textAlignment w:val="center"/>
    </w:pPr>
    <w:rPr>
      <w:rFonts w:eastAsia="Times New Roman" w:cs="Times New Roman"/>
      <w:b/>
      <w:bCs/>
      <w:color w:val="FFFFFF"/>
      <w:szCs w:val="22"/>
    </w:rPr>
  </w:style>
  <w:style w:type="paragraph" w:customStyle="1" w:styleId="xl72">
    <w:name w:val="xl72"/>
    <w:basedOn w:val="Normal"/>
    <w:rsid w:val="00974E6D"/>
    <w:pPr>
      <w:pBdr>
        <w:bottom w:val="single" w:sz="8" w:space="0" w:color="FFFFFF"/>
      </w:pBdr>
      <w:shd w:val="clear" w:color="000000" w:fill="C2113A"/>
      <w:spacing w:before="100" w:beforeAutospacing="1" w:after="100" w:afterAutospacing="1" w:line="240" w:lineRule="auto"/>
      <w:jc w:val="center"/>
      <w:textAlignment w:val="center"/>
    </w:pPr>
    <w:rPr>
      <w:rFonts w:eastAsia="Times New Roman" w:cs="Times New Roman"/>
      <w:b/>
      <w:bCs/>
      <w:color w:val="FFFFFF"/>
      <w:szCs w:val="22"/>
    </w:rPr>
  </w:style>
  <w:style w:type="paragraph" w:customStyle="1" w:styleId="xl73">
    <w:name w:val="xl73"/>
    <w:basedOn w:val="Normal"/>
    <w:rsid w:val="00974E6D"/>
    <w:pPr>
      <w:pBdr>
        <w:bottom w:val="single" w:sz="8" w:space="0" w:color="FFFFFF"/>
        <w:right w:val="single" w:sz="8" w:space="0" w:color="FFFFFF"/>
      </w:pBdr>
      <w:shd w:val="clear" w:color="000000" w:fill="C2113A"/>
      <w:spacing w:before="100" w:beforeAutospacing="1" w:after="100" w:afterAutospacing="1" w:line="240" w:lineRule="auto"/>
      <w:jc w:val="center"/>
      <w:textAlignment w:val="center"/>
    </w:pPr>
    <w:rPr>
      <w:rFonts w:eastAsia="Times New Roman" w:cs="Times New Roman"/>
      <w:b/>
      <w:bCs/>
      <w:color w:val="FFFFFF"/>
      <w:szCs w:val="22"/>
    </w:rPr>
  </w:style>
  <w:style w:type="paragraph" w:customStyle="1" w:styleId="xl74">
    <w:name w:val="xl74"/>
    <w:basedOn w:val="Normal"/>
    <w:rsid w:val="00974E6D"/>
    <w:pPr>
      <w:pBdr>
        <w:left w:val="single" w:sz="8" w:space="0" w:color="FFFFFF"/>
        <w:bottom w:val="single" w:sz="8" w:space="0" w:color="FFFFFF"/>
      </w:pBdr>
      <w:shd w:val="clear" w:color="000000" w:fill="C2113A"/>
      <w:spacing w:before="100" w:beforeAutospacing="1" w:after="100" w:afterAutospacing="1" w:line="240" w:lineRule="auto"/>
      <w:jc w:val="center"/>
      <w:textAlignment w:val="center"/>
    </w:pPr>
    <w:rPr>
      <w:rFonts w:eastAsia="Times New Roman" w:cs="Times New Roman"/>
      <w:b/>
      <w:bCs/>
      <w:color w:val="FFFFFF"/>
      <w:szCs w:val="22"/>
    </w:rPr>
  </w:style>
  <w:style w:type="paragraph" w:customStyle="1" w:styleId="xl75">
    <w:name w:val="xl75"/>
    <w:basedOn w:val="Normal"/>
    <w:rsid w:val="00974E6D"/>
    <w:pPr>
      <w:pBdr>
        <w:bottom w:val="single" w:sz="8" w:space="0" w:color="FFFFFF"/>
      </w:pBdr>
      <w:shd w:val="clear" w:color="000000" w:fill="C2113A"/>
      <w:spacing w:before="100" w:beforeAutospacing="1" w:after="100" w:afterAutospacing="1" w:line="240" w:lineRule="auto"/>
      <w:jc w:val="center"/>
      <w:textAlignment w:val="center"/>
    </w:pPr>
    <w:rPr>
      <w:rFonts w:eastAsia="Times New Roman" w:cs="Times New Roman"/>
      <w:b/>
      <w:bCs/>
      <w:color w:val="FFFFFF"/>
      <w:szCs w:val="22"/>
    </w:rPr>
  </w:style>
  <w:style w:type="paragraph" w:customStyle="1" w:styleId="xl76">
    <w:name w:val="xl76"/>
    <w:basedOn w:val="Normal"/>
    <w:rsid w:val="00974E6D"/>
    <w:pPr>
      <w:pBdr>
        <w:bottom w:val="single" w:sz="8" w:space="0" w:color="FFFFFF"/>
        <w:right w:val="single" w:sz="8" w:space="0" w:color="FFFFFF"/>
      </w:pBdr>
      <w:shd w:val="clear" w:color="000000" w:fill="C2113A"/>
      <w:spacing w:before="100" w:beforeAutospacing="1" w:after="100" w:afterAutospacing="1" w:line="240" w:lineRule="auto"/>
      <w:jc w:val="center"/>
      <w:textAlignment w:val="center"/>
    </w:pPr>
    <w:rPr>
      <w:rFonts w:eastAsia="Times New Roman" w:cs="Times New Roman"/>
      <w:b/>
      <w:bCs/>
      <w:color w:val="FFFFFF"/>
      <w:szCs w:val="22"/>
    </w:rPr>
  </w:style>
  <w:style w:type="paragraph" w:customStyle="1" w:styleId="xl77">
    <w:name w:val="xl77"/>
    <w:basedOn w:val="Normal"/>
    <w:rsid w:val="00974E6D"/>
    <w:pPr>
      <w:pBdr>
        <w:top w:val="single" w:sz="8" w:space="0" w:color="FFFFFF"/>
      </w:pBdr>
      <w:shd w:val="clear" w:color="000000" w:fill="002A6C"/>
      <w:spacing w:before="100" w:beforeAutospacing="1" w:after="100" w:afterAutospacing="1" w:line="240" w:lineRule="auto"/>
      <w:jc w:val="left"/>
      <w:textAlignment w:val="center"/>
    </w:pPr>
    <w:rPr>
      <w:rFonts w:eastAsia="Times New Roman" w:cs="Times New Roman"/>
      <w:color w:val="FFFFFF"/>
      <w:szCs w:val="22"/>
    </w:rPr>
  </w:style>
  <w:style w:type="paragraph" w:customStyle="1" w:styleId="xl78">
    <w:name w:val="xl78"/>
    <w:basedOn w:val="Normal"/>
    <w:rsid w:val="00974E6D"/>
    <w:pPr>
      <w:pBdr>
        <w:right w:val="single" w:sz="8" w:space="0" w:color="FFFFFF"/>
      </w:pBdr>
      <w:shd w:val="clear" w:color="000000" w:fill="C2113A"/>
      <w:spacing w:before="100" w:beforeAutospacing="1" w:after="100" w:afterAutospacing="1" w:line="240" w:lineRule="auto"/>
      <w:jc w:val="center"/>
      <w:textAlignment w:val="center"/>
    </w:pPr>
    <w:rPr>
      <w:rFonts w:eastAsia="Times New Roman" w:cs="Times New Roman"/>
      <w:b/>
      <w:bCs/>
      <w:color w:val="FFFFFF"/>
      <w:szCs w:val="22"/>
    </w:rPr>
  </w:style>
  <w:style w:type="paragraph" w:customStyle="1" w:styleId="xl79">
    <w:name w:val="xl79"/>
    <w:basedOn w:val="Normal"/>
    <w:rsid w:val="00974E6D"/>
    <w:pPr>
      <w:pBdr>
        <w:bottom w:val="single" w:sz="8" w:space="0" w:color="FFFFFF"/>
        <w:right w:val="single" w:sz="8" w:space="0" w:color="FFFFFF"/>
      </w:pBdr>
      <w:shd w:val="clear" w:color="000000" w:fill="336799"/>
      <w:spacing w:before="100" w:beforeAutospacing="1" w:after="100" w:afterAutospacing="1" w:line="240" w:lineRule="auto"/>
      <w:jc w:val="left"/>
      <w:textAlignment w:val="center"/>
    </w:pPr>
    <w:rPr>
      <w:rFonts w:eastAsia="Times New Roman" w:cs="Times New Roman"/>
      <w:szCs w:val="22"/>
    </w:rPr>
  </w:style>
  <w:style w:type="paragraph" w:customStyle="1" w:styleId="xl80">
    <w:name w:val="xl80"/>
    <w:basedOn w:val="Normal"/>
    <w:rsid w:val="00974E6D"/>
    <w:pPr>
      <w:pBdr>
        <w:bottom w:val="single" w:sz="8" w:space="0" w:color="FFFFFF"/>
        <w:right w:val="single" w:sz="12" w:space="0" w:color="FFFFFF"/>
      </w:pBdr>
      <w:shd w:val="clear" w:color="000000" w:fill="336799"/>
      <w:spacing w:before="100" w:beforeAutospacing="1" w:after="100" w:afterAutospacing="1" w:line="240" w:lineRule="auto"/>
      <w:jc w:val="left"/>
      <w:textAlignment w:val="center"/>
    </w:pPr>
    <w:rPr>
      <w:rFonts w:eastAsia="Times New Roman" w:cs="Times New Roman"/>
      <w:szCs w:val="22"/>
    </w:rPr>
  </w:style>
  <w:style w:type="character" w:customStyle="1" w:styleId="UnresolvedMention30">
    <w:name w:val="Unresolved Mention30"/>
    <w:basedOn w:val="DefaultParagraphFont"/>
    <w:uiPriority w:val="99"/>
    <w:semiHidden/>
    <w:unhideWhenUsed/>
    <w:rsid w:val="000C51A6"/>
    <w:rPr>
      <w:color w:val="808080"/>
      <w:shd w:val="clear" w:color="auto" w:fill="E6E6E6"/>
    </w:rPr>
  </w:style>
  <w:style w:type="table" w:customStyle="1" w:styleId="ListTable4-Accent11">
    <w:name w:val="List Table 4 - Accent 11"/>
    <w:basedOn w:val="TableNormal"/>
    <w:uiPriority w:val="49"/>
    <w:rsid w:val="00B46A5C"/>
    <w:pPr>
      <w:spacing w:after="0" w:line="240" w:lineRule="auto"/>
    </w:pPr>
    <w:rPr>
      <w:rFonts w:ascii="Times New Roman" w:eastAsia="Times New Roman" w:hAnsi="Times New Roman" w:cs="Times New Roman"/>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3-Accent11">
    <w:name w:val="List Table 3 - Accent 11"/>
    <w:basedOn w:val="TableNormal"/>
    <w:uiPriority w:val="48"/>
    <w:rsid w:val="00A22D7B"/>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
    <w:name w:val="List Table 6 Colorful - Accent 11"/>
    <w:basedOn w:val="TableNormal"/>
    <w:uiPriority w:val="51"/>
    <w:rsid w:val="00A22D7B"/>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
    <w:name w:val="Grid Table 4 - Accent 51"/>
    <w:basedOn w:val="TableNormal"/>
    <w:uiPriority w:val="49"/>
    <w:rsid w:val="00A22D7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
    <w:name w:val="List Table 1 Light1"/>
    <w:basedOn w:val="TableNormal"/>
    <w:uiPriority w:val="46"/>
    <w:rsid w:val="00A9483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
    <w:name w:val="List Table 6 Colorful1"/>
    <w:basedOn w:val="TableNormal"/>
    <w:uiPriority w:val="51"/>
    <w:rsid w:val="00A9483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
    <w:name w:val="Plain Table 21"/>
    <w:basedOn w:val="TableNormal"/>
    <w:uiPriority w:val="42"/>
    <w:rsid w:val="00A9483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A94837"/>
    <w:pPr>
      <w:spacing w:after="0" w:line="240" w:lineRule="auto"/>
    </w:pPr>
    <w:tblPr/>
  </w:style>
  <w:style w:type="character" w:styleId="PageNumber">
    <w:name w:val="page number"/>
    <w:basedOn w:val="DefaultParagraphFont"/>
    <w:uiPriority w:val="99"/>
    <w:rsid w:val="006A2905"/>
    <w:rPr>
      <w:rFonts w:ascii="Arial" w:hAnsi="Arial" w:cs="Arial"/>
      <w:caps w:val="0"/>
      <w:smallCaps w:val="0"/>
      <w:sz w:val="18"/>
      <w:szCs w:val="18"/>
    </w:rPr>
  </w:style>
  <w:style w:type="paragraph" w:customStyle="1" w:styleId="GraphicTextResultsFramework">
    <w:name w:val="Graphic Text Results Framework"/>
    <w:basedOn w:val="Normal"/>
    <w:qFormat/>
    <w:rsid w:val="006A2905"/>
    <w:pPr>
      <w:spacing w:line="240" w:lineRule="auto"/>
      <w:jc w:val="left"/>
    </w:pPr>
    <w:rPr>
      <w:rFonts w:eastAsiaTheme="minorHAnsi" w:cstheme="minorBidi"/>
      <w:sz w:val="14"/>
      <w:szCs w:val="16"/>
    </w:rPr>
  </w:style>
  <w:style w:type="table" w:customStyle="1" w:styleId="ListTable3-Accent110">
    <w:name w:val="List Table 3 - Accent 110"/>
    <w:basedOn w:val="TableNormal"/>
    <w:uiPriority w:val="48"/>
    <w:rsid w:val="00020856"/>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
    <w:name w:val="List Table 6 Colorful - Accent 110"/>
    <w:basedOn w:val="TableNormal"/>
    <w:uiPriority w:val="51"/>
    <w:rsid w:val="00020856"/>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
    <w:name w:val="Grid Table 4 - Accent 510"/>
    <w:basedOn w:val="TableNormal"/>
    <w:uiPriority w:val="49"/>
    <w:rsid w:val="0002085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
    <w:name w:val="List Table 1 Light10"/>
    <w:basedOn w:val="TableNormal"/>
    <w:uiPriority w:val="46"/>
    <w:rsid w:val="0002085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
    <w:name w:val="List Table 6 Colorful10"/>
    <w:basedOn w:val="TableNormal"/>
    <w:uiPriority w:val="51"/>
    <w:rsid w:val="0002085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
    <w:name w:val="Plain Table 210"/>
    <w:basedOn w:val="TableNormal"/>
    <w:uiPriority w:val="42"/>
    <w:rsid w:val="0002085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irstParagraph">
    <w:name w:val="First Paragraph"/>
    <w:basedOn w:val="BodyText"/>
    <w:next w:val="BodyText"/>
    <w:qFormat/>
    <w:rsid w:val="002B5BC0"/>
    <w:pPr>
      <w:spacing w:before="180" w:after="180"/>
    </w:pPr>
    <w:rPr>
      <w:rFonts w:ascii="Gill Sans MT" w:eastAsiaTheme="minorHAnsi" w:hAnsi="Gill Sans MT" w:cstheme="minorBidi"/>
    </w:rPr>
  </w:style>
  <w:style w:type="paragraph" w:customStyle="1" w:styleId="Compact">
    <w:name w:val="Compact"/>
    <w:basedOn w:val="BodyText"/>
    <w:qFormat/>
    <w:rsid w:val="002B5BC0"/>
    <w:pPr>
      <w:spacing w:before="36" w:after="36"/>
    </w:pPr>
    <w:rPr>
      <w:rFonts w:ascii="Gill Sans MT" w:eastAsiaTheme="minorHAnsi" w:hAnsi="Gill Sans MT" w:cstheme="minorBidi"/>
    </w:rPr>
  </w:style>
  <w:style w:type="paragraph" w:customStyle="1" w:styleId="TableCaption">
    <w:name w:val="Table Caption"/>
    <w:basedOn w:val="Caption"/>
    <w:rsid w:val="002B5BC0"/>
    <w:pPr>
      <w:keepNext/>
      <w:spacing w:before="0" w:after="120"/>
      <w:jc w:val="left"/>
    </w:pPr>
    <w:rPr>
      <w:rFonts w:eastAsiaTheme="minorHAnsi" w:cstheme="minorBidi"/>
      <w:i/>
      <w:iCs w:val="0"/>
      <w:color w:val="auto"/>
      <w:sz w:val="22"/>
      <w:szCs w:val="24"/>
    </w:rPr>
  </w:style>
  <w:style w:type="character" w:customStyle="1" w:styleId="UnresolvedMention4">
    <w:name w:val="Unresolved Mention4"/>
    <w:basedOn w:val="DefaultParagraphFont"/>
    <w:uiPriority w:val="99"/>
    <w:semiHidden/>
    <w:unhideWhenUsed/>
    <w:rsid w:val="005A3C21"/>
    <w:rPr>
      <w:color w:val="605E5C"/>
      <w:shd w:val="clear" w:color="auto" w:fill="E1DFDD"/>
    </w:rPr>
  </w:style>
  <w:style w:type="character" w:customStyle="1" w:styleId="Heading6Char">
    <w:name w:val="Heading 6 Char"/>
    <w:basedOn w:val="DefaultParagraphFont"/>
    <w:link w:val="Heading6"/>
    <w:uiPriority w:val="9"/>
    <w:rsid w:val="007526B8"/>
    <w:rPr>
      <w:rFonts w:asciiTheme="majorHAnsi" w:eastAsiaTheme="majorEastAsia" w:hAnsiTheme="majorHAnsi" w:cstheme="majorBidi"/>
      <w:color w:val="1F4D78" w:themeColor="accent1" w:themeShade="7F"/>
      <w:szCs w:val="24"/>
    </w:rPr>
  </w:style>
  <w:style w:type="character" w:customStyle="1" w:styleId="UnresolvedMention300">
    <w:name w:val="Unresolved Mention300"/>
    <w:basedOn w:val="DefaultParagraphFont"/>
    <w:uiPriority w:val="99"/>
    <w:semiHidden/>
    <w:unhideWhenUsed/>
    <w:rsid w:val="003B7D47"/>
    <w:rPr>
      <w:color w:val="808080"/>
      <w:shd w:val="clear" w:color="auto" w:fill="E6E6E6"/>
    </w:rPr>
  </w:style>
  <w:style w:type="table" w:customStyle="1" w:styleId="ListTable3-Accent1100">
    <w:name w:val="List Table 3 - Accent 1100"/>
    <w:basedOn w:val="TableNormal"/>
    <w:uiPriority w:val="48"/>
    <w:rsid w:val="003B7D47"/>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
    <w:name w:val="List Table 6 Colorful - Accent 1100"/>
    <w:basedOn w:val="TableNormal"/>
    <w:uiPriority w:val="51"/>
    <w:rsid w:val="003B7D47"/>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
    <w:name w:val="Grid Table 4 - Accent 5100"/>
    <w:basedOn w:val="TableNormal"/>
    <w:uiPriority w:val="49"/>
    <w:rsid w:val="003B7D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
    <w:name w:val="List Table 1 Light100"/>
    <w:basedOn w:val="TableNormal"/>
    <w:uiPriority w:val="46"/>
    <w:rsid w:val="003B7D4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
    <w:name w:val="List Table 6 Colorful100"/>
    <w:basedOn w:val="TableNormal"/>
    <w:uiPriority w:val="51"/>
    <w:rsid w:val="003B7D4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
    <w:name w:val="Plain Table 2100"/>
    <w:basedOn w:val="TableNormal"/>
    <w:uiPriority w:val="42"/>
    <w:rsid w:val="003B7D4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
    <w:name w:val="Unresolved Mention3000"/>
    <w:basedOn w:val="DefaultParagraphFont"/>
    <w:uiPriority w:val="99"/>
    <w:semiHidden/>
    <w:unhideWhenUsed/>
    <w:rsid w:val="000F62B3"/>
    <w:rPr>
      <w:color w:val="808080"/>
      <w:shd w:val="clear" w:color="auto" w:fill="E6E6E6"/>
    </w:rPr>
  </w:style>
  <w:style w:type="table" w:customStyle="1" w:styleId="ListTable3-Accent11000">
    <w:name w:val="List Table 3 - Accent 11000"/>
    <w:basedOn w:val="TableNormal"/>
    <w:uiPriority w:val="48"/>
    <w:rsid w:val="000F62B3"/>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
    <w:name w:val="List Table 6 Colorful - Accent 11000"/>
    <w:basedOn w:val="TableNormal"/>
    <w:uiPriority w:val="51"/>
    <w:rsid w:val="000F62B3"/>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
    <w:name w:val="Grid Table 4 - Accent 51000"/>
    <w:basedOn w:val="TableNormal"/>
    <w:uiPriority w:val="49"/>
    <w:rsid w:val="000F62B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
    <w:name w:val="List Table 1 Light1000"/>
    <w:basedOn w:val="TableNormal"/>
    <w:uiPriority w:val="46"/>
    <w:rsid w:val="000F62B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
    <w:name w:val="List Table 6 Colorful1000"/>
    <w:basedOn w:val="TableNormal"/>
    <w:uiPriority w:val="51"/>
    <w:rsid w:val="000F62B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
    <w:name w:val="Plain Table 21000"/>
    <w:basedOn w:val="TableNormal"/>
    <w:uiPriority w:val="42"/>
    <w:rsid w:val="000F62B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
    <w:name w:val="Unresolved Mention30000"/>
    <w:basedOn w:val="DefaultParagraphFont"/>
    <w:uiPriority w:val="99"/>
    <w:semiHidden/>
    <w:unhideWhenUsed/>
    <w:rsid w:val="003A5205"/>
    <w:rPr>
      <w:color w:val="808080"/>
      <w:shd w:val="clear" w:color="auto" w:fill="E6E6E6"/>
    </w:rPr>
  </w:style>
  <w:style w:type="table" w:customStyle="1" w:styleId="ListTable3-Accent110000">
    <w:name w:val="List Table 3 - Accent 110000"/>
    <w:basedOn w:val="TableNormal"/>
    <w:uiPriority w:val="48"/>
    <w:rsid w:val="003A5205"/>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
    <w:name w:val="List Table 6 Colorful - Accent 110000"/>
    <w:basedOn w:val="TableNormal"/>
    <w:uiPriority w:val="51"/>
    <w:rsid w:val="003A5205"/>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
    <w:name w:val="Grid Table 4 - Accent 510000"/>
    <w:basedOn w:val="TableNormal"/>
    <w:uiPriority w:val="49"/>
    <w:rsid w:val="003A520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
    <w:name w:val="List Table 1 Light10000"/>
    <w:basedOn w:val="TableNormal"/>
    <w:uiPriority w:val="46"/>
    <w:rsid w:val="003A520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
    <w:name w:val="List Table 6 Colorful10000"/>
    <w:basedOn w:val="TableNormal"/>
    <w:uiPriority w:val="51"/>
    <w:rsid w:val="003A520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
    <w:name w:val="Plain Table 210000"/>
    <w:basedOn w:val="TableNormal"/>
    <w:uiPriority w:val="42"/>
    <w:rsid w:val="003A520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
    <w:name w:val="Unresolved Mention300000"/>
    <w:basedOn w:val="DefaultParagraphFont"/>
    <w:uiPriority w:val="99"/>
    <w:semiHidden/>
    <w:unhideWhenUsed/>
    <w:rsid w:val="00BC7453"/>
    <w:rPr>
      <w:color w:val="808080"/>
      <w:shd w:val="clear" w:color="auto" w:fill="E6E6E6"/>
    </w:rPr>
  </w:style>
  <w:style w:type="table" w:customStyle="1" w:styleId="ListTable3-Accent1100000">
    <w:name w:val="List Table 3 - Accent 1100000"/>
    <w:basedOn w:val="TableNormal"/>
    <w:uiPriority w:val="48"/>
    <w:rsid w:val="00BC7453"/>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
    <w:name w:val="List Table 6 Colorful - Accent 1100000"/>
    <w:basedOn w:val="TableNormal"/>
    <w:uiPriority w:val="51"/>
    <w:rsid w:val="00BC7453"/>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
    <w:name w:val="Grid Table 4 - Accent 5100000"/>
    <w:basedOn w:val="TableNormal"/>
    <w:uiPriority w:val="49"/>
    <w:rsid w:val="00BC745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
    <w:name w:val="List Table 1 Light100000"/>
    <w:basedOn w:val="TableNormal"/>
    <w:uiPriority w:val="46"/>
    <w:rsid w:val="00BC745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
    <w:name w:val="List Table 6 Colorful100000"/>
    <w:basedOn w:val="TableNormal"/>
    <w:uiPriority w:val="51"/>
    <w:rsid w:val="00BC745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
    <w:name w:val="Plain Table 2100000"/>
    <w:basedOn w:val="TableNormal"/>
    <w:uiPriority w:val="42"/>
    <w:rsid w:val="00BC745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
    <w:name w:val="Unresolved Mention3000000"/>
    <w:basedOn w:val="DefaultParagraphFont"/>
    <w:uiPriority w:val="99"/>
    <w:semiHidden/>
    <w:unhideWhenUsed/>
    <w:rsid w:val="0093121D"/>
    <w:rPr>
      <w:color w:val="808080"/>
      <w:shd w:val="clear" w:color="auto" w:fill="E6E6E6"/>
    </w:rPr>
  </w:style>
  <w:style w:type="table" w:customStyle="1" w:styleId="ListTable3-Accent11000000">
    <w:name w:val="List Table 3 - Accent 11000000"/>
    <w:basedOn w:val="TableNormal"/>
    <w:uiPriority w:val="48"/>
    <w:rsid w:val="0093121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
    <w:name w:val="List Table 6 Colorful - Accent 11000000"/>
    <w:basedOn w:val="TableNormal"/>
    <w:uiPriority w:val="51"/>
    <w:rsid w:val="0093121D"/>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
    <w:name w:val="Grid Table 4 - Accent 51000000"/>
    <w:basedOn w:val="TableNormal"/>
    <w:uiPriority w:val="49"/>
    <w:rsid w:val="0093121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
    <w:name w:val="List Table 1 Light1000000"/>
    <w:basedOn w:val="TableNormal"/>
    <w:uiPriority w:val="46"/>
    <w:rsid w:val="0093121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
    <w:name w:val="List Table 6 Colorful1000000"/>
    <w:basedOn w:val="TableNormal"/>
    <w:uiPriority w:val="51"/>
    <w:rsid w:val="0093121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
    <w:name w:val="Plain Table 21000000"/>
    <w:basedOn w:val="TableNormal"/>
    <w:uiPriority w:val="42"/>
    <w:rsid w:val="0093121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
    <w:name w:val="Unresolved Mention30000000"/>
    <w:basedOn w:val="DefaultParagraphFont"/>
    <w:uiPriority w:val="99"/>
    <w:semiHidden/>
    <w:unhideWhenUsed/>
    <w:rsid w:val="008E2B65"/>
    <w:rPr>
      <w:color w:val="808080"/>
      <w:shd w:val="clear" w:color="auto" w:fill="E6E6E6"/>
    </w:rPr>
  </w:style>
  <w:style w:type="table" w:customStyle="1" w:styleId="ListTable3-Accent110000000">
    <w:name w:val="List Table 3 - Accent 110000000"/>
    <w:basedOn w:val="TableNormal"/>
    <w:uiPriority w:val="48"/>
    <w:rsid w:val="008E2B65"/>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
    <w:name w:val="List Table 6 Colorful - Accent 110000000"/>
    <w:basedOn w:val="TableNormal"/>
    <w:uiPriority w:val="51"/>
    <w:rsid w:val="008E2B65"/>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
    <w:name w:val="Grid Table 4 - Accent 510000000"/>
    <w:basedOn w:val="TableNormal"/>
    <w:uiPriority w:val="49"/>
    <w:rsid w:val="008E2B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
    <w:name w:val="List Table 1 Light10000000"/>
    <w:basedOn w:val="TableNormal"/>
    <w:uiPriority w:val="46"/>
    <w:rsid w:val="008E2B6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
    <w:name w:val="List Table 6 Colorful10000000"/>
    <w:basedOn w:val="TableNormal"/>
    <w:uiPriority w:val="51"/>
    <w:rsid w:val="008E2B6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
    <w:name w:val="Plain Table 210000000"/>
    <w:basedOn w:val="TableNormal"/>
    <w:uiPriority w:val="42"/>
    <w:rsid w:val="008E2B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0">
    <w:name w:val="Unresolved Mention300000000"/>
    <w:basedOn w:val="DefaultParagraphFont"/>
    <w:uiPriority w:val="99"/>
    <w:semiHidden/>
    <w:unhideWhenUsed/>
    <w:rsid w:val="0074551E"/>
    <w:rPr>
      <w:color w:val="808080"/>
      <w:shd w:val="clear" w:color="auto" w:fill="E6E6E6"/>
    </w:rPr>
  </w:style>
  <w:style w:type="table" w:customStyle="1" w:styleId="ListTable3-Accent1100000000">
    <w:name w:val="List Table 3 - Accent 1100000000"/>
    <w:basedOn w:val="TableNormal"/>
    <w:uiPriority w:val="48"/>
    <w:rsid w:val="0074551E"/>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0">
    <w:name w:val="List Table 6 Colorful - Accent 1100000000"/>
    <w:basedOn w:val="TableNormal"/>
    <w:uiPriority w:val="51"/>
    <w:rsid w:val="0074551E"/>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0">
    <w:name w:val="Grid Table 4 - Accent 5100000000"/>
    <w:basedOn w:val="TableNormal"/>
    <w:uiPriority w:val="49"/>
    <w:rsid w:val="0074551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0">
    <w:name w:val="List Table 1 Light100000000"/>
    <w:basedOn w:val="TableNormal"/>
    <w:uiPriority w:val="46"/>
    <w:rsid w:val="0074551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0">
    <w:name w:val="List Table 6 Colorful100000000"/>
    <w:basedOn w:val="TableNormal"/>
    <w:uiPriority w:val="51"/>
    <w:rsid w:val="0074551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0">
    <w:name w:val="Plain Table 2100000000"/>
    <w:basedOn w:val="TableNormal"/>
    <w:uiPriority w:val="42"/>
    <w:rsid w:val="0074551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00">
    <w:name w:val="Unresolved Mention3000000000"/>
    <w:basedOn w:val="DefaultParagraphFont"/>
    <w:uiPriority w:val="99"/>
    <w:semiHidden/>
    <w:unhideWhenUsed/>
    <w:rsid w:val="00C807A0"/>
    <w:rPr>
      <w:color w:val="808080"/>
      <w:shd w:val="clear" w:color="auto" w:fill="E6E6E6"/>
    </w:rPr>
  </w:style>
  <w:style w:type="table" w:customStyle="1" w:styleId="ListTable3-Accent11000000000">
    <w:name w:val="List Table 3 - Accent 11000000000"/>
    <w:basedOn w:val="TableNormal"/>
    <w:uiPriority w:val="48"/>
    <w:rsid w:val="00C807A0"/>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00">
    <w:name w:val="List Table 6 Colorful - Accent 11000000000"/>
    <w:basedOn w:val="TableNormal"/>
    <w:uiPriority w:val="51"/>
    <w:rsid w:val="00C807A0"/>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00">
    <w:name w:val="Grid Table 4 - Accent 51000000000"/>
    <w:basedOn w:val="TableNormal"/>
    <w:uiPriority w:val="49"/>
    <w:rsid w:val="00C807A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00">
    <w:name w:val="List Table 1 Light1000000000"/>
    <w:basedOn w:val="TableNormal"/>
    <w:uiPriority w:val="46"/>
    <w:rsid w:val="00C807A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00">
    <w:name w:val="List Table 6 Colorful1000000000"/>
    <w:basedOn w:val="TableNormal"/>
    <w:uiPriority w:val="51"/>
    <w:rsid w:val="00C807A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00">
    <w:name w:val="Plain Table 21000000000"/>
    <w:basedOn w:val="TableNormal"/>
    <w:uiPriority w:val="42"/>
    <w:rsid w:val="00C807A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000">
    <w:name w:val="Unresolved Mention30000000000"/>
    <w:basedOn w:val="DefaultParagraphFont"/>
    <w:uiPriority w:val="99"/>
    <w:semiHidden/>
    <w:unhideWhenUsed/>
    <w:rsid w:val="006B27F6"/>
    <w:rPr>
      <w:color w:val="808080"/>
      <w:shd w:val="clear" w:color="auto" w:fill="E6E6E6"/>
    </w:rPr>
  </w:style>
  <w:style w:type="table" w:customStyle="1" w:styleId="ListTable3-Accent110000000000">
    <w:name w:val="List Table 3 - Accent 110000000000"/>
    <w:basedOn w:val="TableNormal"/>
    <w:uiPriority w:val="48"/>
    <w:rsid w:val="006B27F6"/>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000">
    <w:name w:val="List Table 6 Colorful - Accent 110000000000"/>
    <w:basedOn w:val="TableNormal"/>
    <w:uiPriority w:val="51"/>
    <w:rsid w:val="006B27F6"/>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000">
    <w:name w:val="Grid Table 4 - Accent 510000000000"/>
    <w:basedOn w:val="TableNormal"/>
    <w:uiPriority w:val="49"/>
    <w:rsid w:val="006B27F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000">
    <w:name w:val="List Table 1 Light10000000000"/>
    <w:basedOn w:val="TableNormal"/>
    <w:uiPriority w:val="46"/>
    <w:rsid w:val="006B27F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000">
    <w:name w:val="List Table 6 Colorful10000000000"/>
    <w:basedOn w:val="TableNormal"/>
    <w:uiPriority w:val="51"/>
    <w:rsid w:val="006B27F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000">
    <w:name w:val="Plain Table 210000000000"/>
    <w:basedOn w:val="TableNormal"/>
    <w:uiPriority w:val="42"/>
    <w:rsid w:val="006B27F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0000">
    <w:name w:val="Unresolved Mention300000000000"/>
    <w:basedOn w:val="DefaultParagraphFont"/>
    <w:uiPriority w:val="99"/>
    <w:semiHidden/>
    <w:unhideWhenUsed/>
    <w:rsid w:val="00EF749D"/>
    <w:rPr>
      <w:color w:val="808080"/>
      <w:shd w:val="clear" w:color="auto" w:fill="E6E6E6"/>
    </w:rPr>
  </w:style>
  <w:style w:type="table" w:customStyle="1" w:styleId="ListTable3-Accent1100000000000">
    <w:name w:val="List Table 3 - Accent 1100000000000"/>
    <w:basedOn w:val="TableNormal"/>
    <w:uiPriority w:val="48"/>
    <w:rsid w:val="00EF749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0000">
    <w:name w:val="List Table 6 Colorful - Accent 1100000000000"/>
    <w:basedOn w:val="TableNormal"/>
    <w:uiPriority w:val="51"/>
    <w:rsid w:val="00EF749D"/>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0000">
    <w:name w:val="Grid Table 4 - Accent 5100000000000"/>
    <w:basedOn w:val="TableNormal"/>
    <w:uiPriority w:val="49"/>
    <w:rsid w:val="00EF749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0000">
    <w:name w:val="List Table 1 Light100000000000"/>
    <w:basedOn w:val="TableNormal"/>
    <w:uiPriority w:val="46"/>
    <w:rsid w:val="00EF749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0000">
    <w:name w:val="List Table 6 Colorful100000000000"/>
    <w:basedOn w:val="TableNormal"/>
    <w:uiPriority w:val="51"/>
    <w:rsid w:val="00EF749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0000">
    <w:name w:val="Plain Table 2100000000000"/>
    <w:basedOn w:val="TableNormal"/>
    <w:uiPriority w:val="42"/>
    <w:rsid w:val="00EF749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00000">
    <w:name w:val="Unresolved Mention3000000000000"/>
    <w:basedOn w:val="DefaultParagraphFont"/>
    <w:uiPriority w:val="99"/>
    <w:semiHidden/>
    <w:unhideWhenUsed/>
    <w:rsid w:val="007A4404"/>
    <w:rPr>
      <w:color w:val="808080"/>
      <w:shd w:val="clear" w:color="auto" w:fill="E6E6E6"/>
    </w:rPr>
  </w:style>
  <w:style w:type="table" w:customStyle="1" w:styleId="ListTable3-Accent11000000000000">
    <w:name w:val="List Table 3 - Accent 11000000000000"/>
    <w:basedOn w:val="TableNormal"/>
    <w:uiPriority w:val="48"/>
    <w:rsid w:val="007A4404"/>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00000">
    <w:name w:val="List Table 6 Colorful - Accent 11000000000000"/>
    <w:basedOn w:val="TableNormal"/>
    <w:uiPriority w:val="51"/>
    <w:rsid w:val="007A4404"/>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00000">
    <w:name w:val="Grid Table 4 - Accent 51000000000000"/>
    <w:basedOn w:val="TableNormal"/>
    <w:uiPriority w:val="49"/>
    <w:rsid w:val="007A440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00000">
    <w:name w:val="List Table 1 Light1000000000000"/>
    <w:basedOn w:val="TableNormal"/>
    <w:uiPriority w:val="46"/>
    <w:rsid w:val="007A440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00000">
    <w:name w:val="List Table 6 Colorful1000000000000"/>
    <w:basedOn w:val="TableNormal"/>
    <w:uiPriority w:val="51"/>
    <w:rsid w:val="007A440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00000">
    <w:name w:val="Plain Table 21000000000000"/>
    <w:basedOn w:val="TableNormal"/>
    <w:uiPriority w:val="42"/>
    <w:rsid w:val="007A44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000000">
    <w:name w:val="Unresolved Mention30000000000000"/>
    <w:basedOn w:val="DefaultParagraphFont"/>
    <w:uiPriority w:val="99"/>
    <w:semiHidden/>
    <w:unhideWhenUsed/>
    <w:rsid w:val="008B69B4"/>
    <w:rPr>
      <w:color w:val="808080"/>
      <w:shd w:val="clear" w:color="auto" w:fill="E6E6E6"/>
    </w:rPr>
  </w:style>
  <w:style w:type="table" w:customStyle="1" w:styleId="ListTable3-Accent110000000000000">
    <w:name w:val="List Table 3 - Accent 110000000000000"/>
    <w:basedOn w:val="TableNormal"/>
    <w:uiPriority w:val="48"/>
    <w:rsid w:val="008B69B4"/>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000000">
    <w:name w:val="List Table 6 Colorful - Accent 110000000000000"/>
    <w:basedOn w:val="TableNormal"/>
    <w:uiPriority w:val="51"/>
    <w:rsid w:val="008B69B4"/>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000000">
    <w:name w:val="Grid Table 4 - Accent 510000000000000"/>
    <w:basedOn w:val="TableNormal"/>
    <w:uiPriority w:val="49"/>
    <w:rsid w:val="008B69B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000000">
    <w:name w:val="List Table 1 Light10000000000000"/>
    <w:basedOn w:val="TableNormal"/>
    <w:uiPriority w:val="46"/>
    <w:rsid w:val="008B69B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000000">
    <w:name w:val="List Table 6 Colorful10000000000000"/>
    <w:basedOn w:val="TableNormal"/>
    <w:uiPriority w:val="51"/>
    <w:rsid w:val="008B69B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000000">
    <w:name w:val="Plain Table 210000000000000"/>
    <w:basedOn w:val="TableNormal"/>
    <w:uiPriority w:val="42"/>
    <w:rsid w:val="008B69B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0000000">
    <w:name w:val="Unresolved Mention300000000000000"/>
    <w:basedOn w:val="DefaultParagraphFont"/>
    <w:uiPriority w:val="99"/>
    <w:semiHidden/>
    <w:unhideWhenUsed/>
    <w:rsid w:val="00712A0A"/>
    <w:rPr>
      <w:color w:val="808080"/>
      <w:shd w:val="clear" w:color="auto" w:fill="E6E6E6"/>
    </w:rPr>
  </w:style>
  <w:style w:type="table" w:customStyle="1" w:styleId="ListTable3-Accent1100000000000000">
    <w:name w:val="List Table 3 - Accent 1100000000000000"/>
    <w:basedOn w:val="TableNormal"/>
    <w:uiPriority w:val="48"/>
    <w:rsid w:val="00712A0A"/>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0000000">
    <w:name w:val="List Table 6 Colorful - Accent 1100000000000000"/>
    <w:basedOn w:val="TableNormal"/>
    <w:uiPriority w:val="51"/>
    <w:rsid w:val="00712A0A"/>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0000000">
    <w:name w:val="Grid Table 4 - Accent 5100000000000000"/>
    <w:basedOn w:val="TableNormal"/>
    <w:uiPriority w:val="49"/>
    <w:rsid w:val="00712A0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0000000">
    <w:name w:val="List Table 1 Light100000000000000"/>
    <w:basedOn w:val="TableNormal"/>
    <w:uiPriority w:val="46"/>
    <w:rsid w:val="00712A0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0000000">
    <w:name w:val="List Table 6 Colorful100000000000000"/>
    <w:basedOn w:val="TableNormal"/>
    <w:uiPriority w:val="51"/>
    <w:rsid w:val="00712A0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0000000">
    <w:name w:val="Plain Table 2100000000000000"/>
    <w:basedOn w:val="TableNormal"/>
    <w:uiPriority w:val="42"/>
    <w:rsid w:val="00712A0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00000000">
    <w:name w:val="Unresolved Mention3000000000000000"/>
    <w:basedOn w:val="DefaultParagraphFont"/>
    <w:uiPriority w:val="99"/>
    <w:semiHidden/>
    <w:unhideWhenUsed/>
    <w:rsid w:val="003155AB"/>
    <w:rPr>
      <w:color w:val="808080"/>
      <w:shd w:val="clear" w:color="auto" w:fill="E6E6E6"/>
    </w:rPr>
  </w:style>
  <w:style w:type="table" w:customStyle="1" w:styleId="ListTable3-Accent11000000000000000">
    <w:name w:val="List Table 3 - Accent 11000000000000000"/>
    <w:basedOn w:val="TableNormal"/>
    <w:uiPriority w:val="48"/>
    <w:rsid w:val="003155AB"/>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00000000">
    <w:name w:val="List Table 6 Colorful - Accent 11000000000000000"/>
    <w:basedOn w:val="TableNormal"/>
    <w:uiPriority w:val="51"/>
    <w:rsid w:val="003155AB"/>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00000000">
    <w:name w:val="Grid Table 4 - Accent 51000000000000000"/>
    <w:basedOn w:val="TableNormal"/>
    <w:uiPriority w:val="49"/>
    <w:rsid w:val="003155A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00000000">
    <w:name w:val="List Table 1 Light1000000000000000"/>
    <w:basedOn w:val="TableNormal"/>
    <w:uiPriority w:val="46"/>
    <w:rsid w:val="003155A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00000000">
    <w:name w:val="List Table 6 Colorful1000000000000000"/>
    <w:basedOn w:val="TableNormal"/>
    <w:uiPriority w:val="51"/>
    <w:rsid w:val="003155A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00000000">
    <w:name w:val="Plain Table 21000000000000000"/>
    <w:basedOn w:val="TableNormal"/>
    <w:uiPriority w:val="42"/>
    <w:rsid w:val="003155A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000000000">
    <w:name w:val="Unresolved Mention30000000000000000"/>
    <w:basedOn w:val="DefaultParagraphFont"/>
    <w:uiPriority w:val="99"/>
    <w:semiHidden/>
    <w:unhideWhenUsed/>
    <w:rsid w:val="00951A41"/>
    <w:rPr>
      <w:color w:val="808080"/>
      <w:shd w:val="clear" w:color="auto" w:fill="E6E6E6"/>
    </w:rPr>
  </w:style>
  <w:style w:type="table" w:customStyle="1" w:styleId="ListTable3-Accent110000000000000000">
    <w:name w:val="List Table 3 - Accent 110000000000000000"/>
    <w:basedOn w:val="TableNormal"/>
    <w:uiPriority w:val="48"/>
    <w:rsid w:val="00951A41"/>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000000000">
    <w:name w:val="List Table 6 Colorful - Accent 110000000000000000"/>
    <w:basedOn w:val="TableNormal"/>
    <w:uiPriority w:val="51"/>
    <w:rsid w:val="00951A41"/>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000000000">
    <w:name w:val="Grid Table 4 - Accent 510000000000000000"/>
    <w:basedOn w:val="TableNormal"/>
    <w:uiPriority w:val="49"/>
    <w:rsid w:val="00951A4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000000000">
    <w:name w:val="List Table 1 Light10000000000000000"/>
    <w:basedOn w:val="TableNormal"/>
    <w:uiPriority w:val="46"/>
    <w:rsid w:val="00951A4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000000000">
    <w:name w:val="List Table 6 Colorful10000000000000000"/>
    <w:basedOn w:val="TableNormal"/>
    <w:uiPriority w:val="51"/>
    <w:rsid w:val="00951A4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000000000">
    <w:name w:val="Plain Table 210000000000000000"/>
    <w:basedOn w:val="TableNormal"/>
    <w:uiPriority w:val="42"/>
    <w:rsid w:val="00951A4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0000000000">
    <w:name w:val="Unresolved Mention300000000000000000"/>
    <w:basedOn w:val="DefaultParagraphFont"/>
    <w:uiPriority w:val="99"/>
    <w:semiHidden/>
    <w:unhideWhenUsed/>
    <w:rsid w:val="00004626"/>
    <w:rPr>
      <w:color w:val="808080"/>
      <w:shd w:val="clear" w:color="auto" w:fill="E6E6E6"/>
    </w:rPr>
  </w:style>
  <w:style w:type="table" w:customStyle="1" w:styleId="ListTable3-Accent1100000000000000000">
    <w:name w:val="List Table 3 - Accent 1100000000000000000"/>
    <w:basedOn w:val="TableNormal"/>
    <w:uiPriority w:val="48"/>
    <w:rsid w:val="00004626"/>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0000000000">
    <w:name w:val="List Table 6 Colorful - Accent 1100000000000000000"/>
    <w:basedOn w:val="TableNormal"/>
    <w:uiPriority w:val="51"/>
    <w:rsid w:val="00004626"/>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0000000000">
    <w:name w:val="Grid Table 4 - Accent 5100000000000000000"/>
    <w:basedOn w:val="TableNormal"/>
    <w:uiPriority w:val="49"/>
    <w:rsid w:val="0000462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0000000000">
    <w:name w:val="List Table 1 Light100000000000000000"/>
    <w:basedOn w:val="TableNormal"/>
    <w:uiPriority w:val="46"/>
    <w:rsid w:val="0000462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0000000000">
    <w:name w:val="List Table 6 Colorful100000000000000000"/>
    <w:basedOn w:val="TableNormal"/>
    <w:uiPriority w:val="51"/>
    <w:rsid w:val="0000462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0000000000">
    <w:name w:val="Plain Table 2100000000000000000"/>
    <w:basedOn w:val="TableNormal"/>
    <w:uiPriority w:val="42"/>
    <w:rsid w:val="0000462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00000000000">
    <w:name w:val="Unresolved Mention3000000000000000000"/>
    <w:basedOn w:val="DefaultParagraphFont"/>
    <w:uiPriority w:val="99"/>
    <w:semiHidden/>
    <w:unhideWhenUsed/>
    <w:rsid w:val="00391563"/>
    <w:rPr>
      <w:color w:val="808080"/>
      <w:shd w:val="clear" w:color="auto" w:fill="E6E6E6"/>
    </w:rPr>
  </w:style>
  <w:style w:type="table" w:customStyle="1" w:styleId="ListTable3-Accent11000000000000000000">
    <w:name w:val="List Table 3 - Accent 11000000000000000000"/>
    <w:basedOn w:val="TableNormal"/>
    <w:uiPriority w:val="48"/>
    <w:rsid w:val="00391563"/>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00000000000">
    <w:name w:val="List Table 6 Colorful - Accent 11000000000000000000"/>
    <w:basedOn w:val="TableNormal"/>
    <w:uiPriority w:val="51"/>
    <w:rsid w:val="00391563"/>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00000000000">
    <w:name w:val="Grid Table 4 - Accent 51000000000000000000"/>
    <w:basedOn w:val="TableNormal"/>
    <w:uiPriority w:val="49"/>
    <w:rsid w:val="0039156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00000000000">
    <w:name w:val="List Table 1 Light1000000000000000000"/>
    <w:basedOn w:val="TableNormal"/>
    <w:uiPriority w:val="46"/>
    <w:rsid w:val="0039156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00000000000">
    <w:name w:val="List Table 6 Colorful1000000000000000000"/>
    <w:basedOn w:val="TableNormal"/>
    <w:uiPriority w:val="51"/>
    <w:rsid w:val="0039156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00000000000">
    <w:name w:val="Plain Table 21000000000000000000"/>
    <w:basedOn w:val="TableNormal"/>
    <w:uiPriority w:val="42"/>
    <w:rsid w:val="00391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000000000000">
    <w:name w:val="Unresolved Mention30000000000000000000"/>
    <w:basedOn w:val="DefaultParagraphFont"/>
    <w:uiPriority w:val="99"/>
    <w:semiHidden/>
    <w:unhideWhenUsed/>
    <w:rsid w:val="00C64C9D"/>
    <w:rPr>
      <w:color w:val="808080"/>
      <w:shd w:val="clear" w:color="auto" w:fill="E6E6E6"/>
    </w:rPr>
  </w:style>
  <w:style w:type="table" w:customStyle="1" w:styleId="ListTable3-Accent110000000000000000000">
    <w:name w:val="List Table 3 - Accent 110000000000000000000"/>
    <w:basedOn w:val="TableNormal"/>
    <w:uiPriority w:val="48"/>
    <w:rsid w:val="00C64C9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000000000000">
    <w:name w:val="List Table 6 Colorful - Accent 110000000000000000000"/>
    <w:basedOn w:val="TableNormal"/>
    <w:uiPriority w:val="51"/>
    <w:rsid w:val="00C64C9D"/>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000000000000">
    <w:name w:val="Grid Table 4 - Accent 510000000000000000000"/>
    <w:basedOn w:val="TableNormal"/>
    <w:uiPriority w:val="49"/>
    <w:rsid w:val="00C64C9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000000000000">
    <w:name w:val="List Table 1 Light10000000000000000000"/>
    <w:basedOn w:val="TableNormal"/>
    <w:uiPriority w:val="46"/>
    <w:rsid w:val="00C64C9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000000000000">
    <w:name w:val="List Table 6 Colorful10000000000000000000"/>
    <w:basedOn w:val="TableNormal"/>
    <w:uiPriority w:val="51"/>
    <w:rsid w:val="00C64C9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000000000000">
    <w:name w:val="Plain Table 210000000000000000000"/>
    <w:basedOn w:val="TableNormal"/>
    <w:uiPriority w:val="42"/>
    <w:rsid w:val="00C64C9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0000000000000">
    <w:name w:val="Unresolved Mention300000000000000000000"/>
    <w:basedOn w:val="DefaultParagraphFont"/>
    <w:uiPriority w:val="99"/>
    <w:semiHidden/>
    <w:unhideWhenUsed/>
    <w:rsid w:val="003647A8"/>
    <w:rPr>
      <w:color w:val="808080"/>
      <w:shd w:val="clear" w:color="auto" w:fill="E6E6E6"/>
    </w:rPr>
  </w:style>
  <w:style w:type="table" w:customStyle="1" w:styleId="ListTable3-Accent1100000000000000000000">
    <w:name w:val="List Table 3 - Accent 1100000000000000000000"/>
    <w:basedOn w:val="TableNormal"/>
    <w:uiPriority w:val="48"/>
    <w:rsid w:val="003647A8"/>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0000000000000">
    <w:name w:val="List Table 6 Colorful - Accent 1100000000000000000000"/>
    <w:basedOn w:val="TableNormal"/>
    <w:uiPriority w:val="51"/>
    <w:rsid w:val="003647A8"/>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0000000000000">
    <w:name w:val="Grid Table 4 - Accent 5100000000000000000000"/>
    <w:basedOn w:val="TableNormal"/>
    <w:uiPriority w:val="49"/>
    <w:rsid w:val="003647A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0000000000000">
    <w:name w:val="List Table 1 Light100000000000000000000"/>
    <w:basedOn w:val="TableNormal"/>
    <w:uiPriority w:val="46"/>
    <w:rsid w:val="003647A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0000000000000">
    <w:name w:val="List Table 6 Colorful100000000000000000000"/>
    <w:basedOn w:val="TableNormal"/>
    <w:uiPriority w:val="51"/>
    <w:rsid w:val="003647A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0000000000000">
    <w:name w:val="Plain Table 2100000000000000000000"/>
    <w:basedOn w:val="TableNormal"/>
    <w:uiPriority w:val="42"/>
    <w:rsid w:val="003647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00000000000000">
    <w:name w:val="Unresolved Mention3000000000000000000000"/>
    <w:basedOn w:val="DefaultParagraphFont"/>
    <w:uiPriority w:val="99"/>
    <w:semiHidden/>
    <w:unhideWhenUsed/>
    <w:rsid w:val="004C538A"/>
    <w:rPr>
      <w:color w:val="808080"/>
      <w:shd w:val="clear" w:color="auto" w:fill="E6E6E6"/>
    </w:rPr>
  </w:style>
  <w:style w:type="table" w:customStyle="1" w:styleId="ListTable3-Accent11000000000000000000000">
    <w:name w:val="List Table 3 - Accent 11000000000000000000000"/>
    <w:basedOn w:val="TableNormal"/>
    <w:uiPriority w:val="48"/>
    <w:rsid w:val="004C538A"/>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00000000000000">
    <w:name w:val="List Table 6 Colorful - Accent 11000000000000000000000"/>
    <w:basedOn w:val="TableNormal"/>
    <w:uiPriority w:val="51"/>
    <w:rsid w:val="004C538A"/>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00000000000000">
    <w:name w:val="Grid Table 4 - Accent 51000000000000000000000"/>
    <w:basedOn w:val="TableNormal"/>
    <w:uiPriority w:val="49"/>
    <w:rsid w:val="004C538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00000000000000">
    <w:name w:val="List Table 1 Light1000000000000000000000"/>
    <w:basedOn w:val="TableNormal"/>
    <w:uiPriority w:val="46"/>
    <w:rsid w:val="004C538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00000000000000">
    <w:name w:val="List Table 6 Colorful1000000000000000000000"/>
    <w:basedOn w:val="TableNormal"/>
    <w:uiPriority w:val="51"/>
    <w:rsid w:val="004C538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00000000000000">
    <w:name w:val="Plain Table 21000000000000000000000"/>
    <w:basedOn w:val="TableNormal"/>
    <w:uiPriority w:val="42"/>
    <w:rsid w:val="004C538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000000000000000">
    <w:name w:val="Unresolved Mention30000000000000000000000"/>
    <w:basedOn w:val="DefaultParagraphFont"/>
    <w:uiPriority w:val="99"/>
    <w:semiHidden/>
    <w:unhideWhenUsed/>
    <w:rsid w:val="00AC65C3"/>
    <w:rPr>
      <w:color w:val="808080"/>
      <w:shd w:val="clear" w:color="auto" w:fill="E6E6E6"/>
    </w:rPr>
  </w:style>
  <w:style w:type="table" w:customStyle="1" w:styleId="ListTable3-Accent110000000000000000000000">
    <w:name w:val="List Table 3 - Accent 110000000000000000000000"/>
    <w:basedOn w:val="TableNormal"/>
    <w:uiPriority w:val="48"/>
    <w:rsid w:val="00AC65C3"/>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000000000000000">
    <w:name w:val="List Table 6 Colorful - Accent 110000000000000000000000"/>
    <w:basedOn w:val="TableNormal"/>
    <w:uiPriority w:val="51"/>
    <w:rsid w:val="00AC65C3"/>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000000000000000">
    <w:name w:val="Grid Table 4 - Accent 510000000000000000000000"/>
    <w:basedOn w:val="TableNormal"/>
    <w:uiPriority w:val="49"/>
    <w:rsid w:val="00AC65C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000000000000000">
    <w:name w:val="List Table 1 Light10000000000000000000000"/>
    <w:basedOn w:val="TableNormal"/>
    <w:uiPriority w:val="46"/>
    <w:rsid w:val="00AC65C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000000000000000">
    <w:name w:val="List Table 6 Colorful10000000000000000000000"/>
    <w:basedOn w:val="TableNormal"/>
    <w:uiPriority w:val="51"/>
    <w:rsid w:val="00AC65C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000000000000000">
    <w:name w:val="Plain Table 210000000000000000000000"/>
    <w:basedOn w:val="TableNormal"/>
    <w:uiPriority w:val="42"/>
    <w:rsid w:val="00AC65C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300000000000000000000000">
    <w:name w:val="Unresolved Mention300000000000000000000000"/>
    <w:basedOn w:val="DefaultParagraphFont"/>
    <w:uiPriority w:val="99"/>
    <w:semiHidden/>
    <w:unhideWhenUsed/>
    <w:rsid w:val="00161665"/>
    <w:rPr>
      <w:color w:val="808080"/>
      <w:shd w:val="clear" w:color="auto" w:fill="E6E6E6"/>
    </w:rPr>
  </w:style>
  <w:style w:type="table" w:customStyle="1" w:styleId="ListTable3-Accent1100000000000000000000000">
    <w:name w:val="List Table 3 - Accent 1100000000000000000000000"/>
    <w:basedOn w:val="TableNormal"/>
    <w:uiPriority w:val="48"/>
    <w:rsid w:val="00161665"/>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6Colorful-Accent1100000000000000000000000">
    <w:name w:val="List Table 6 Colorful - Accent 1100000000000000000000000"/>
    <w:basedOn w:val="TableNormal"/>
    <w:uiPriority w:val="51"/>
    <w:rsid w:val="00161665"/>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00000000000000000000000">
    <w:name w:val="Grid Table 4 - Accent 5100000000000000000000000"/>
    <w:basedOn w:val="TableNormal"/>
    <w:uiPriority w:val="49"/>
    <w:rsid w:val="001616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100000000000000000000000">
    <w:name w:val="List Table 1 Light100000000000000000000000"/>
    <w:basedOn w:val="TableNormal"/>
    <w:uiPriority w:val="46"/>
    <w:rsid w:val="0016166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00000000000000000000000">
    <w:name w:val="List Table 6 Colorful100000000000000000000000"/>
    <w:basedOn w:val="TableNormal"/>
    <w:uiPriority w:val="51"/>
    <w:rsid w:val="0016166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00000000000000000000000">
    <w:name w:val="Plain Table 2100000000000000000000000"/>
    <w:basedOn w:val="TableNormal"/>
    <w:uiPriority w:val="42"/>
    <w:rsid w:val="001616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gnkrckgcgsb">
    <w:name w:val="gnkrckgcgsb"/>
    <w:basedOn w:val="DefaultParagraphFont"/>
    <w:rsid w:val="005D7C67"/>
  </w:style>
  <w:style w:type="character" w:styleId="UnresolvedMention">
    <w:name w:val="Unresolved Mention"/>
    <w:basedOn w:val="DefaultParagraphFont"/>
    <w:uiPriority w:val="99"/>
    <w:semiHidden/>
    <w:unhideWhenUsed/>
    <w:rsid w:val="00F2233E"/>
    <w:rPr>
      <w:color w:val="605E5C"/>
      <w:shd w:val="clear" w:color="auto" w:fill="E1DFDD"/>
    </w:rPr>
  </w:style>
  <w:style w:type="character" w:customStyle="1" w:styleId="UnresolvedMention5">
    <w:name w:val="Unresolved Mention5"/>
    <w:basedOn w:val="DefaultParagraphFont"/>
    <w:uiPriority w:val="99"/>
    <w:semiHidden/>
    <w:unhideWhenUsed/>
    <w:rsid w:val="002277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41977">
      <w:bodyDiv w:val="1"/>
      <w:marLeft w:val="0"/>
      <w:marRight w:val="0"/>
      <w:marTop w:val="0"/>
      <w:marBottom w:val="0"/>
      <w:divBdr>
        <w:top w:val="none" w:sz="0" w:space="0" w:color="auto"/>
        <w:left w:val="none" w:sz="0" w:space="0" w:color="auto"/>
        <w:bottom w:val="none" w:sz="0" w:space="0" w:color="auto"/>
        <w:right w:val="none" w:sz="0" w:space="0" w:color="auto"/>
      </w:divBdr>
    </w:div>
    <w:div w:id="134761569">
      <w:bodyDiv w:val="1"/>
      <w:marLeft w:val="0"/>
      <w:marRight w:val="0"/>
      <w:marTop w:val="0"/>
      <w:marBottom w:val="0"/>
      <w:divBdr>
        <w:top w:val="none" w:sz="0" w:space="0" w:color="auto"/>
        <w:left w:val="none" w:sz="0" w:space="0" w:color="auto"/>
        <w:bottom w:val="none" w:sz="0" w:space="0" w:color="auto"/>
        <w:right w:val="none" w:sz="0" w:space="0" w:color="auto"/>
      </w:divBdr>
    </w:div>
    <w:div w:id="146821905">
      <w:bodyDiv w:val="1"/>
      <w:marLeft w:val="0"/>
      <w:marRight w:val="0"/>
      <w:marTop w:val="0"/>
      <w:marBottom w:val="0"/>
      <w:divBdr>
        <w:top w:val="none" w:sz="0" w:space="0" w:color="auto"/>
        <w:left w:val="none" w:sz="0" w:space="0" w:color="auto"/>
        <w:bottom w:val="none" w:sz="0" w:space="0" w:color="auto"/>
        <w:right w:val="none" w:sz="0" w:space="0" w:color="auto"/>
      </w:divBdr>
    </w:div>
    <w:div w:id="215166907">
      <w:bodyDiv w:val="1"/>
      <w:marLeft w:val="0"/>
      <w:marRight w:val="0"/>
      <w:marTop w:val="0"/>
      <w:marBottom w:val="0"/>
      <w:divBdr>
        <w:top w:val="none" w:sz="0" w:space="0" w:color="auto"/>
        <w:left w:val="none" w:sz="0" w:space="0" w:color="auto"/>
        <w:bottom w:val="none" w:sz="0" w:space="0" w:color="auto"/>
        <w:right w:val="none" w:sz="0" w:space="0" w:color="auto"/>
      </w:divBdr>
      <w:divsChild>
        <w:div w:id="59257074">
          <w:marLeft w:val="1440"/>
          <w:marRight w:val="0"/>
          <w:marTop w:val="0"/>
          <w:marBottom w:val="0"/>
          <w:divBdr>
            <w:top w:val="none" w:sz="0" w:space="0" w:color="auto"/>
            <w:left w:val="none" w:sz="0" w:space="0" w:color="auto"/>
            <w:bottom w:val="none" w:sz="0" w:space="0" w:color="auto"/>
            <w:right w:val="none" w:sz="0" w:space="0" w:color="auto"/>
          </w:divBdr>
        </w:div>
        <w:div w:id="100952378">
          <w:marLeft w:val="720"/>
          <w:marRight w:val="0"/>
          <w:marTop w:val="0"/>
          <w:marBottom w:val="0"/>
          <w:divBdr>
            <w:top w:val="none" w:sz="0" w:space="0" w:color="auto"/>
            <w:left w:val="none" w:sz="0" w:space="0" w:color="auto"/>
            <w:bottom w:val="none" w:sz="0" w:space="0" w:color="auto"/>
            <w:right w:val="none" w:sz="0" w:space="0" w:color="auto"/>
          </w:divBdr>
        </w:div>
        <w:div w:id="170490041">
          <w:marLeft w:val="0"/>
          <w:marRight w:val="0"/>
          <w:marTop w:val="0"/>
          <w:marBottom w:val="0"/>
          <w:divBdr>
            <w:top w:val="none" w:sz="0" w:space="0" w:color="auto"/>
            <w:left w:val="none" w:sz="0" w:space="0" w:color="auto"/>
            <w:bottom w:val="none" w:sz="0" w:space="0" w:color="auto"/>
            <w:right w:val="none" w:sz="0" w:space="0" w:color="auto"/>
          </w:divBdr>
        </w:div>
        <w:div w:id="328869285">
          <w:marLeft w:val="0"/>
          <w:marRight w:val="0"/>
          <w:marTop w:val="0"/>
          <w:marBottom w:val="0"/>
          <w:divBdr>
            <w:top w:val="none" w:sz="0" w:space="0" w:color="auto"/>
            <w:left w:val="none" w:sz="0" w:space="0" w:color="auto"/>
            <w:bottom w:val="none" w:sz="0" w:space="0" w:color="auto"/>
            <w:right w:val="none" w:sz="0" w:space="0" w:color="auto"/>
          </w:divBdr>
        </w:div>
        <w:div w:id="498816835">
          <w:marLeft w:val="720"/>
          <w:marRight w:val="0"/>
          <w:marTop w:val="0"/>
          <w:marBottom w:val="0"/>
          <w:divBdr>
            <w:top w:val="none" w:sz="0" w:space="0" w:color="auto"/>
            <w:left w:val="none" w:sz="0" w:space="0" w:color="auto"/>
            <w:bottom w:val="none" w:sz="0" w:space="0" w:color="auto"/>
            <w:right w:val="none" w:sz="0" w:space="0" w:color="auto"/>
          </w:divBdr>
        </w:div>
        <w:div w:id="936988946">
          <w:marLeft w:val="720"/>
          <w:marRight w:val="0"/>
          <w:marTop w:val="0"/>
          <w:marBottom w:val="0"/>
          <w:divBdr>
            <w:top w:val="none" w:sz="0" w:space="0" w:color="auto"/>
            <w:left w:val="none" w:sz="0" w:space="0" w:color="auto"/>
            <w:bottom w:val="none" w:sz="0" w:space="0" w:color="auto"/>
            <w:right w:val="none" w:sz="0" w:space="0" w:color="auto"/>
          </w:divBdr>
        </w:div>
        <w:div w:id="1063793032">
          <w:marLeft w:val="0"/>
          <w:marRight w:val="0"/>
          <w:marTop w:val="0"/>
          <w:marBottom w:val="0"/>
          <w:divBdr>
            <w:top w:val="none" w:sz="0" w:space="0" w:color="auto"/>
            <w:left w:val="none" w:sz="0" w:space="0" w:color="auto"/>
            <w:bottom w:val="none" w:sz="0" w:space="0" w:color="auto"/>
            <w:right w:val="none" w:sz="0" w:space="0" w:color="auto"/>
          </w:divBdr>
        </w:div>
        <w:div w:id="1123160569">
          <w:marLeft w:val="1440"/>
          <w:marRight w:val="0"/>
          <w:marTop w:val="0"/>
          <w:marBottom w:val="0"/>
          <w:divBdr>
            <w:top w:val="none" w:sz="0" w:space="0" w:color="auto"/>
            <w:left w:val="none" w:sz="0" w:space="0" w:color="auto"/>
            <w:bottom w:val="none" w:sz="0" w:space="0" w:color="auto"/>
            <w:right w:val="none" w:sz="0" w:space="0" w:color="auto"/>
          </w:divBdr>
        </w:div>
        <w:div w:id="1199666535">
          <w:marLeft w:val="720"/>
          <w:marRight w:val="0"/>
          <w:marTop w:val="0"/>
          <w:marBottom w:val="0"/>
          <w:divBdr>
            <w:top w:val="none" w:sz="0" w:space="0" w:color="auto"/>
            <w:left w:val="none" w:sz="0" w:space="0" w:color="auto"/>
            <w:bottom w:val="none" w:sz="0" w:space="0" w:color="auto"/>
            <w:right w:val="none" w:sz="0" w:space="0" w:color="auto"/>
          </w:divBdr>
        </w:div>
        <w:div w:id="1260413165">
          <w:marLeft w:val="720"/>
          <w:marRight w:val="0"/>
          <w:marTop w:val="0"/>
          <w:marBottom w:val="0"/>
          <w:divBdr>
            <w:top w:val="none" w:sz="0" w:space="0" w:color="auto"/>
            <w:left w:val="none" w:sz="0" w:space="0" w:color="auto"/>
            <w:bottom w:val="none" w:sz="0" w:space="0" w:color="auto"/>
            <w:right w:val="none" w:sz="0" w:space="0" w:color="auto"/>
          </w:divBdr>
        </w:div>
        <w:div w:id="1485511349">
          <w:marLeft w:val="0"/>
          <w:marRight w:val="0"/>
          <w:marTop w:val="0"/>
          <w:marBottom w:val="0"/>
          <w:divBdr>
            <w:top w:val="none" w:sz="0" w:space="0" w:color="auto"/>
            <w:left w:val="none" w:sz="0" w:space="0" w:color="auto"/>
            <w:bottom w:val="none" w:sz="0" w:space="0" w:color="auto"/>
            <w:right w:val="none" w:sz="0" w:space="0" w:color="auto"/>
          </w:divBdr>
        </w:div>
      </w:divsChild>
    </w:div>
    <w:div w:id="219636940">
      <w:bodyDiv w:val="1"/>
      <w:marLeft w:val="0"/>
      <w:marRight w:val="0"/>
      <w:marTop w:val="0"/>
      <w:marBottom w:val="0"/>
      <w:divBdr>
        <w:top w:val="none" w:sz="0" w:space="0" w:color="auto"/>
        <w:left w:val="none" w:sz="0" w:space="0" w:color="auto"/>
        <w:bottom w:val="none" w:sz="0" w:space="0" w:color="auto"/>
        <w:right w:val="none" w:sz="0" w:space="0" w:color="auto"/>
      </w:divBdr>
    </w:div>
    <w:div w:id="248657890">
      <w:bodyDiv w:val="1"/>
      <w:marLeft w:val="0"/>
      <w:marRight w:val="0"/>
      <w:marTop w:val="0"/>
      <w:marBottom w:val="0"/>
      <w:divBdr>
        <w:top w:val="none" w:sz="0" w:space="0" w:color="auto"/>
        <w:left w:val="none" w:sz="0" w:space="0" w:color="auto"/>
        <w:bottom w:val="none" w:sz="0" w:space="0" w:color="auto"/>
        <w:right w:val="none" w:sz="0" w:space="0" w:color="auto"/>
      </w:divBdr>
    </w:div>
    <w:div w:id="252859819">
      <w:bodyDiv w:val="1"/>
      <w:marLeft w:val="0"/>
      <w:marRight w:val="0"/>
      <w:marTop w:val="0"/>
      <w:marBottom w:val="0"/>
      <w:divBdr>
        <w:top w:val="none" w:sz="0" w:space="0" w:color="auto"/>
        <w:left w:val="none" w:sz="0" w:space="0" w:color="auto"/>
        <w:bottom w:val="none" w:sz="0" w:space="0" w:color="auto"/>
        <w:right w:val="none" w:sz="0" w:space="0" w:color="auto"/>
      </w:divBdr>
    </w:div>
    <w:div w:id="300161125">
      <w:bodyDiv w:val="1"/>
      <w:marLeft w:val="0"/>
      <w:marRight w:val="0"/>
      <w:marTop w:val="0"/>
      <w:marBottom w:val="0"/>
      <w:divBdr>
        <w:top w:val="none" w:sz="0" w:space="0" w:color="auto"/>
        <w:left w:val="none" w:sz="0" w:space="0" w:color="auto"/>
        <w:bottom w:val="none" w:sz="0" w:space="0" w:color="auto"/>
        <w:right w:val="none" w:sz="0" w:space="0" w:color="auto"/>
      </w:divBdr>
    </w:div>
    <w:div w:id="309945305">
      <w:bodyDiv w:val="1"/>
      <w:marLeft w:val="0"/>
      <w:marRight w:val="0"/>
      <w:marTop w:val="0"/>
      <w:marBottom w:val="0"/>
      <w:divBdr>
        <w:top w:val="none" w:sz="0" w:space="0" w:color="auto"/>
        <w:left w:val="none" w:sz="0" w:space="0" w:color="auto"/>
        <w:bottom w:val="none" w:sz="0" w:space="0" w:color="auto"/>
        <w:right w:val="none" w:sz="0" w:space="0" w:color="auto"/>
      </w:divBdr>
    </w:div>
    <w:div w:id="341469596">
      <w:bodyDiv w:val="1"/>
      <w:marLeft w:val="0"/>
      <w:marRight w:val="0"/>
      <w:marTop w:val="0"/>
      <w:marBottom w:val="0"/>
      <w:divBdr>
        <w:top w:val="none" w:sz="0" w:space="0" w:color="auto"/>
        <w:left w:val="none" w:sz="0" w:space="0" w:color="auto"/>
        <w:bottom w:val="none" w:sz="0" w:space="0" w:color="auto"/>
        <w:right w:val="none" w:sz="0" w:space="0" w:color="auto"/>
      </w:divBdr>
    </w:div>
    <w:div w:id="365254353">
      <w:bodyDiv w:val="1"/>
      <w:marLeft w:val="0"/>
      <w:marRight w:val="0"/>
      <w:marTop w:val="0"/>
      <w:marBottom w:val="0"/>
      <w:divBdr>
        <w:top w:val="none" w:sz="0" w:space="0" w:color="auto"/>
        <w:left w:val="none" w:sz="0" w:space="0" w:color="auto"/>
        <w:bottom w:val="none" w:sz="0" w:space="0" w:color="auto"/>
        <w:right w:val="none" w:sz="0" w:space="0" w:color="auto"/>
      </w:divBdr>
      <w:divsChild>
        <w:div w:id="984355171">
          <w:marLeft w:val="0"/>
          <w:marRight w:val="0"/>
          <w:marTop w:val="0"/>
          <w:marBottom w:val="0"/>
          <w:divBdr>
            <w:top w:val="none" w:sz="0" w:space="0" w:color="auto"/>
            <w:left w:val="none" w:sz="0" w:space="0" w:color="auto"/>
            <w:bottom w:val="none" w:sz="0" w:space="0" w:color="auto"/>
            <w:right w:val="none" w:sz="0" w:space="0" w:color="auto"/>
          </w:divBdr>
          <w:divsChild>
            <w:div w:id="19696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8663">
      <w:bodyDiv w:val="1"/>
      <w:marLeft w:val="0"/>
      <w:marRight w:val="0"/>
      <w:marTop w:val="0"/>
      <w:marBottom w:val="0"/>
      <w:divBdr>
        <w:top w:val="none" w:sz="0" w:space="0" w:color="auto"/>
        <w:left w:val="none" w:sz="0" w:space="0" w:color="auto"/>
        <w:bottom w:val="none" w:sz="0" w:space="0" w:color="auto"/>
        <w:right w:val="none" w:sz="0" w:space="0" w:color="auto"/>
      </w:divBdr>
    </w:div>
    <w:div w:id="433670928">
      <w:bodyDiv w:val="1"/>
      <w:marLeft w:val="0"/>
      <w:marRight w:val="0"/>
      <w:marTop w:val="0"/>
      <w:marBottom w:val="0"/>
      <w:divBdr>
        <w:top w:val="none" w:sz="0" w:space="0" w:color="auto"/>
        <w:left w:val="none" w:sz="0" w:space="0" w:color="auto"/>
        <w:bottom w:val="none" w:sz="0" w:space="0" w:color="auto"/>
        <w:right w:val="none" w:sz="0" w:space="0" w:color="auto"/>
      </w:divBdr>
    </w:div>
    <w:div w:id="489558931">
      <w:bodyDiv w:val="1"/>
      <w:marLeft w:val="0"/>
      <w:marRight w:val="0"/>
      <w:marTop w:val="0"/>
      <w:marBottom w:val="0"/>
      <w:divBdr>
        <w:top w:val="none" w:sz="0" w:space="0" w:color="auto"/>
        <w:left w:val="none" w:sz="0" w:space="0" w:color="auto"/>
        <w:bottom w:val="none" w:sz="0" w:space="0" w:color="auto"/>
        <w:right w:val="none" w:sz="0" w:space="0" w:color="auto"/>
      </w:divBdr>
    </w:div>
    <w:div w:id="513224123">
      <w:bodyDiv w:val="1"/>
      <w:marLeft w:val="0"/>
      <w:marRight w:val="0"/>
      <w:marTop w:val="0"/>
      <w:marBottom w:val="0"/>
      <w:divBdr>
        <w:top w:val="none" w:sz="0" w:space="0" w:color="auto"/>
        <w:left w:val="none" w:sz="0" w:space="0" w:color="auto"/>
        <w:bottom w:val="none" w:sz="0" w:space="0" w:color="auto"/>
        <w:right w:val="none" w:sz="0" w:space="0" w:color="auto"/>
      </w:divBdr>
    </w:div>
    <w:div w:id="593174169">
      <w:bodyDiv w:val="1"/>
      <w:marLeft w:val="0"/>
      <w:marRight w:val="0"/>
      <w:marTop w:val="0"/>
      <w:marBottom w:val="0"/>
      <w:divBdr>
        <w:top w:val="none" w:sz="0" w:space="0" w:color="auto"/>
        <w:left w:val="none" w:sz="0" w:space="0" w:color="auto"/>
        <w:bottom w:val="none" w:sz="0" w:space="0" w:color="auto"/>
        <w:right w:val="none" w:sz="0" w:space="0" w:color="auto"/>
      </w:divBdr>
    </w:div>
    <w:div w:id="659846325">
      <w:bodyDiv w:val="1"/>
      <w:marLeft w:val="0"/>
      <w:marRight w:val="0"/>
      <w:marTop w:val="0"/>
      <w:marBottom w:val="0"/>
      <w:divBdr>
        <w:top w:val="none" w:sz="0" w:space="0" w:color="auto"/>
        <w:left w:val="none" w:sz="0" w:space="0" w:color="auto"/>
        <w:bottom w:val="none" w:sz="0" w:space="0" w:color="auto"/>
        <w:right w:val="none" w:sz="0" w:space="0" w:color="auto"/>
      </w:divBdr>
    </w:div>
    <w:div w:id="789475629">
      <w:bodyDiv w:val="1"/>
      <w:marLeft w:val="0"/>
      <w:marRight w:val="0"/>
      <w:marTop w:val="0"/>
      <w:marBottom w:val="0"/>
      <w:divBdr>
        <w:top w:val="none" w:sz="0" w:space="0" w:color="auto"/>
        <w:left w:val="none" w:sz="0" w:space="0" w:color="auto"/>
        <w:bottom w:val="none" w:sz="0" w:space="0" w:color="auto"/>
        <w:right w:val="none" w:sz="0" w:space="0" w:color="auto"/>
      </w:divBdr>
      <w:divsChild>
        <w:div w:id="1712268725">
          <w:marLeft w:val="0"/>
          <w:marRight w:val="0"/>
          <w:marTop w:val="0"/>
          <w:marBottom w:val="0"/>
          <w:divBdr>
            <w:top w:val="none" w:sz="0" w:space="0" w:color="auto"/>
            <w:left w:val="none" w:sz="0" w:space="0" w:color="auto"/>
            <w:bottom w:val="none" w:sz="0" w:space="0" w:color="auto"/>
            <w:right w:val="none" w:sz="0" w:space="0" w:color="auto"/>
          </w:divBdr>
          <w:divsChild>
            <w:div w:id="1872330423">
              <w:marLeft w:val="0"/>
              <w:marRight w:val="0"/>
              <w:marTop w:val="0"/>
              <w:marBottom w:val="0"/>
              <w:divBdr>
                <w:top w:val="none" w:sz="0" w:space="0" w:color="auto"/>
                <w:left w:val="none" w:sz="0" w:space="0" w:color="auto"/>
                <w:bottom w:val="none" w:sz="0" w:space="0" w:color="auto"/>
                <w:right w:val="none" w:sz="0" w:space="0" w:color="auto"/>
              </w:divBdr>
              <w:divsChild>
                <w:div w:id="1502889955">
                  <w:marLeft w:val="0"/>
                  <w:marRight w:val="0"/>
                  <w:marTop w:val="0"/>
                  <w:marBottom w:val="0"/>
                  <w:divBdr>
                    <w:top w:val="none" w:sz="0" w:space="0" w:color="auto"/>
                    <w:left w:val="none" w:sz="0" w:space="0" w:color="auto"/>
                    <w:bottom w:val="none" w:sz="0" w:space="0" w:color="auto"/>
                    <w:right w:val="none" w:sz="0" w:space="0" w:color="auto"/>
                  </w:divBdr>
                  <w:divsChild>
                    <w:div w:id="697003018">
                      <w:marLeft w:val="0"/>
                      <w:marRight w:val="0"/>
                      <w:marTop w:val="0"/>
                      <w:marBottom w:val="0"/>
                      <w:divBdr>
                        <w:top w:val="none" w:sz="0" w:space="0" w:color="auto"/>
                        <w:left w:val="none" w:sz="0" w:space="0" w:color="auto"/>
                        <w:bottom w:val="none" w:sz="0" w:space="0" w:color="auto"/>
                        <w:right w:val="none" w:sz="0" w:space="0" w:color="auto"/>
                      </w:divBdr>
                      <w:divsChild>
                        <w:div w:id="1374573311">
                          <w:marLeft w:val="0"/>
                          <w:marRight w:val="0"/>
                          <w:marTop w:val="0"/>
                          <w:marBottom w:val="0"/>
                          <w:divBdr>
                            <w:top w:val="none" w:sz="0" w:space="0" w:color="auto"/>
                            <w:left w:val="none" w:sz="0" w:space="0" w:color="auto"/>
                            <w:bottom w:val="none" w:sz="0" w:space="0" w:color="auto"/>
                            <w:right w:val="none" w:sz="0" w:space="0" w:color="auto"/>
                          </w:divBdr>
                          <w:divsChild>
                            <w:div w:id="361907293">
                              <w:marLeft w:val="15"/>
                              <w:marRight w:val="195"/>
                              <w:marTop w:val="0"/>
                              <w:marBottom w:val="0"/>
                              <w:divBdr>
                                <w:top w:val="none" w:sz="0" w:space="0" w:color="auto"/>
                                <w:left w:val="none" w:sz="0" w:space="0" w:color="auto"/>
                                <w:bottom w:val="none" w:sz="0" w:space="0" w:color="auto"/>
                                <w:right w:val="none" w:sz="0" w:space="0" w:color="auto"/>
                              </w:divBdr>
                              <w:divsChild>
                                <w:div w:id="953831727">
                                  <w:marLeft w:val="0"/>
                                  <w:marRight w:val="0"/>
                                  <w:marTop w:val="0"/>
                                  <w:marBottom w:val="0"/>
                                  <w:divBdr>
                                    <w:top w:val="none" w:sz="0" w:space="0" w:color="auto"/>
                                    <w:left w:val="none" w:sz="0" w:space="0" w:color="auto"/>
                                    <w:bottom w:val="none" w:sz="0" w:space="0" w:color="auto"/>
                                    <w:right w:val="none" w:sz="0" w:space="0" w:color="auto"/>
                                  </w:divBdr>
                                  <w:divsChild>
                                    <w:div w:id="1731490629">
                                      <w:marLeft w:val="0"/>
                                      <w:marRight w:val="0"/>
                                      <w:marTop w:val="0"/>
                                      <w:marBottom w:val="0"/>
                                      <w:divBdr>
                                        <w:top w:val="none" w:sz="0" w:space="0" w:color="auto"/>
                                        <w:left w:val="none" w:sz="0" w:space="0" w:color="auto"/>
                                        <w:bottom w:val="none" w:sz="0" w:space="0" w:color="auto"/>
                                        <w:right w:val="none" w:sz="0" w:space="0" w:color="auto"/>
                                      </w:divBdr>
                                      <w:divsChild>
                                        <w:div w:id="536240284">
                                          <w:marLeft w:val="0"/>
                                          <w:marRight w:val="0"/>
                                          <w:marTop w:val="0"/>
                                          <w:marBottom w:val="0"/>
                                          <w:divBdr>
                                            <w:top w:val="none" w:sz="0" w:space="0" w:color="auto"/>
                                            <w:left w:val="none" w:sz="0" w:space="0" w:color="auto"/>
                                            <w:bottom w:val="none" w:sz="0" w:space="0" w:color="auto"/>
                                            <w:right w:val="none" w:sz="0" w:space="0" w:color="auto"/>
                                          </w:divBdr>
                                          <w:divsChild>
                                            <w:div w:id="2058583964">
                                              <w:marLeft w:val="0"/>
                                              <w:marRight w:val="0"/>
                                              <w:marTop w:val="0"/>
                                              <w:marBottom w:val="0"/>
                                              <w:divBdr>
                                                <w:top w:val="none" w:sz="0" w:space="0" w:color="auto"/>
                                                <w:left w:val="none" w:sz="0" w:space="0" w:color="auto"/>
                                                <w:bottom w:val="none" w:sz="0" w:space="0" w:color="auto"/>
                                                <w:right w:val="none" w:sz="0" w:space="0" w:color="auto"/>
                                              </w:divBdr>
                                              <w:divsChild>
                                                <w:div w:id="569998518">
                                                  <w:marLeft w:val="0"/>
                                                  <w:marRight w:val="0"/>
                                                  <w:marTop w:val="0"/>
                                                  <w:marBottom w:val="0"/>
                                                  <w:divBdr>
                                                    <w:top w:val="none" w:sz="0" w:space="0" w:color="auto"/>
                                                    <w:left w:val="none" w:sz="0" w:space="0" w:color="auto"/>
                                                    <w:bottom w:val="none" w:sz="0" w:space="0" w:color="auto"/>
                                                    <w:right w:val="none" w:sz="0" w:space="0" w:color="auto"/>
                                                  </w:divBdr>
                                                  <w:divsChild>
                                                    <w:div w:id="1546481466">
                                                      <w:marLeft w:val="0"/>
                                                      <w:marRight w:val="0"/>
                                                      <w:marTop w:val="0"/>
                                                      <w:marBottom w:val="0"/>
                                                      <w:divBdr>
                                                        <w:top w:val="none" w:sz="0" w:space="0" w:color="auto"/>
                                                        <w:left w:val="none" w:sz="0" w:space="0" w:color="auto"/>
                                                        <w:bottom w:val="none" w:sz="0" w:space="0" w:color="auto"/>
                                                        <w:right w:val="none" w:sz="0" w:space="0" w:color="auto"/>
                                                      </w:divBdr>
                                                      <w:divsChild>
                                                        <w:div w:id="989599838">
                                                          <w:marLeft w:val="0"/>
                                                          <w:marRight w:val="0"/>
                                                          <w:marTop w:val="0"/>
                                                          <w:marBottom w:val="0"/>
                                                          <w:divBdr>
                                                            <w:top w:val="none" w:sz="0" w:space="0" w:color="auto"/>
                                                            <w:left w:val="none" w:sz="0" w:space="0" w:color="auto"/>
                                                            <w:bottom w:val="none" w:sz="0" w:space="0" w:color="auto"/>
                                                            <w:right w:val="none" w:sz="0" w:space="0" w:color="auto"/>
                                                          </w:divBdr>
                                                          <w:divsChild>
                                                            <w:div w:id="683365720">
                                                              <w:marLeft w:val="0"/>
                                                              <w:marRight w:val="0"/>
                                                              <w:marTop w:val="0"/>
                                                              <w:marBottom w:val="0"/>
                                                              <w:divBdr>
                                                                <w:top w:val="none" w:sz="0" w:space="0" w:color="auto"/>
                                                                <w:left w:val="none" w:sz="0" w:space="0" w:color="auto"/>
                                                                <w:bottom w:val="none" w:sz="0" w:space="0" w:color="auto"/>
                                                                <w:right w:val="none" w:sz="0" w:space="0" w:color="auto"/>
                                                              </w:divBdr>
                                                              <w:divsChild>
                                                                <w:div w:id="860583265">
                                                                  <w:marLeft w:val="0"/>
                                                                  <w:marRight w:val="0"/>
                                                                  <w:marTop w:val="0"/>
                                                                  <w:marBottom w:val="0"/>
                                                                  <w:divBdr>
                                                                    <w:top w:val="none" w:sz="0" w:space="0" w:color="auto"/>
                                                                    <w:left w:val="none" w:sz="0" w:space="0" w:color="auto"/>
                                                                    <w:bottom w:val="none" w:sz="0" w:space="0" w:color="auto"/>
                                                                    <w:right w:val="none" w:sz="0" w:space="0" w:color="auto"/>
                                                                  </w:divBdr>
                                                                  <w:divsChild>
                                                                    <w:div w:id="1781946826">
                                                                      <w:marLeft w:val="405"/>
                                                                      <w:marRight w:val="0"/>
                                                                      <w:marTop w:val="0"/>
                                                                      <w:marBottom w:val="0"/>
                                                                      <w:divBdr>
                                                                        <w:top w:val="none" w:sz="0" w:space="0" w:color="auto"/>
                                                                        <w:left w:val="none" w:sz="0" w:space="0" w:color="auto"/>
                                                                        <w:bottom w:val="none" w:sz="0" w:space="0" w:color="auto"/>
                                                                        <w:right w:val="none" w:sz="0" w:space="0" w:color="auto"/>
                                                                      </w:divBdr>
                                                                      <w:divsChild>
                                                                        <w:div w:id="1262184384">
                                                                          <w:marLeft w:val="0"/>
                                                                          <w:marRight w:val="0"/>
                                                                          <w:marTop w:val="0"/>
                                                                          <w:marBottom w:val="0"/>
                                                                          <w:divBdr>
                                                                            <w:top w:val="none" w:sz="0" w:space="0" w:color="auto"/>
                                                                            <w:left w:val="none" w:sz="0" w:space="0" w:color="auto"/>
                                                                            <w:bottom w:val="none" w:sz="0" w:space="0" w:color="auto"/>
                                                                            <w:right w:val="none" w:sz="0" w:space="0" w:color="auto"/>
                                                                          </w:divBdr>
                                                                          <w:divsChild>
                                                                            <w:div w:id="459036820">
                                                                              <w:marLeft w:val="0"/>
                                                                              <w:marRight w:val="0"/>
                                                                              <w:marTop w:val="0"/>
                                                                              <w:marBottom w:val="0"/>
                                                                              <w:divBdr>
                                                                                <w:top w:val="none" w:sz="0" w:space="0" w:color="auto"/>
                                                                                <w:left w:val="none" w:sz="0" w:space="0" w:color="auto"/>
                                                                                <w:bottom w:val="none" w:sz="0" w:space="0" w:color="auto"/>
                                                                                <w:right w:val="none" w:sz="0" w:space="0" w:color="auto"/>
                                                                              </w:divBdr>
                                                                              <w:divsChild>
                                                                                <w:div w:id="512764761">
                                                                                  <w:marLeft w:val="0"/>
                                                                                  <w:marRight w:val="0"/>
                                                                                  <w:marTop w:val="0"/>
                                                                                  <w:marBottom w:val="0"/>
                                                                                  <w:divBdr>
                                                                                    <w:top w:val="none" w:sz="0" w:space="0" w:color="auto"/>
                                                                                    <w:left w:val="none" w:sz="0" w:space="0" w:color="auto"/>
                                                                                    <w:bottom w:val="none" w:sz="0" w:space="0" w:color="auto"/>
                                                                                    <w:right w:val="none" w:sz="0" w:space="0" w:color="auto"/>
                                                                                  </w:divBdr>
                                                                                  <w:divsChild>
                                                                                    <w:div w:id="1053769726">
                                                                                      <w:marLeft w:val="0"/>
                                                                                      <w:marRight w:val="0"/>
                                                                                      <w:marTop w:val="0"/>
                                                                                      <w:marBottom w:val="0"/>
                                                                                      <w:divBdr>
                                                                                        <w:top w:val="none" w:sz="0" w:space="0" w:color="auto"/>
                                                                                        <w:left w:val="none" w:sz="0" w:space="0" w:color="auto"/>
                                                                                        <w:bottom w:val="none" w:sz="0" w:space="0" w:color="auto"/>
                                                                                        <w:right w:val="none" w:sz="0" w:space="0" w:color="auto"/>
                                                                                      </w:divBdr>
                                                                                      <w:divsChild>
                                                                                        <w:div w:id="482889228">
                                                                                          <w:marLeft w:val="0"/>
                                                                                          <w:marRight w:val="0"/>
                                                                                          <w:marTop w:val="0"/>
                                                                                          <w:marBottom w:val="0"/>
                                                                                          <w:divBdr>
                                                                                            <w:top w:val="none" w:sz="0" w:space="0" w:color="auto"/>
                                                                                            <w:left w:val="none" w:sz="0" w:space="0" w:color="auto"/>
                                                                                            <w:bottom w:val="none" w:sz="0" w:space="0" w:color="auto"/>
                                                                                            <w:right w:val="none" w:sz="0" w:space="0" w:color="auto"/>
                                                                                          </w:divBdr>
                                                                                          <w:divsChild>
                                                                                            <w:div w:id="174810120">
                                                                                              <w:marLeft w:val="0"/>
                                                                                              <w:marRight w:val="0"/>
                                                                                              <w:marTop w:val="0"/>
                                                                                              <w:marBottom w:val="0"/>
                                                                                              <w:divBdr>
                                                                                                <w:top w:val="none" w:sz="0" w:space="0" w:color="auto"/>
                                                                                                <w:left w:val="none" w:sz="0" w:space="0" w:color="auto"/>
                                                                                                <w:bottom w:val="none" w:sz="0" w:space="0" w:color="auto"/>
                                                                                                <w:right w:val="none" w:sz="0" w:space="0" w:color="auto"/>
                                                                                              </w:divBdr>
                                                                                              <w:divsChild>
                                                                                                <w:div w:id="1436055504">
                                                                                                  <w:marLeft w:val="0"/>
                                                                                                  <w:marRight w:val="0"/>
                                                                                                  <w:marTop w:val="15"/>
                                                                                                  <w:marBottom w:val="0"/>
                                                                                                  <w:divBdr>
                                                                                                    <w:top w:val="none" w:sz="0" w:space="0" w:color="auto"/>
                                                                                                    <w:left w:val="none" w:sz="0" w:space="0" w:color="auto"/>
                                                                                                    <w:bottom w:val="single" w:sz="6" w:space="15" w:color="auto"/>
                                                                                                    <w:right w:val="none" w:sz="0" w:space="0" w:color="auto"/>
                                                                                                  </w:divBdr>
                                                                                                  <w:divsChild>
                                                                                                    <w:div w:id="1818230873">
                                                                                                      <w:marLeft w:val="900"/>
                                                                                                      <w:marRight w:val="0"/>
                                                                                                      <w:marTop w:val="180"/>
                                                                                                      <w:marBottom w:val="0"/>
                                                                                                      <w:divBdr>
                                                                                                        <w:top w:val="none" w:sz="0" w:space="0" w:color="auto"/>
                                                                                                        <w:left w:val="none" w:sz="0" w:space="0" w:color="auto"/>
                                                                                                        <w:bottom w:val="none" w:sz="0" w:space="0" w:color="auto"/>
                                                                                                        <w:right w:val="none" w:sz="0" w:space="0" w:color="auto"/>
                                                                                                      </w:divBdr>
                                                                                                      <w:divsChild>
                                                                                                        <w:div w:id="841893128">
                                                                                                          <w:marLeft w:val="0"/>
                                                                                                          <w:marRight w:val="0"/>
                                                                                                          <w:marTop w:val="0"/>
                                                                                                          <w:marBottom w:val="0"/>
                                                                                                          <w:divBdr>
                                                                                                            <w:top w:val="none" w:sz="0" w:space="0" w:color="auto"/>
                                                                                                            <w:left w:val="none" w:sz="0" w:space="0" w:color="auto"/>
                                                                                                            <w:bottom w:val="none" w:sz="0" w:space="0" w:color="auto"/>
                                                                                                            <w:right w:val="none" w:sz="0" w:space="0" w:color="auto"/>
                                                                                                          </w:divBdr>
                                                                                                          <w:divsChild>
                                                                                                            <w:div w:id="1623001176">
                                                                                                              <w:marLeft w:val="0"/>
                                                                                                              <w:marRight w:val="0"/>
                                                                                                              <w:marTop w:val="0"/>
                                                                                                              <w:marBottom w:val="0"/>
                                                                                                              <w:divBdr>
                                                                                                                <w:top w:val="none" w:sz="0" w:space="0" w:color="auto"/>
                                                                                                                <w:left w:val="none" w:sz="0" w:space="0" w:color="auto"/>
                                                                                                                <w:bottom w:val="none" w:sz="0" w:space="0" w:color="auto"/>
                                                                                                                <w:right w:val="none" w:sz="0" w:space="0" w:color="auto"/>
                                                                                                              </w:divBdr>
                                                                                                              <w:divsChild>
                                                                                                                <w:div w:id="1293097244">
                                                                                                                  <w:marLeft w:val="0"/>
                                                                                                                  <w:marRight w:val="0"/>
                                                                                                                  <w:marTop w:val="30"/>
                                                                                                                  <w:marBottom w:val="0"/>
                                                                                                                  <w:divBdr>
                                                                                                                    <w:top w:val="none" w:sz="0" w:space="0" w:color="auto"/>
                                                                                                                    <w:left w:val="none" w:sz="0" w:space="0" w:color="auto"/>
                                                                                                                    <w:bottom w:val="none" w:sz="0" w:space="0" w:color="auto"/>
                                                                                                                    <w:right w:val="none" w:sz="0" w:space="0" w:color="auto"/>
                                                                                                                  </w:divBdr>
                                                                                                                  <w:divsChild>
                                                                                                                    <w:div w:id="638806679">
                                                                                                                      <w:marLeft w:val="0"/>
                                                                                                                      <w:marRight w:val="0"/>
                                                                                                                      <w:marTop w:val="0"/>
                                                                                                                      <w:marBottom w:val="0"/>
                                                                                                                      <w:divBdr>
                                                                                                                        <w:top w:val="none" w:sz="0" w:space="0" w:color="auto"/>
                                                                                                                        <w:left w:val="none" w:sz="0" w:space="0" w:color="auto"/>
                                                                                                                        <w:bottom w:val="none" w:sz="0" w:space="0" w:color="auto"/>
                                                                                                                        <w:right w:val="none" w:sz="0" w:space="0" w:color="auto"/>
                                                                                                                      </w:divBdr>
                                                                                                                      <w:divsChild>
                                                                                                                        <w:div w:id="1078360614">
                                                                                                                          <w:marLeft w:val="0"/>
                                                                                                                          <w:marRight w:val="0"/>
                                                                                                                          <w:marTop w:val="0"/>
                                                                                                                          <w:marBottom w:val="0"/>
                                                                                                                          <w:divBdr>
                                                                                                                            <w:top w:val="none" w:sz="0" w:space="0" w:color="auto"/>
                                                                                                                            <w:left w:val="none" w:sz="0" w:space="0" w:color="auto"/>
                                                                                                                            <w:bottom w:val="none" w:sz="0" w:space="0" w:color="auto"/>
                                                                                                                            <w:right w:val="none" w:sz="0" w:space="0" w:color="auto"/>
                                                                                                                          </w:divBdr>
                                                                                                                          <w:divsChild>
                                                                                                                            <w:div w:id="1891960624">
                                                                                                                              <w:marLeft w:val="0"/>
                                                                                                                              <w:marRight w:val="0"/>
                                                                                                                              <w:marTop w:val="0"/>
                                                                                                                              <w:marBottom w:val="0"/>
                                                                                                                              <w:divBdr>
                                                                                                                                <w:top w:val="none" w:sz="0" w:space="0" w:color="auto"/>
                                                                                                                                <w:left w:val="none" w:sz="0" w:space="0" w:color="auto"/>
                                                                                                                                <w:bottom w:val="none" w:sz="0" w:space="0" w:color="auto"/>
                                                                                                                                <w:right w:val="none" w:sz="0" w:space="0" w:color="auto"/>
                                                                                                                              </w:divBdr>
                                                                                                                              <w:divsChild>
                                                                                                                                <w:div w:id="1007829266">
                                                                                                                                  <w:marLeft w:val="0"/>
                                                                                                                                  <w:marRight w:val="0"/>
                                                                                                                                  <w:marTop w:val="0"/>
                                                                                                                                  <w:marBottom w:val="0"/>
                                                                                                                                  <w:divBdr>
                                                                                                                                    <w:top w:val="none" w:sz="0" w:space="0" w:color="auto"/>
                                                                                                                                    <w:left w:val="none" w:sz="0" w:space="0" w:color="auto"/>
                                                                                                                                    <w:bottom w:val="none" w:sz="0" w:space="0" w:color="auto"/>
                                                                                                                                    <w:right w:val="none" w:sz="0" w:space="0" w:color="auto"/>
                                                                                                                                  </w:divBdr>
                                                                                                                                </w:div>
                                                                                                                                <w:div w:id="1244220097">
                                                                                                                                  <w:marLeft w:val="0"/>
                                                                                                                                  <w:marRight w:val="0"/>
                                                                                                                                  <w:marTop w:val="0"/>
                                                                                                                                  <w:marBottom w:val="0"/>
                                                                                                                                  <w:divBdr>
                                                                                                                                    <w:top w:val="none" w:sz="0" w:space="0" w:color="auto"/>
                                                                                                                                    <w:left w:val="none" w:sz="0" w:space="0" w:color="auto"/>
                                                                                                                                    <w:bottom w:val="none" w:sz="0" w:space="0" w:color="auto"/>
                                                                                                                                    <w:right w:val="none" w:sz="0" w:space="0" w:color="auto"/>
                                                                                                                                  </w:divBdr>
                                                                                                                                </w:div>
                                                                                                                                <w:div w:id="15647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6506526">
      <w:bodyDiv w:val="1"/>
      <w:marLeft w:val="0"/>
      <w:marRight w:val="0"/>
      <w:marTop w:val="0"/>
      <w:marBottom w:val="0"/>
      <w:divBdr>
        <w:top w:val="none" w:sz="0" w:space="0" w:color="auto"/>
        <w:left w:val="none" w:sz="0" w:space="0" w:color="auto"/>
        <w:bottom w:val="none" w:sz="0" w:space="0" w:color="auto"/>
        <w:right w:val="none" w:sz="0" w:space="0" w:color="auto"/>
      </w:divBdr>
    </w:div>
    <w:div w:id="874544554">
      <w:bodyDiv w:val="1"/>
      <w:marLeft w:val="0"/>
      <w:marRight w:val="0"/>
      <w:marTop w:val="0"/>
      <w:marBottom w:val="0"/>
      <w:divBdr>
        <w:top w:val="none" w:sz="0" w:space="0" w:color="auto"/>
        <w:left w:val="none" w:sz="0" w:space="0" w:color="auto"/>
        <w:bottom w:val="none" w:sz="0" w:space="0" w:color="auto"/>
        <w:right w:val="none" w:sz="0" w:space="0" w:color="auto"/>
      </w:divBdr>
    </w:div>
    <w:div w:id="923338622">
      <w:bodyDiv w:val="1"/>
      <w:marLeft w:val="0"/>
      <w:marRight w:val="0"/>
      <w:marTop w:val="0"/>
      <w:marBottom w:val="0"/>
      <w:divBdr>
        <w:top w:val="none" w:sz="0" w:space="0" w:color="auto"/>
        <w:left w:val="none" w:sz="0" w:space="0" w:color="auto"/>
        <w:bottom w:val="none" w:sz="0" w:space="0" w:color="auto"/>
        <w:right w:val="none" w:sz="0" w:space="0" w:color="auto"/>
      </w:divBdr>
      <w:divsChild>
        <w:div w:id="1724982639">
          <w:marLeft w:val="0"/>
          <w:marRight w:val="0"/>
          <w:marTop w:val="0"/>
          <w:marBottom w:val="0"/>
          <w:divBdr>
            <w:top w:val="none" w:sz="0" w:space="0" w:color="auto"/>
            <w:left w:val="none" w:sz="0" w:space="0" w:color="auto"/>
            <w:bottom w:val="none" w:sz="0" w:space="0" w:color="auto"/>
            <w:right w:val="none" w:sz="0" w:space="0" w:color="auto"/>
          </w:divBdr>
          <w:divsChild>
            <w:div w:id="577909226">
              <w:marLeft w:val="0"/>
              <w:marRight w:val="0"/>
              <w:marTop w:val="0"/>
              <w:marBottom w:val="0"/>
              <w:divBdr>
                <w:top w:val="none" w:sz="0" w:space="0" w:color="auto"/>
                <w:left w:val="none" w:sz="0" w:space="0" w:color="auto"/>
                <w:bottom w:val="none" w:sz="0" w:space="0" w:color="auto"/>
                <w:right w:val="none" w:sz="0" w:space="0" w:color="auto"/>
              </w:divBdr>
              <w:divsChild>
                <w:div w:id="1584220566">
                  <w:marLeft w:val="0"/>
                  <w:marRight w:val="0"/>
                  <w:marTop w:val="0"/>
                  <w:marBottom w:val="0"/>
                  <w:divBdr>
                    <w:top w:val="none" w:sz="0" w:space="0" w:color="auto"/>
                    <w:left w:val="none" w:sz="0" w:space="0" w:color="auto"/>
                    <w:bottom w:val="none" w:sz="0" w:space="0" w:color="auto"/>
                    <w:right w:val="none" w:sz="0" w:space="0" w:color="auto"/>
                  </w:divBdr>
                  <w:divsChild>
                    <w:div w:id="1649045097">
                      <w:marLeft w:val="0"/>
                      <w:marRight w:val="0"/>
                      <w:marTop w:val="0"/>
                      <w:marBottom w:val="0"/>
                      <w:divBdr>
                        <w:top w:val="none" w:sz="0" w:space="0" w:color="auto"/>
                        <w:left w:val="none" w:sz="0" w:space="0" w:color="auto"/>
                        <w:bottom w:val="none" w:sz="0" w:space="0" w:color="auto"/>
                        <w:right w:val="none" w:sz="0" w:space="0" w:color="auto"/>
                      </w:divBdr>
                      <w:divsChild>
                        <w:div w:id="1670256504">
                          <w:marLeft w:val="0"/>
                          <w:marRight w:val="0"/>
                          <w:marTop w:val="0"/>
                          <w:marBottom w:val="0"/>
                          <w:divBdr>
                            <w:top w:val="none" w:sz="0" w:space="0" w:color="auto"/>
                            <w:left w:val="none" w:sz="0" w:space="0" w:color="auto"/>
                            <w:bottom w:val="none" w:sz="0" w:space="0" w:color="auto"/>
                            <w:right w:val="none" w:sz="0" w:space="0" w:color="auto"/>
                          </w:divBdr>
                          <w:divsChild>
                            <w:div w:id="434715912">
                              <w:marLeft w:val="15"/>
                              <w:marRight w:val="195"/>
                              <w:marTop w:val="0"/>
                              <w:marBottom w:val="0"/>
                              <w:divBdr>
                                <w:top w:val="none" w:sz="0" w:space="0" w:color="auto"/>
                                <w:left w:val="none" w:sz="0" w:space="0" w:color="auto"/>
                                <w:bottom w:val="none" w:sz="0" w:space="0" w:color="auto"/>
                                <w:right w:val="none" w:sz="0" w:space="0" w:color="auto"/>
                              </w:divBdr>
                              <w:divsChild>
                                <w:div w:id="1927687202">
                                  <w:marLeft w:val="0"/>
                                  <w:marRight w:val="0"/>
                                  <w:marTop w:val="0"/>
                                  <w:marBottom w:val="0"/>
                                  <w:divBdr>
                                    <w:top w:val="none" w:sz="0" w:space="0" w:color="auto"/>
                                    <w:left w:val="none" w:sz="0" w:space="0" w:color="auto"/>
                                    <w:bottom w:val="none" w:sz="0" w:space="0" w:color="auto"/>
                                    <w:right w:val="none" w:sz="0" w:space="0" w:color="auto"/>
                                  </w:divBdr>
                                  <w:divsChild>
                                    <w:div w:id="1540782832">
                                      <w:marLeft w:val="0"/>
                                      <w:marRight w:val="0"/>
                                      <w:marTop w:val="0"/>
                                      <w:marBottom w:val="0"/>
                                      <w:divBdr>
                                        <w:top w:val="none" w:sz="0" w:space="0" w:color="auto"/>
                                        <w:left w:val="none" w:sz="0" w:space="0" w:color="auto"/>
                                        <w:bottom w:val="none" w:sz="0" w:space="0" w:color="auto"/>
                                        <w:right w:val="none" w:sz="0" w:space="0" w:color="auto"/>
                                      </w:divBdr>
                                      <w:divsChild>
                                        <w:div w:id="43600330">
                                          <w:marLeft w:val="0"/>
                                          <w:marRight w:val="0"/>
                                          <w:marTop w:val="0"/>
                                          <w:marBottom w:val="0"/>
                                          <w:divBdr>
                                            <w:top w:val="none" w:sz="0" w:space="0" w:color="auto"/>
                                            <w:left w:val="none" w:sz="0" w:space="0" w:color="auto"/>
                                            <w:bottom w:val="none" w:sz="0" w:space="0" w:color="auto"/>
                                            <w:right w:val="none" w:sz="0" w:space="0" w:color="auto"/>
                                          </w:divBdr>
                                          <w:divsChild>
                                            <w:div w:id="1807309680">
                                              <w:marLeft w:val="0"/>
                                              <w:marRight w:val="0"/>
                                              <w:marTop w:val="0"/>
                                              <w:marBottom w:val="0"/>
                                              <w:divBdr>
                                                <w:top w:val="none" w:sz="0" w:space="0" w:color="auto"/>
                                                <w:left w:val="none" w:sz="0" w:space="0" w:color="auto"/>
                                                <w:bottom w:val="none" w:sz="0" w:space="0" w:color="auto"/>
                                                <w:right w:val="none" w:sz="0" w:space="0" w:color="auto"/>
                                              </w:divBdr>
                                              <w:divsChild>
                                                <w:div w:id="289630054">
                                                  <w:marLeft w:val="0"/>
                                                  <w:marRight w:val="0"/>
                                                  <w:marTop w:val="0"/>
                                                  <w:marBottom w:val="0"/>
                                                  <w:divBdr>
                                                    <w:top w:val="none" w:sz="0" w:space="0" w:color="auto"/>
                                                    <w:left w:val="none" w:sz="0" w:space="0" w:color="auto"/>
                                                    <w:bottom w:val="none" w:sz="0" w:space="0" w:color="auto"/>
                                                    <w:right w:val="none" w:sz="0" w:space="0" w:color="auto"/>
                                                  </w:divBdr>
                                                  <w:divsChild>
                                                    <w:div w:id="21978879">
                                                      <w:marLeft w:val="0"/>
                                                      <w:marRight w:val="0"/>
                                                      <w:marTop w:val="0"/>
                                                      <w:marBottom w:val="0"/>
                                                      <w:divBdr>
                                                        <w:top w:val="none" w:sz="0" w:space="0" w:color="auto"/>
                                                        <w:left w:val="none" w:sz="0" w:space="0" w:color="auto"/>
                                                        <w:bottom w:val="none" w:sz="0" w:space="0" w:color="auto"/>
                                                        <w:right w:val="none" w:sz="0" w:space="0" w:color="auto"/>
                                                      </w:divBdr>
                                                      <w:divsChild>
                                                        <w:div w:id="1324889402">
                                                          <w:marLeft w:val="0"/>
                                                          <w:marRight w:val="0"/>
                                                          <w:marTop w:val="0"/>
                                                          <w:marBottom w:val="0"/>
                                                          <w:divBdr>
                                                            <w:top w:val="none" w:sz="0" w:space="0" w:color="auto"/>
                                                            <w:left w:val="none" w:sz="0" w:space="0" w:color="auto"/>
                                                            <w:bottom w:val="none" w:sz="0" w:space="0" w:color="auto"/>
                                                            <w:right w:val="none" w:sz="0" w:space="0" w:color="auto"/>
                                                          </w:divBdr>
                                                          <w:divsChild>
                                                            <w:div w:id="2090956320">
                                                              <w:marLeft w:val="0"/>
                                                              <w:marRight w:val="0"/>
                                                              <w:marTop w:val="0"/>
                                                              <w:marBottom w:val="0"/>
                                                              <w:divBdr>
                                                                <w:top w:val="none" w:sz="0" w:space="0" w:color="auto"/>
                                                                <w:left w:val="none" w:sz="0" w:space="0" w:color="auto"/>
                                                                <w:bottom w:val="none" w:sz="0" w:space="0" w:color="auto"/>
                                                                <w:right w:val="none" w:sz="0" w:space="0" w:color="auto"/>
                                                              </w:divBdr>
                                                              <w:divsChild>
                                                                <w:div w:id="76901106">
                                                                  <w:marLeft w:val="0"/>
                                                                  <w:marRight w:val="0"/>
                                                                  <w:marTop w:val="0"/>
                                                                  <w:marBottom w:val="0"/>
                                                                  <w:divBdr>
                                                                    <w:top w:val="none" w:sz="0" w:space="0" w:color="auto"/>
                                                                    <w:left w:val="none" w:sz="0" w:space="0" w:color="auto"/>
                                                                    <w:bottom w:val="none" w:sz="0" w:space="0" w:color="auto"/>
                                                                    <w:right w:val="none" w:sz="0" w:space="0" w:color="auto"/>
                                                                  </w:divBdr>
                                                                  <w:divsChild>
                                                                    <w:div w:id="1937859161">
                                                                      <w:marLeft w:val="405"/>
                                                                      <w:marRight w:val="0"/>
                                                                      <w:marTop w:val="0"/>
                                                                      <w:marBottom w:val="0"/>
                                                                      <w:divBdr>
                                                                        <w:top w:val="none" w:sz="0" w:space="0" w:color="auto"/>
                                                                        <w:left w:val="none" w:sz="0" w:space="0" w:color="auto"/>
                                                                        <w:bottom w:val="none" w:sz="0" w:space="0" w:color="auto"/>
                                                                        <w:right w:val="none" w:sz="0" w:space="0" w:color="auto"/>
                                                                      </w:divBdr>
                                                                      <w:divsChild>
                                                                        <w:div w:id="1101993311">
                                                                          <w:marLeft w:val="0"/>
                                                                          <w:marRight w:val="0"/>
                                                                          <w:marTop w:val="0"/>
                                                                          <w:marBottom w:val="0"/>
                                                                          <w:divBdr>
                                                                            <w:top w:val="none" w:sz="0" w:space="0" w:color="auto"/>
                                                                            <w:left w:val="none" w:sz="0" w:space="0" w:color="auto"/>
                                                                            <w:bottom w:val="none" w:sz="0" w:space="0" w:color="auto"/>
                                                                            <w:right w:val="none" w:sz="0" w:space="0" w:color="auto"/>
                                                                          </w:divBdr>
                                                                          <w:divsChild>
                                                                            <w:div w:id="1103453139">
                                                                              <w:marLeft w:val="0"/>
                                                                              <w:marRight w:val="0"/>
                                                                              <w:marTop w:val="0"/>
                                                                              <w:marBottom w:val="0"/>
                                                                              <w:divBdr>
                                                                                <w:top w:val="none" w:sz="0" w:space="0" w:color="auto"/>
                                                                                <w:left w:val="none" w:sz="0" w:space="0" w:color="auto"/>
                                                                                <w:bottom w:val="none" w:sz="0" w:space="0" w:color="auto"/>
                                                                                <w:right w:val="none" w:sz="0" w:space="0" w:color="auto"/>
                                                                              </w:divBdr>
                                                                              <w:divsChild>
                                                                                <w:div w:id="1892957697">
                                                                                  <w:marLeft w:val="0"/>
                                                                                  <w:marRight w:val="0"/>
                                                                                  <w:marTop w:val="0"/>
                                                                                  <w:marBottom w:val="0"/>
                                                                                  <w:divBdr>
                                                                                    <w:top w:val="none" w:sz="0" w:space="0" w:color="auto"/>
                                                                                    <w:left w:val="none" w:sz="0" w:space="0" w:color="auto"/>
                                                                                    <w:bottom w:val="none" w:sz="0" w:space="0" w:color="auto"/>
                                                                                    <w:right w:val="none" w:sz="0" w:space="0" w:color="auto"/>
                                                                                  </w:divBdr>
                                                                                  <w:divsChild>
                                                                                    <w:div w:id="1932201421">
                                                                                      <w:marLeft w:val="0"/>
                                                                                      <w:marRight w:val="0"/>
                                                                                      <w:marTop w:val="0"/>
                                                                                      <w:marBottom w:val="0"/>
                                                                                      <w:divBdr>
                                                                                        <w:top w:val="none" w:sz="0" w:space="0" w:color="auto"/>
                                                                                        <w:left w:val="none" w:sz="0" w:space="0" w:color="auto"/>
                                                                                        <w:bottom w:val="none" w:sz="0" w:space="0" w:color="auto"/>
                                                                                        <w:right w:val="none" w:sz="0" w:space="0" w:color="auto"/>
                                                                                      </w:divBdr>
                                                                                      <w:divsChild>
                                                                                        <w:div w:id="1804272576">
                                                                                          <w:marLeft w:val="0"/>
                                                                                          <w:marRight w:val="0"/>
                                                                                          <w:marTop w:val="0"/>
                                                                                          <w:marBottom w:val="0"/>
                                                                                          <w:divBdr>
                                                                                            <w:top w:val="none" w:sz="0" w:space="0" w:color="auto"/>
                                                                                            <w:left w:val="none" w:sz="0" w:space="0" w:color="auto"/>
                                                                                            <w:bottom w:val="none" w:sz="0" w:space="0" w:color="auto"/>
                                                                                            <w:right w:val="none" w:sz="0" w:space="0" w:color="auto"/>
                                                                                          </w:divBdr>
                                                                                          <w:divsChild>
                                                                                            <w:div w:id="1442651578">
                                                                                              <w:marLeft w:val="0"/>
                                                                                              <w:marRight w:val="0"/>
                                                                                              <w:marTop w:val="0"/>
                                                                                              <w:marBottom w:val="0"/>
                                                                                              <w:divBdr>
                                                                                                <w:top w:val="none" w:sz="0" w:space="0" w:color="auto"/>
                                                                                                <w:left w:val="none" w:sz="0" w:space="0" w:color="auto"/>
                                                                                                <w:bottom w:val="none" w:sz="0" w:space="0" w:color="auto"/>
                                                                                                <w:right w:val="none" w:sz="0" w:space="0" w:color="auto"/>
                                                                                              </w:divBdr>
                                                                                              <w:divsChild>
                                                                                                <w:div w:id="508982045">
                                                                                                  <w:marLeft w:val="0"/>
                                                                                                  <w:marRight w:val="0"/>
                                                                                                  <w:marTop w:val="15"/>
                                                                                                  <w:marBottom w:val="0"/>
                                                                                                  <w:divBdr>
                                                                                                    <w:top w:val="none" w:sz="0" w:space="0" w:color="auto"/>
                                                                                                    <w:left w:val="none" w:sz="0" w:space="0" w:color="auto"/>
                                                                                                    <w:bottom w:val="single" w:sz="6" w:space="15" w:color="auto"/>
                                                                                                    <w:right w:val="none" w:sz="0" w:space="0" w:color="auto"/>
                                                                                                  </w:divBdr>
                                                                                                  <w:divsChild>
                                                                                                    <w:div w:id="1639873972">
                                                                                                      <w:marLeft w:val="900"/>
                                                                                                      <w:marRight w:val="0"/>
                                                                                                      <w:marTop w:val="180"/>
                                                                                                      <w:marBottom w:val="0"/>
                                                                                                      <w:divBdr>
                                                                                                        <w:top w:val="none" w:sz="0" w:space="0" w:color="auto"/>
                                                                                                        <w:left w:val="none" w:sz="0" w:space="0" w:color="auto"/>
                                                                                                        <w:bottom w:val="none" w:sz="0" w:space="0" w:color="auto"/>
                                                                                                        <w:right w:val="none" w:sz="0" w:space="0" w:color="auto"/>
                                                                                                      </w:divBdr>
                                                                                                      <w:divsChild>
                                                                                                        <w:div w:id="1117723292">
                                                                                                          <w:marLeft w:val="0"/>
                                                                                                          <w:marRight w:val="0"/>
                                                                                                          <w:marTop w:val="0"/>
                                                                                                          <w:marBottom w:val="0"/>
                                                                                                          <w:divBdr>
                                                                                                            <w:top w:val="none" w:sz="0" w:space="0" w:color="auto"/>
                                                                                                            <w:left w:val="none" w:sz="0" w:space="0" w:color="auto"/>
                                                                                                            <w:bottom w:val="none" w:sz="0" w:space="0" w:color="auto"/>
                                                                                                            <w:right w:val="none" w:sz="0" w:space="0" w:color="auto"/>
                                                                                                          </w:divBdr>
                                                                                                          <w:divsChild>
                                                                                                            <w:div w:id="1398429740">
                                                                                                              <w:marLeft w:val="0"/>
                                                                                                              <w:marRight w:val="0"/>
                                                                                                              <w:marTop w:val="0"/>
                                                                                                              <w:marBottom w:val="0"/>
                                                                                                              <w:divBdr>
                                                                                                                <w:top w:val="none" w:sz="0" w:space="0" w:color="auto"/>
                                                                                                                <w:left w:val="none" w:sz="0" w:space="0" w:color="auto"/>
                                                                                                                <w:bottom w:val="none" w:sz="0" w:space="0" w:color="auto"/>
                                                                                                                <w:right w:val="none" w:sz="0" w:space="0" w:color="auto"/>
                                                                                                              </w:divBdr>
                                                                                                              <w:divsChild>
                                                                                                                <w:div w:id="150369374">
                                                                                                                  <w:marLeft w:val="0"/>
                                                                                                                  <w:marRight w:val="0"/>
                                                                                                                  <w:marTop w:val="30"/>
                                                                                                                  <w:marBottom w:val="0"/>
                                                                                                                  <w:divBdr>
                                                                                                                    <w:top w:val="none" w:sz="0" w:space="0" w:color="auto"/>
                                                                                                                    <w:left w:val="none" w:sz="0" w:space="0" w:color="auto"/>
                                                                                                                    <w:bottom w:val="none" w:sz="0" w:space="0" w:color="auto"/>
                                                                                                                    <w:right w:val="none" w:sz="0" w:space="0" w:color="auto"/>
                                                                                                                  </w:divBdr>
                                                                                                                  <w:divsChild>
                                                                                                                    <w:div w:id="810287988">
                                                                                                                      <w:marLeft w:val="0"/>
                                                                                                                      <w:marRight w:val="0"/>
                                                                                                                      <w:marTop w:val="0"/>
                                                                                                                      <w:marBottom w:val="0"/>
                                                                                                                      <w:divBdr>
                                                                                                                        <w:top w:val="none" w:sz="0" w:space="0" w:color="auto"/>
                                                                                                                        <w:left w:val="none" w:sz="0" w:space="0" w:color="auto"/>
                                                                                                                        <w:bottom w:val="none" w:sz="0" w:space="0" w:color="auto"/>
                                                                                                                        <w:right w:val="none" w:sz="0" w:space="0" w:color="auto"/>
                                                                                                                      </w:divBdr>
                                                                                                                      <w:divsChild>
                                                                                                                        <w:div w:id="618029558">
                                                                                                                          <w:marLeft w:val="0"/>
                                                                                                                          <w:marRight w:val="0"/>
                                                                                                                          <w:marTop w:val="0"/>
                                                                                                                          <w:marBottom w:val="0"/>
                                                                                                                          <w:divBdr>
                                                                                                                            <w:top w:val="none" w:sz="0" w:space="0" w:color="auto"/>
                                                                                                                            <w:left w:val="none" w:sz="0" w:space="0" w:color="auto"/>
                                                                                                                            <w:bottom w:val="none" w:sz="0" w:space="0" w:color="auto"/>
                                                                                                                            <w:right w:val="none" w:sz="0" w:space="0" w:color="auto"/>
                                                                                                                          </w:divBdr>
                                                                                                                          <w:divsChild>
                                                                                                                            <w:div w:id="2075277530">
                                                                                                                              <w:marLeft w:val="0"/>
                                                                                                                              <w:marRight w:val="0"/>
                                                                                                                              <w:marTop w:val="0"/>
                                                                                                                              <w:marBottom w:val="0"/>
                                                                                                                              <w:divBdr>
                                                                                                                                <w:top w:val="none" w:sz="0" w:space="0" w:color="auto"/>
                                                                                                                                <w:left w:val="none" w:sz="0" w:space="0" w:color="auto"/>
                                                                                                                                <w:bottom w:val="none" w:sz="0" w:space="0" w:color="auto"/>
                                                                                                                                <w:right w:val="none" w:sz="0" w:space="0" w:color="auto"/>
                                                                                                                              </w:divBdr>
                                                                                                                              <w:divsChild>
                                                                                                                                <w:div w:id="124710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20450">
      <w:bodyDiv w:val="1"/>
      <w:marLeft w:val="0"/>
      <w:marRight w:val="0"/>
      <w:marTop w:val="0"/>
      <w:marBottom w:val="0"/>
      <w:divBdr>
        <w:top w:val="none" w:sz="0" w:space="0" w:color="auto"/>
        <w:left w:val="none" w:sz="0" w:space="0" w:color="auto"/>
        <w:bottom w:val="none" w:sz="0" w:space="0" w:color="auto"/>
        <w:right w:val="none" w:sz="0" w:space="0" w:color="auto"/>
      </w:divBdr>
      <w:divsChild>
        <w:div w:id="1858545371">
          <w:marLeft w:val="0"/>
          <w:marRight w:val="0"/>
          <w:marTop w:val="0"/>
          <w:marBottom w:val="0"/>
          <w:divBdr>
            <w:top w:val="none" w:sz="0" w:space="0" w:color="auto"/>
            <w:left w:val="none" w:sz="0" w:space="0" w:color="auto"/>
            <w:bottom w:val="none" w:sz="0" w:space="0" w:color="auto"/>
            <w:right w:val="none" w:sz="0" w:space="0" w:color="auto"/>
          </w:divBdr>
        </w:div>
        <w:div w:id="827792868">
          <w:marLeft w:val="0"/>
          <w:marRight w:val="0"/>
          <w:marTop w:val="0"/>
          <w:marBottom w:val="0"/>
          <w:divBdr>
            <w:top w:val="none" w:sz="0" w:space="0" w:color="auto"/>
            <w:left w:val="none" w:sz="0" w:space="0" w:color="auto"/>
            <w:bottom w:val="none" w:sz="0" w:space="0" w:color="auto"/>
            <w:right w:val="none" w:sz="0" w:space="0" w:color="auto"/>
          </w:divBdr>
        </w:div>
      </w:divsChild>
    </w:div>
    <w:div w:id="1023021392">
      <w:bodyDiv w:val="1"/>
      <w:marLeft w:val="0"/>
      <w:marRight w:val="0"/>
      <w:marTop w:val="0"/>
      <w:marBottom w:val="0"/>
      <w:divBdr>
        <w:top w:val="none" w:sz="0" w:space="0" w:color="auto"/>
        <w:left w:val="none" w:sz="0" w:space="0" w:color="auto"/>
        <w:bottom w:val="none" w:sz="0" w:space="0" w:color="auto"/>
        <w:right w:val="none" w:sz="0" w:space="0" w:color="auto"/>
      </w:divBdr>
    </w:div>
    <w:div w:id="1081869974">
      <w:bodyDiv w:val="1"/>
      <w:marLeft w:val="0"/>
      <w:marRight w:val="0"/>
      <w:marTop w:val="0"/>
      <w:marBottom w:val="0"/>
      <w:divBdr>
        <w:top w:val="none" w:sz="0" w:space="0" w:color="auto"/>
        <w:left w:val="none" w:sz="0" w:space="0" w:color="auto"/>
        <w:bottom w:val="none" w:sz="0" w:space="0" w:color="auto"/>
        <w:right w:val="none" w:sz="0" w:space="0" w:color="auto"/>
      </w:divBdr>
    </w:div>
    <w:div w:id="1144851675">
      <w:bodyDiv w:val="1"/>
      <w:marLeft w:val="0"/>
      <w:marRight w:val="0"/>
      <w:marTop w:val="0"/>
      <w:marBottom w:val="0"/>
      <w:divBdr>
        <w:top w:val="none" w:sz="0" w:space="0" w:color="auto"/>
        <w:left w:val="none" w:sz="0" w:space="0" w:color="auto"/>
        <w:bottom w:val="none" w:sz="0" w:space="0" w:color="auto"/>
        <w:right w:val="none" w:sz="0" w:space="0" w:color="auto"/>
      </w:divBdr>
    </w:div>
    <w:div w:id="1479690463">
      <w:bodyDiv w:val="1"/>
      <w:marLeft w:val="0"/>
      <w:marRight w:val="0"/>
      <w:marTop w:val="0"/>
      <w:marBottom w:val="0"/>
      <w:divBdr>
        <w:top w:val="none" w:sz="0" w:space="0" w:color="auto"/>
        <w:left w:val="none" w:sz="0" w:space="0" w:color="auto"/>
        <w:bottom w:val="none" w:sz="0" w:space="0" w:color="auto"/>
        <w:right w:val="none" w:sz="0" w:space="0" w:color="auto"/>
      </w:divBdr>
    </w:div>
    <w:div w:id="1518540850">
      <w:bodyDiv w:val="1"/>
      <w:marLeft w:val="0"/>
      <w:marRight w:val="0"/>
      <w:marTop w:val="0"/>
      <w:marBottom w:val="0"/>
      <w:divBdr>
        <w:top w:val="none" w:sz="0" w:space="0" w:color="auto"/>
        <w:left w:val="none" w:sz="0" w:space="0" w:color="auto"/>
        <w:bottom w:val="none" w:sz="0" w:space="0" w:color="auto"/>
        <w:right w:val="none" w:sz="0" w:space="0" w:color="auto"/>
      </w:divBdr>
    </w:div>
    <w:div w:id="1550337529">
      <w:bodyDiv w:val="1"/>
      <w:marLeft w:val="0"/>
      <w:marRight w:val="0"/>
      <w:marTop w:val="0"/>
      <w:marBottom w:val="0"/>
      <w:divBdr>
        <w:top w:val="none" w:sz="0" w:space="0" w:color="auto"/>
        <w:left w:val="none" w:sz="0" w:space="0" w:color="auto"/>
        <w:bottom w:val="none" w:sz="0" w:space="0" w:color="auto"/>
        <w:right w:val="none" w:sz="0" w:space="0" w:color="auto"/>
      </w:divBdr>
    </w:div>
    <w:div w:id="1561554790">
      <w:bodyDiv w:val="1"/>
      <w:marLeft w:val="0"/>
      <w:marRight w:val="0"/>
      <w:marTop w:val="0"/>
      <w:marBottom w:val="0"/>
      <w:divBdr>
        <w:top w:val="none" w:sz="0" w:space="0" w:color="auto"/>
        <w:left w:val="none" w:sz="0" w:space="0" w:color="auto"/>
        <w:bottom w:val="none" w:sz="0" w:space="0" w:color="auto"/>
        <w:right w:val="none" w:sz="0" w:space="0" w:color="auto"/>
      </w:divBdr>
    </w:div>
    <w:div w:id="1724597953">
      <w:bodyDiv w:val="1"/>
      <w:marLeft w:val="0"/>
      <w:marRight w:val="0"/>
      <w:marTop w:val="0"/>
      <w:marBottom w:val="0"/>
      <w:divBdr>
        <w:top w:val="none" w:sz="0" w:space="0" w:color="auto"/>
        <w:left w:val="none" w:sz="0" w:space="0" w:color="auto"/>
        <w:bottom w:val="none" w:sz="0" w:space="0" w:color="auto"/>
        <w:right w:val="none" w:sz="0" w:space="0" w:color="auto"/>
      </w:divBdr>
      <w:divsChild>
        <w:div w:id="1209222462">
          <w:marLeft w:val="0"/>
          <w:marRight w:val="0"/>
          <w:marTop w:val="0"/>
          <w:marBottom w:val="0"/>
          <w:divBdr>
            <w:top w:val="none" w:sz="0" w:space="0" w:color="auto"/>
            <w:left w:val="none" w:sz="0" w:space="0" w:color="auto"/>
            <w:bottom w:val="none" w:sz="0" w:space="0" w:color="auto"/>
            <w:right w:val="none" w:sz="0" w:space="0" w:color="auto"/>
          </w:divBdr>
          <w:divsChild>
            <w:div w:id="89601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27365">
      <w:bodyDiv w:val="1"/>
      <w:marLeft w:val="0"/>
      <w:marRight w:val="0"/>
      <w:marTop w:val="0"/>
      <w:marBottom w:val="0"/>
      <w:divBdr>
        <w:top w:val="none" w:sz="0" w:space="0" w:color="auto"/>
        <w:left w:val="none" w:sz="0" w:space="0" w:color="auto"/>
        <w:bottom w:val="none" w:sz="0" w:space="0" w:color="auto"/>
        <w:right w:val="none" w:sz="0" w:space="0" w:color="auto"/>
      </w:divBdr>
    </w:div>
    <w:div w:id="1877692769">
      <w:bodyDiv w:val="1"/>
      <w:marLeft w:val="0"/>
      <w:marRight w:val="0"/>
      <w:marTop w:val="0"/>
      <w:marBottom w:val="0"/>
      <w:divBdr>
        <w:top w:val="none" w:sz="0" w:space="0" w:color="auto"/>
        <w:left w:val="none" w:sz="0" w:space="0" w:color="auto"/>
        <w:bottom w:val="none" w:sz="0" w:space="0" w:color="auto"/>
        <w:right w:val="none" w:sz="0" w:space="0" w:color="auto"/>
      </w:divBdr>
    </w:div>
    <w:div w:id="1915577879">
      <w:bodyDiv w:val="1"/>
      <w:marLeft w:val="0"/>
      <w:marRight w:val="0"/>
      <w:marTop w:val="0"/>
      <w:marBottom w:val="0"/>
      <w:divBdr>
        <w:top w:val="none" w:sz="0" w:space="0" w:color="auto"/>
        <w:left w:val="none" w:sz="0" w:space="0" w:color="auto"/>
        <w:bottom w:val="none" w:sz="0" w:space="0" w:color="auto"/>
        <w:right w:val="none" w:sz="0" w:space="0" w:color="auto"/>
      </w:divBdr>
    </w:div>
    <w:div w:id="1969432484">
      <w:bodyDiv w:val="1"/>
      <w:marLeft w:val="0"/>
      <w:marRight w:val="0"/>
      <w:marTop w:val="0"/>
      <w:marBottom w:val="0"/>
      <w:divBdr>
        <w:top w:val="none" w:sz="0" w:space="0" w:color="auto"/>
        <w:left w:val="none" w:sz="0" w:space="0" w:color="auto"/>
        <w:bottom w:val="none" w:sz="0" w:space="0" w:color="auto"/>
        <w:right w:val="none" w:sz="0" w:space="0" w:color="auto"/>
      </w:divBdr>
    </w:div>
    <w:div w:id="1971787648">
      <w:bodyDiv w:val="1"/>
      <w:marLeft w:val="0"/>
      <w:marRight w:val="0"/>
      <w:marTop w:val="0"/>
      <w:marBottom w:val="0"/>
      <w:divBdr>
        <w:top w:val="none" w:sz="0" w:space="0" w:color="auto"/>
        <w:left w:val="none" w:sz="0" w:space="0" w:color="auto"/>
        <w:bottom w:val="none" w:sz="0" w:space="0" w:color="auto"/>
        <w:right w:val="none" w:sz="0" w:space="0" w:color="auto"/>
      </w:divBdr>
    </w:div>
    <w:div w:id="1994987217">
      <w:bodyDiv w:val="1"/>
      <w:marLeft w:val="0"/>
      <w:marRight w:val="0"/>
      <w:marTop w:val="0"/>
      <w:marBottom w:val="0"/>
      <w:divBdr>
        <w:top w:val="none" w:sz="0" w:space="0" w:color="auto"/>
        <w:left w:val="none" w:sz="0" w:space="0" w:color="auto"/>
        <w:bottom w:val="none" w:sz="0" w:space="0" w:color="auto"/>
        <w:right w:val="none" w:sz="0" w:space="0" w:color="auto"/>
      </w:divBdr>
    </w:div>
    <w:div w:id="2004355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dan.killian\Dropbox\work\MSI\Jordan\CITIES\Baseline%20report\CITIES%20Evaluation%20Baseline%20Report%20(31%20Aug%202018).docx" TargetMode="External"/><Relationship Id="rId18" Type="http://schemas.microsoft.com/office/2011/relationships/commentsExtended" Target="commentsExtended.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28.png"/><Relationship Id="rId50" Type="http://schemas.openxmlformats.org/officeDocument/2006/relationships/image" Target="media/image31.jpeg"/><Relationship Id="rId55" Type="http://schemas.openxmlformats.org/officeDocument/2006/relationships/image" Target="media/image36.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4.png"/><Relationship Id="rId29" Type="http://schemas.openxmlformats.org/officeDocument/2006/relationships/image" Target="media/image12.png"/><Relationship Id="rId41" Type="http://schemas.openxmlformats.org/officeDocument/2006/relationships/image" Target="media/image24.png"/><Relationship Id="rId54" Type="http://schemas.openxmlformats.org/officeDocument/2006/relationships/image" Target="media/image35.jpeg"/><Relationship Id="rId62" Type="http://schemas.openxmlformats.org/officeDocument/2006/relationships/image" Target="media/image4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dan.killian\Dropbox\work\MSI\Jordan\CITIES\Baseline%20report\CITIES%20Evaluation%20Baseline%20Report%20(31%20Aug%202018).docx" TargetMode="External"/><Relationship Id="rId24" Type="http://schemas.openxmlformats.org/officeDocument/2006/relationships/footer" Target="footer2.xm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footer" Target="footer3.xml"/><Relationship Id="rId53" Type="http://schemas.openxmlformats.org/officeDocument/2006/relationships/image" Target="media/image34.jpeg"/><Relationship Id="rId58" Type="http://schemas.openxmlformats.org/officeDocument/2006/relationships/image" Target="media/image39.jpe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7.jpe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0.jpeg"/><Relationship Id="rId57" Type="http://schemas.openxmlformats.org/officeDocument/2006/relationships/image" Target="media/image38.jpeg"/><Relationship Id="rId61" Type="http://schemas.openxmlformats.org/officeDocument/2006/relationships/image" Target="media/image42.jpeg"/><Relationship Id="rId10" Type="http://schemas.openxmlformats.org/officeDocument/2006/relationships/image" Target="media/image3.jpeg"/><Relationship Id="rId19" Type="http://schemas.microsoft.com/office/2016/09/relationships/commentsIds" Target="commentsIds.xml"/><Relationship Id="rId31" Type="http://schemas.openxmlformats.org/officeDocument/2006/relationships/image" Target="media/image14.png"/><Relationship Id="rId44" Type="http://schemas.openxmlformats.org/officeDocument/2006/relationships/header" Target="header2.xml"/><Relationship Id="rId52" Type="http://schemas.openxmlformats.org/officeDocument/2006/relationships/image" Target="media/image33.jpeg"/><Relationship Id="rId60" Type="http://schemas.openxmlformats.org/officeDocument/2006/relationships/image" Target="media/image41.jpe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dan.killian\Dropbox\work\MSI\Jordan\CITIES\Baseline%20report\CITIES%20Evaluation%20Baseline%20Report%20(31%20Aug%202018).docx" TargetMode="Externa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29.png"/><Relationship Id="rId56" Type="http://schemas.openxmlformats.org/officeDocument/2006/relationships/image" Target="media/image37.jpeg"/><Relationship Id="rId64" Type="http://schemas.microsoft.com/office/2011/relationships/people" Target="people.xml"/><Relationship Id="rId8" Type="http://schemas.openxmlformats.org/officeDocument/2006/relationships/image" Target="media/image1.JPG"/><Relationship Id="rId51" Type="http://schemas.openxmlformats.org/officeDocument/2006/relationships/image" Target="media/image32.jpeg"/><Relationship Id="rId3" Type="http://schemas.openxmlformats.org/officeDocument/2006/relationships/styles" Target="styles.xml"/><Relationship Id="rId12" Type="http://schemas.openxmlformats.org/officeDocument/2006/relationships/hyperlink" Target="file:///C:\Users\dan.killian\Dropbox\work\MSI\Jordan\CITIES\Baseline%20report\CITIES%20Evaluation%20Baseline%20Report%20(31%20Aug%202018).docx" TargetMode="External"/><Relationship Id="rId17" Type="http://schemas.openxmlformats.org/officeDocument/2006/relationships/comments" Target="comments.xml"/><Relationship Id="rId25" Type="http://schemas.openxmlformats.org/officeDocument/2006/relationships/image" Target="media/image8.png"/><Relationship Id="rId33" Type="http://schemas.openxmlformats.org/officeDocument/2006/relationships/image" Target="media/image16.jpe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40.jpeg"/></Relationships>
</file>

<file path=word/_rels/footnotes.xml.rels><?xml version="1.0" encoding="UTF-8" standalone="yes"?>
<Relationships xmlns="http://schemas.openxmlformats.org/package/2006/relationships"><Relationship Id="rId2" Type="http://schemas.openxmlformats.org/officeDocument/2006/relationships/hyperlink" Target="http://www.jordanembassy.org.au/index.php/about-jordan/local-government" TargetMode="External"/><Relationship Id="rId1" Type="http://schemas.openxmlformats.org/officeDocument/2006/relationships/hyperlink" Target="http://www.mota.gov.jo/Documents/Municipal_secto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E5C475-1C48-45A4-89C8-8EF5112FC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34475</Words>
  <Characters>196508</Characters>
  <Application>Microsoft Office Word</Application>
  <DocSecurity>0</DocSecurity>
  <Lines>1637</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MSI</dc:creator>
  <cp:lastModifiedBy>Dan Killian</cp:lastModifiedBy>
  <cp:revision>2</cp:revision>
  <dcterms:created xsi:type="dcterms:W3CDTF">2018-10-03T19:01:00Z</dcterms:created>
  <dcterms:modified xsi:type="dcterms:W3CDTF">2018-10-03T19:01:00Z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